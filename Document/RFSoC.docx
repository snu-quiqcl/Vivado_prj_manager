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14382" w14:textId="49CDDADA" w:rsidR="00373DC3" w:rsidRPr="00F51EBD" w:rsidRDefault="00556A4B">
      <w:pPr>
        <w:pStyle w:val="a3"/>
        <w:jc w:val="center"/>
        <w:rPr>
          <w:b/>
          <w:lang w:val="en-US"/>
        </w:rPr>
      </w:pPr>
      <w:r>
        <w:rPr>
          <w:rFonts w:hint="eastAsia"/>
          <w:b/>
          <w:lang w:val="en-US"/>
        </w:rPr>
        <w:t>RFSoC</w:t>
      </w:r>
      <w:ins w:id="0" w:author="최광열" w:date="2023-10-27T16:25:00Z">
        <w:r w:rsidR="0058360E">
          <w:rPr>
            <w:rFonts w:hint="eastAsia"/>
            <w:b/>
            <w:lang w:val="en-US"/>
          </w:rPr>
          <w:t>:LOLENC</w:t>
        </w:r>
      </w:ins>
    </w:p>
    <w:p w14:paraId="17B7C864" w14:textId="66101331" w:rsidR="00373DC3" w:rsidRPr="00556A4B" w:rsidRDefault="00556A4B">
      <w:pPr>
        <w:jc w:val="center"/>
        <w:rPr>
          <w:lang w:val="en-US"/>
        </w:rPr>
      </w:pPr>
      <w:r w:rsidRPr="00556A4B">
        <w:rPr>
          <w:rFonts w:hint="eastAsia"/>
          <w:lang w:val="en-US"/>
        </w:rPr>
        <w:t xml:space="preserve">QuIQCL RFSoC </w:t>
      </w:r>
      <w:ins w:id="1" w:author="최광열" w:date="2023-10-27T16:24:00Z">
        <w:r w:rsidR="00DB4015">
          <w:rPr>
            <w:rFonts w:hint="eastAsia"/>
            <w:lang w:val="en-US"/>
          </w:rPr>
          <w:t>L</w:t>
        </w:r>
      </w:ins>
      <w:ins w:id="2" w:author="최광열" w:date="2023-10-28T16:41:00Z">
        <w:r w:rsidR="001A44EC">
          <w:rPr>
            <w:lang w:val="en-US"/>
          </w:rPr>
          <w:t xml:space="preserve">Ow </w:t>
        </w:r>
      </w:ins>
      <w:ins w:id="3" w:author="최광열" w:date="2023-10-27T16:25:00Z">
        <w:r w:rsidR="00DB4015">
          <w:rPr>
            <w:rFonts w:hint="eastAsia"/>
            <w:lang w:val="en-US"/>
          </w:rPr>
          <w:t>L</w:t>
        </w:r>
      </w:ins>
      <w:ins w:id="4" w:author="최광열" w:date="2023-10-28T16:41:00Z">
        <w:r w:rsidR="001A44EC">
          <w:rPr>
            <w:lang w:val="en-US"/>
          </w:rPr>
          <w:t>at</w:t>
        </w:r>
      </w:ins>
      <w:ins w:id="5" w:author="최광열" w:date="2023-10-27T16:25:00Z">
        <w:r w:rsidR="00DB4015">
          <w:rPr>
            <w:rFonts w:hint="eastAsia"/>
            <w:lang w:val="en-US"/>
          </w:rPr>
          <w:t>ENC</w:t>
        </w:r>
      </w:ins>
      <w:ins w:id="6" w:author="최광열" w:date="2023-10-28T16:42:00Z">
        <w:r w:rsidR="000B797A">
          <w:rPr>
            <w:lang w:val="en-US"/>
          </w:rPr>
          <w:t xml:space="preserve">y </w:t>
        </w:r>
        <w:r w:rsidR="0062796F">
          <w:rPr>
            <w:lang w:val="en-US"/>
          </w:rPr>
          <w:t>D</w:t>
        </w:r>
        <w:r w:rsidR="00012BF0">
          <w:rPr>
            <w:lang w:val="en-US"/>
          </w:rPr>
          <w:t>evice</w:t>
        </w:r>
      </w:ins>
      <w:ins w:id="7" w:author="최광열" w:date="2023-10-27T16:25:00Z">
        <w:r w:rsidR="00DB4015">
          <w:rPr>
            <w:lang w:val="en-US"/>
          </w:rPr>
          <w:t xml:space="preserve"> </w:t>
        </w:r>
      </w:ins>
      <w:r w:rsidRPr="00556A4B">
        <w:rPr>
          <w:rFonts w:hint="eastAsia"/>
          <w:lang w:val="en-US"/>
        </w:rPr>
        <w:t xml:space="preserve">Development </w:t>
      </w:r>
      <w:r>
        <w:rPr>
          <w:rFonts w:hint="eastAsia"/>
          <w:lang w:val="en-US"/>
        </w:rPr>
        <w:t>Note</w:t>
      </w:r>
    </w:p>
    <w:p w14:paraId="008F68F7" w14:textId="77777777" w:rsidR="00373DC3" w:rsidRPr="0062796F" w:rsidRDefault="00373DC3">
      <w:pPr>
        <w:rPr>
          <w:lang w:val="en-US"/>
        </w:rPr>
      </w:pPr>
    </w:p>
    <w:p w14:paraId="18BA8DE5" w14:textId="77777777" w:rsidR="00373DC3" w:rsidRPr="00556A4B" w:rsidRDefault="00373DC3">
      <w:pPr>
        <w:rPr>
          <w:lang w:val="en-US"/>
        </w:rPr>
      </w:pPr>
    </w:p>
    <w:p w14:paraId="47E24C94" w14:textId="77777777" w:rsidR="00373DC3" w:rsidRDefault="00CA48BD">
      <w:r>
        <w:pict w14:anchorId="5717B298">
          <v:rect id="_x0000_i1025" style="width:0;height:1.5pt" o:hralign="center" o:hrstd="t" o:hr="t" fillcolor="#a0a0a0" stroked="f"/>
        </w:pict>
      </w:r>
    </w:p>
    <w:p w14:paraId="4FA0AC8F" w14:textId="77777777" w:rsidR="00373DC3" w:rsidRDefault="00373DC3"/>
    <w:p w14:paraId="6208C390" w14:textId="77777777" w:rsidR="00373DC3" w:rsidRPr="00F51EBD" w:rsidRDefault="0058073F">
      <w:pPr>
        <w:pStyle w:val="a4"/>
        <w:jc w:val="center"/>
        <w:rPr>
          <w:b/>
          <w:color w:val="000000"/>
          <w:sz w:val="24"/>
          <w:szCs w:val="24"/>
          <w:lang w:val="en-US"/>
        </w:rPr>
      </w:pPr>
      <w:bookmarkStart w:id="8" w:name="_ym4eqhy4uwnn" w:colFirst="0" w:colLast="0"/>
      <w:bookmarkEnd w:id="8"/>
      <w:r w:rsidRPr="00F51EBD">
        <w:rPr>
          <w:b/>
          <w:color w:val="000000"/>
          <w:sz w:val="24"/>
          <w:szCs w:val="24"/>
          <w:lang w:val="en-US"/>
        </w:rPr>
        <w:t>- Written by: jhpark snu -</w:t>
      </w:r>
    </w:p>
    <w:p w14:paraId="05434E72" w14:textId="77777777" w:rsidR="00373DC3" w:rsidRPr="00F51EBD" w:rsidRDefault="00512C2C">
      <w:pPr>
        <w:jc w:val="center"/>
        <w:rPr>
          <w:lang w:val="en-US"/>
        </w:rPr>
      </w:pPr>
      <w:r>
        <w:fldChar w:fldCharType="begin"/>
      </w:r>
      <w:r w:rsidRPr="00CA1D33">
        <w:rPr>
          <w:lang w:val="en-US"/>
          <w:rPrChange w:id="9" w:author="최광열" w:date="2023-10-27T16:34:00Z">
            <w:rPr/>
          </w:rPrChange>
        </w:rPr>
        <w:instrText xml:space="preserve"> HYPERLINK "mailto:alexist@snu.ac.kr" \h </w:instrText>
      </w:r>
      <w:r>
        <w:fldChar w:fldCharType="separate"/>
      </w:r>
      <w:r w:rsidR="0058073F" w:rsidRPr="00F51EBD">
        <w:rPr>
          <w:u w:val="single"/>
          <w:lang w:val="en-US"/>
        </w:rPr>
        <w:t>alexist@snu.ac.kr</w:t>
      </w:r>
      <w:r>
        <w:rPr>
          <w:u w:val="single"/>
          <w:lang w:val="en-US"/>
        </w:rPr>
        <w:fldChar w:fldCharType="end"/>
      </w:r>
    </w:p>
    <w:p w14:paraId="02252ACF" w14:textId="77777777" w:rsidR="00373DC3" w:rsidRDefault="00CA48BD">
      <w:pPr>
        <w:jc w:val="center"/>
      </w:pPr>
      <w:r>
        <w:pict w14:anchorId="432B4391">
          <v:rect id="_x0000_i1026" style="width:0;height:1.5pt" o:hralign="center" o:hrstd="t" o:hr="t" fillcolor="#a0a0a0" stroked="f"/>
        </w:pict>
      </w:r>
    </w:p>
    <w:p w14:paraId="66E7EDEF" w14:textId="77777777" w:rsidR="00373DC3" w:rsidRDefault="00373DC3">
      <w:pPr>
        <w:jc w:val="center"/>
      </w:pPr>
    </w:p>
    <w:p w14:paraId="7599D2E0" w14:textId="3D89A77A" w:rsidR="00362BBA" w:rsidRDefault="001211BD">
      <w:pPr>
        <w:jc w:val="center"/>
        <w:rPr>
          <w:ins w:id="10" w:author="최광열" w:date="2023-10-27T15:02:00Z"/>
        </w:rPr>
      </w:pPr>
      <w:ins w:id="11" w:author="최광열" w:date="2023-10-27T16:27:00Z">
        <w:r>
          <w:rPr>
            <w:noProof/>
          </w:rPr>
          <w:drawing>
            <wp:inline distT="0" distB="0" distL="0" distR="0" wp14:anchorId="1162B9C1" wp14:editId="324A92A9">
              <wp:extent cx="2228850" cy="1251414"/>
              <wp:effectExtent l="0" t="0" r="0" b="6350"/>
              <wp:docPr id="8" name="그림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41395" cy="12584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362BBA">
        <w:rPr>
          <w:noProof/>
        </w:rPr>
        <w:drawing>
          <wp:inline distT="0" distB="0" distL="0" distR="0" wp14:anchorId="02C9624F" wp14:editId="1D0FF4AB">
            <wp:extent cx="4705350" cy="321944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64" cy="32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83B" w14:textId="77777777" w:rsidR="00035FEE" w:rsidRDefault="00035FEE">
      <w:pPr>
        <w:jc w:val="center"/>
        <w:pPrChange w:id="12" w:author="최광열" w:date="2023-10-27T15:02:00Z">
          <w:pPr/>
        </w:pPrChange>
      </w:pPr>
    </w:p>
    <w:p w14:paraId="75896F5C" w14:textId="77777777" w:rsidR="00362BBA" w:rsidRDefault="00362BBA"/>
    <w:p w14:paraId="6A9FE681" w14:textId="293BC88C" w:rsidR="00373DC3" w:rsidRDefault="0058073F">
      <w:r>
        <w:br w:type="page"/>
      </w:r>
    </w:p>
    <w:p w14:paraId="135ADD4D" w14:textId="77777777" w:rsidR="00373DC3" w:rsidRDefault="0058073F">
      <w:pPr>
        <w:pStyle w:val="1"/>
      </w:pPr>
      <w:bookmarkStart w:id="13" w:name="_Toc155991414"/>
      <w:r>
        <w:lastRenderedPageBreak/>
        <w:t>Contents</w:t>
      </w:r>
      <w:bookmarkEnd w:id="13"/>
    </w:p>
    <w:p w14:paraId="1FE87ECF" w14:textId="77777777" w:rsidR="00373DC3" w:rsidRDefault="00373DC3"/>
    <w:sdt>
      <w:sdtPr>
        <w:id w:val="607326481"/>
        <w:docPartObj>
          <w:docPartGallery w:val="Table of Contents"/>
          <w:docPartUnique/>
        </w:docPartObj>
      </w:sdtPr>
      <w:sdtContent>
        <w:p w14:paraId="0F8D2395" w14:textId="7780076C" w:rsidR="00CA3C89" w:rsidRDefault="0058073F">
          <w:pPr>
            <w:pStyle w:val="10"/>
            <w:tabs>
              <w:tab w:val="right" w:pos="9019"/>
            </w:tabs>
            <w:rPr>
              <w:ins w:id="14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ins w:id="15" w:author="최광열" w:date="2024-01-12T22:36:00Z">
            <w:r w:rsidR="00CA3C89" w:rsidRPr="00D06979">
              <w:rPr>
                <w:rStyle w:val="a6"/>
                <w:noProof/>
              </w:rPr>
              <w:fldChar w:fldCharType="begin"/>
            </w:r>
            <w:r w:rsidR="00CA3C89" w:rsidRPr="00D06979">
              <w:rPr>
                <w:rStyle w:val="a6"/>
                <w:noProof/>
              </w:rPr>
              <w:instrText xml:space="preserve"> </w:instrText>
            </w:r>
            <w:r w:rsidR="00CA3C89">
              <w:rPr>
                <w:noProof/>
              </w:rPr>
              <w:instrText>HYPERLINK \l "_Toc155991414"</w:instrText>
            </w:r>
            <w:r w:rsidR="00CA3C89" w:rsidRPr="00D06979">
              <w:rPr>
                <w:rStyle w:val="a6"/>
                <w:noProof/>
              </w:rPr>
              <w:instrText xml:space="preserve"> </w:instrText>
            </w:r>
            <w:r w:rsidR="00CA3C89" w:rsidRPr="00D06979">
              <w:rPr>
                <w:rStyle w:val="a6"/>
                <w:noProof/>
              </w:rPr>
            </w:r>
            <w:r w:rsidR="00CA3C89" w:rsidRPr="00D06979">
              <w:rPr>
                <w:rStyle w:val="a6"/>
                <w:noProof/>
              </w:rPr>
              <w:fldChar w:fldCharType="separate"/>
            </w:r>
            <w:r w:rsidR="00CA3C89" w:rsidRPr="00D06979">
              <w:rPr>
                <w:rStyle w:val="a6"/>
                <w:noProof/>
              </w:rPr>
              <w:t>Contents</w:t>
            </w:r>
            <w:r w:rsidR="00CA3C89">
              <w:rPr>
                <w:noProof/>
                <w:webHidden/>
              </w:rPr>
              <w:tab/>
            </w:r>
            <w:r w:rsidR="00CA3C89">
              <w:rPr>
                <w:noProof/>
                <w:webHidden/>
              </w:rPr>
              <w:fldChar w:fldCharType="begin"/>
            </w:r>
            <w:r w:rsidR="00CA3C89">
              <w:rPr>
                <w:noProof/>
                <w:webHidden/>
              </w:rPr>
              <w:instrText xml:space="preserve"> PAGEREF _Toc155991414 \h </w:instrText>
            </w:r>
            <w:r w:rsidR="00CA3C89">
              <w:rPr>
                <w:noProof/>
                <w:webHidden/>
              </w:rPr>
            </w:r>
          </w:ins>
          <w:r w:rsidR="00CA3C89">
            <w:rPr>
              <w:noProof/>
              <w:webHidden/>
            </w:rPr>
            <w:fldChar w:fldCharType="separate"/>
          </w:r>
          <w:ins w:id="16" w:author="최광열" w:date="2024-01-12T22:36:00Z">
            <w:r w:rsidR="00CA3C89">
              <w:rPr>
                <w:noProof/>
                <w:webHidden/>
              </w:rPr>
              <w:t>2</w:t>
            </w:r>
            <w:r w:rsidR="00CA3C89">
              <w:rPr>
                <w:noProof/>
                <w:webHidden/>
              </w:rPr>
              <w:fldChar w:fldCharType="end"/>
            </w:r>
            <w:r w:rsidR="00CA3C89" w:rsidRPr="00D06979">
              <w:rPr>
                <w:rStyle w:val="a6"/>
                <w:noProof/>
              </w:rPr>
              <w:fldChar w:fldCharType="end"/>
            </w:r>
          </w:ins>
        </w:p>
        <w:p w14:paraId="349AC247" w14:textId="1DE7E4A9" w:rsidR="00CA3C89" w:rsidRDefault="00CA3C89">
          <w:pPr>
            <w:pStyle w:val="10"/>
            <w:tabs>
              <w:tab w:val="right" w:pos="9019"/>
            </w:tabs>
            <w:rPr>
              <w:ins w:id="17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18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"_Toc155991415"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 Introduction to RFSoC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최광열" w:date="2024-01-12T22:3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301BEBA5" w14:textId="41A230BD" w:rsidR="00CA3C89" w:rsidRDefault="00CA3C89">
          <w:pPr>
            <w:pStyle w:val="20"/>
            <w:tabs>
              <w:tab w:val="right" w:pos="9019"/>
            </w:tabs>
            <w:ind w:left="440"/>
            <w:rPr>
              <w:ins w:id="20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1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"_Toc155991416"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1.1.RFSoC 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최광열" w:date="2024-01-12T22:3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3A2BE837" w14:textId="54E63637" w:rsidR="00CA3C89" w:rsidRDefault="00CA3C89">
          <w:pPr>
            <w:pStyle w:val="20"/>
            <w:tabs>
              <w:tab w:val="right" w:pos="9019"/>
            </w:tabs>
            <w:ind w:left="440"/>
            <w:rPr>
              <w:ins w:id="23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4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"_Toc155991417"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1.2.Ultrascale Plus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최광열" w:date="2024-01-12T22:3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41786690" w14:textId="22FFF0EB" w:rsidR="00CA3C89" w:rsidRDefault="00CA3C89">
          <w:pPr>
            <w:pStyle w:val="20"/>
            <w:tabs>
              <w:tab w:val="right" w:pos="9019"/>
            </w:tabs>
            <w:ind w:left="440"/>
            <w:rPr>
              <w:ins w:id="26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7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"_Toc155991418"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1.3.ZCU111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최광열" w:date="2024-01-12T22:3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43038152" w14:textId="6CDDD39F" w:rsidR="00CA3C89" w:rsidRDefault="00CA3C89">
          <w:pPr>
            <w:pStyle w:val="20"/>
            <w:tabs>
              <w:tab w:val="right" w:pos="9019"/>
            </w:tabs>
            <w:ind w:left="440"/>
            <w:rPr>
              <w:ins w:id="29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0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"_Toc155991419"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1.4.AXI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최광열" w:date="2024-01-12T22:36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78850CEA" w14:textId="46331D06" w:rsidR="00CA3C89" w:rsidRDefault="00CA3C89">
          <w:pPr>
            <w:pStyle w:val="20"/>
            <w:tabs>
              <w:tab w:val="right" w:pos="9019"/>
            </w:tabs>
            <w:ind w:left="440"/>
            <w:rPr>
              <w:ins w:id="32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3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"_Toc155991420"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1.5.Real Time Input Output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최광열" w:date="2024-01-12T22:3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234D5CF4" w14:textId="23C84520" w:rsidR="00CA3C89" w:rsidRDefault="00CA3C89">
          <w:pPr>
            <w:pStyle w:val="20"/>
            <w:tabs>
              <w:tab w:val="right" w:pos="9019"/>
            </w:tabs>
            <w:ind w:left="440"/>
            <w:rPr>
              <w:ins w:id="35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6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"_Toc155991421"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1.5.Overview of Current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최광열" w:date="2024-01-12T22:3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69F3BE80" w14:textId="245719EE" w:rsidR="00CA3C89" w:rsidRDefault="00CA3C89">
          <w:pPr>
            <w:pStyle w:val="10"/>
            <w:tabs>
              <w:tab w:val="right" w:pos="9019"/>
            </w:tabs>
            <w:rPr>
              <w:ins w:id="38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9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"_Toc155991422"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 PL Side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최광열" w:date="2024-01-12T22:36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46E027BD" w14:textId="0638FDEC" w:rsidR="00CA3C89" w:rsidRDefault="00CA3C89">
          <w:pPr>
            <w:pStyle w:val="20"/>
            <w:tabs>
              <w:tab w:val="right" w:pos="9019"/>
            </w:tabs>
            <w:ind w:left="440"/>
            <w:rPr>
              <w:ins w:id="41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2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"_Toc155991423"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최광열" w:date="2024-01-12T22:36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20616570" w14:textId="112FB4FC" w:rsidR="00CA3C89" w:rsidRDefault="00CA3C89">
          <w:pPr>
            <w:pStyle w:val="20"/>
            <w:tabs>
              <w:tab w:val="right" w:pos="9019"/>
            </w:tabs>
            <w:ind w:left="440"/>
            <w:rPr>
              <w:ins w:id="44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5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"_Toc155991424"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2.3.DAC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최광열" w:date="2024-01-12T22:3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537D431E" w14:textId="22A66007" w:rsidR="00CA3C89" w:rsidRDefault="00CA3C89">
          <w:pPr>
            <w:pStyle w:val="20"/>
            <w:tabs>
              <w:tab w:val="right" w:pos="9019"/>
            </w:tabs>
            <w:ind w:left="440"/>
            <w:rPr>
              <w:ins w:id="47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8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"_Toc155991425"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2.4.RTO(B) &amp; GPO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최광열" w:date="2024-01-12T22:36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784B00A" w14:textId="59EBEE0C" w:rsidR="00CA3C89" w:rsidRDefault="00CA3C89">
          <w:pPr>
            <w:pStyle w:val="20"/>
            <w:tabs>
              <w:tab w:val="right" w:pos="9019"/>
            </w:tabs>
            <w:ind w:left="440"/>
            <w:rPr>
              <w:ins w:id="50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1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"_Toc155991426"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2.5.TTL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최광열" w:date="2024-01-12T22:3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86236D2" w14:textId="37E6FB01" w:rsidR="00CA3C89" w:rsidRDefault="00CA3C89">
          <w:pPr>
            <w:pStyle w:val="20"/>
            <w:tabs>
              <w:tab w:val="right" w:pos="9019"/>
            </w:tabs>
            <w:ind w:left="440"/>
            <w:rPr>
              <w:ins w:id="53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4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"_Toc155991427"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2.6.TTLx8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5" w:author="최광열" w:date="2024-01-12T22:3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  <w:bookmarkStart w:id="56" w:name="_GoBack"/>
            <w:bookmarkEnd w:id="56"/>
          </w:ins>
        </w:p>
        <w:p w14:paraId="3ADDB8D5" w14:textId="5FDFE0D0" w:rsidR="00CA3C89" w:rsidRDefault="00CA3C89">
          <w:pPr>
            <w:pStyle w:val="20"/>
            <w:tabs>
              <w:tab w:val="right" w:pos="9019"/>
            </w:tabs>
            <w:ind w:left="440"/>
            <w:rPr>
              <w:ins w:id="57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8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"_Toc155991428"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2.7.TimeController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최광열" w:date="2024-01-12T22:3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6708931A" w14:textId="66E4FBB0" w:rsidR="00CA3C89" w:rsidRDefault="00CA3C89">
          <w:pPr>
            <w:pStyle w:val="10"/>
            <w:tabs>
              <w:tab w:val="right" w:pos="9019"/>
            </w:tabs>
            <w:rPr>
              <w:ins w:id="60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1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"_Toc155991429"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3. PS Side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최광열" w:date="2024-01-12T22:3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4F003079" w14:textId="555C3C69" w:rsidR="00CA3C89" w:rsidRDefault="00CA3C89">
          <w:pPr>
            <w:pStyle w:val="20"/>
            <w:tabs>
              <w:tab w:val="right" w:pos="9019"/>
            </w:tabs>
            <w:ind w:left="440"/>
            <w:rPr>
              <w:ins w:id="63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4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"_Toc155991430"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3.1.Firmware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최광열" w:date="2024-01-12T22:3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55507E9A" w14:textId="753254C5" w:rsidR="00CA3C89" w:rsidRDefault="00CA3C89">
          <w:pPr>
            <w:pStyle w:val="30"/>
            <w:tabs>
              <w:tab w:val="right" w:pos="9019"/>
            </w:tabs>
            <w:ind w:left="880"/>
            <w:rPr>
              <w:ins w:id="66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7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"_Toc155991431"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3.1.1.Running 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최광열" w:date="2024-01-12T22:3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C15C253" w14:textId="50FAD394" w:rsidR="00CA3C89" w:rsidRDefault="00CA3C89">
          <w:pPr>
            <w:pStyle w:val="30"/>
            <w:tabs>
              <w:tab w:val="right" w:pos="9019"/>
            </w:tabs>
            <w:ind w:left="880"/>
            <w:rPr>
              <w:ins w:id="69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0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"_Toc155991432"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3.1.2.Board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최광열" w:date="2024-01-12T22:36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39CC9E9A" w14:textId="445A393A" w:rsidR="00CA3C89" w:rsidRDefault="00CA3C89">
          <w:pPr>
            <w:pStyle w:val="30"/>
            <w:tabs>
              <w:tab w:val="right" w:pos="9019"/>
            </w:tabs>
            <w:ind w:left="880"/>
            <w:rPr>
              <w:ins w:id="72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3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"_Toc155991433"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3.1.3.Command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최광열" w:date="2024-01-12T22:3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79ED597A" w14:textId="2DD09D67" w:rsidR="00CA3C89" w:rsidRDefault="00CA3C89">
          <w:pPr>
            <w:pStyle w:val="10"/>
            <w:tabs>
              <w:tab w:val="right" w:pos="9019"/>
            </w:tabs>
            <w:rPr>
              <w:ins w:id="75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6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"_Toc155991434"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 Experiment Side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218E8DDD" w14:textId="7523D7F5" w:rsidR="00CA3C89" w:rsidRDefault="00CA3C89">
          <w:pPr>
            <w:pStyle w:val="20"/>
            <w:tabs>
              <w:tab w:val="right" w:pos="9019"/>
            </w:tabs>
            <w:ind w:left="440"/>
            <w:rPr>
              <w:ins w:id="78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9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"_Toc155991435"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4.1.Compiler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74E52A87" w14:textId="4965B2B5" w:rsidR="00CA3C89" w:rsidRDefault="00CA3C89">
          <w:pPr>
            <w:pStyle w:val="20"/>
            <w:tabs>
              <w:tab w:val="right" w:pos="9019"/>
            </w:tabs>
            <w:ind w:left="440"/>
            <w:rPr>
              <w:ins w:id="81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2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"_Toc155991436"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4.2.Devices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169D75AE" w14:textId="564393E0" w:rsidR="00CA3C89" w:rsidRDefault="00CA3C89">
          <w:pPr>
            <w:pStyle w:val="30"/>
            <w:tabs>
              <w:tab w:val="right" w:pos="9019"/>
            </w:tabs>
            <w:ind w:left="880"/>
            <w:rPr>
              <w:ins w:id="84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5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"_Toc155991437"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31B858C6" w14:textId="3889550A" w:rsidR="00CA3C89" w:rsidRDefault="00CA3C89">
          <w:pPr>
            <w:pStyle w:val="30"/>
            <w:tabs>
              <w:tab w:val="right" w:pos="9019"/>
            </w:tabs>
            <w:ind w:left="880"/>
            <w:rPr>
              <w:ins w:id="87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8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"_Toc155991438"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4.2.2.TTL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8325F20" w14:textId="1261BD3E" w:rsidR="00CA3C89" w:rsidRDefault="00CA3C89">
          <w:pPr>
            <w:pStyle w:val="30"/>
            <w:tabs>
              <w:tab w:val="right" w:pos="9019"/>
            </w:tabs>
            <w:ind w:left="880"/>
            <w:rPr>
              <w:ins w:id="90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1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"_Toc155991439"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4.2.3.TTLx8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F781523" w14:textId="0870F2F9" w:rsidR="00CA3C89" w:rsidRDefault="00CA3C89">
          <w:pPr>
            <w:pStyle w:val="30"/>
            <w:tabs>
              <w:tab w:val="right" w:pos="9019"/>
            </w:tabs>
            <w:ind w:left="880"/>
            <w:rPr>
              <w:ins w:id="93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4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"_Toc155991440"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4.2.4.TimeController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0CCF9046" w14:textId="27512769" w:rsidR="00CA3C89" w:rsidRDefault="00CA3C89">
          <w:pPr>
            <w:pStyle w:val="10"/>
            <w:tabs>
              <w:tab w:val="right" w:pos="9019"/>
            </w:tabs>
            <w:rPr>
              <w:ins w:id="96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7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"_Toc155991441"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5.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11DE7585" w14:textId="55DE2FFB" w:rsidR="00CA3C89" w:rsidRDefault="00CA3C89">
          <w:pPr>
            <w:pStyle w:val="20"/>
            <w:tabs>
              <w:tab w:val="right" w:pos="9019"/>
            </w:tabs>
            <w:ind w:left="440"/>
            <w:rPr>
              <w:ins w:id="99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100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"_Toc155991442"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5.1.Vivado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1E4F299D" w14:textId="3E5556F5" w:rsidR="00CA3C89" w:rsidRDefault="00CA3C89">
          <w:pPr>
            <w:pStyle w:val="20"/>
            <w:tabs>
              <w:tab w:val="right" w:pos="9019"/>
            </w:tabs>
            <w:ind w:left="440"/>
            <w:rPr>
              <w:ins w:id="102" w:author="최광열" w:date="2024-01-12T22:36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103" w:author="최광열" w:date="2024-01-12T22:36:00Z">
            <w:r w:rsidRPr="00D06979">
              <w:rPr>
                <w:rStyle w:val="a6"/>
                <w:noProof/>
              </w:rPr>
              <w:fldChar w:fldCharType="begin"/>
            </w:r>
            <w:r w:rsidRPr="00D06979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"_Toc155991443"</w:instrText>
            </w:r>
            <w:r w:rsidRPr="00D06979">
              <w:rPr>
                <w:rStyle w:val="a6"/>
                <w:noProof/>
              </w:rPr>
              <w:instrText xml:space="preserve"> </w:instrText>
            </w:r>
            <w:r w:rsidRPr="00D06979">
              <w:rPr>
                <w:rStyle w:val="a6"/>
                <w:noProof/>
              </w:rPr>
            </w:r>
            <w:r w:rsidRPr="00D06979">
              <w:rPr>
                <w:rStyle w:val="a6"/>
                <w:noProof/>
              </w:rPr>
              <w:fldChar w:fldCharType="separate"/>
            </w:r>
            <w:r w:rsidRPr="00D06979">
              <w:rPr>
                <w:rStyle w:val="a6"/>
                <w:noProof/>
                <w:lang w:val="en-US"/>
              </w:rPr>
              <w:t>5.2.Vitis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_Toc155991443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최광열" w:date="2024-01-12T22:3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06979">
              <w:rPr>
                <w:rStyle w:val="a6"/>
                <w:noProof/>
              </w:rPr>
              <w:fldChar w:fldCharType="end"/>
            </w:r>
          </w:ins>
        </w:p>
        <w:p w14:paraId="733A796A" w14:textId="086E6E61" w:rsidR="00556A4B" w:rsidDel="0061291D" w:rsidRDefault="00556A4B">
          <w:pPr>
            <w:pStyle w:val="10"/>
            <w:tabs>
              <w:tab w:val="right" w:pos="9019"/>
            </w:tabs>
            <w:rPr>
              <w:del w:id="105" w:author="최광열" w:date="2023-10-27T15:23:00Z"/>
              <w:noProof/>
            </w:rPr>
          </w:pPr>
          <w:del w:id="106" w:author="최광열" w:date="2023-10-27T15:23:00Z">
            <w:r w:rsidRPr="0061291D" w:rsidDel="0061291D">
              <w:rPr>
                <w:noProof/>
                <w:rPrChange w:id="107" w:author="최광열" w:date="2023-10-27T15:23:00Z">
                  <w:rPr>
                    <w:rStyle w:val="a6"/>
                    <w:noProof/>
                  </w:rPr>
                </w:rPrChange>
              </w:rPr>
              <w:delText>Contents</w:delText>
            </w:r>
            <w:r w:rsidDel="0061291D">
              <w:rPr>
                <w:noProof/>
                <w:webHidden/>
              </w:rPr>
              <w:tab/>
              <w:delText>2</w:delText>
            </w:r>
          </w:del>
        </w:p>
        <w:p w14:paraId="2550BDF0" w14:textId="44D9CBEA" w:rsidR="00556A4B" w:rsidDel="0061291D" w:rsidRDefault="00556A4B">
          <w:pPr>
            <w:pStyle w:val="10"/>
            <w:tabs>
              <w:tab w:val="right" w:pos="9019"/>
            </w:tabs>
            <w:rPr>
              <w:del w:id="108" w:author="최광열" w:date="2023-10-27T15:23:00Z"/>
              <w:noProof/>
            </w:rPr>
          </w:pPr>
          <w:del w:id="109" w:author="최광열" w:date="2023-10-27T15:23:00Z">
            <w:r w:rsidRPr="0061291D" w:rsidDel="0061291D">
              <w:rPr>
                <w:noProof/>
                <w:rPrChange w:id="110" w:author="최광열" w:date="2023-10-27T15:23:00Z">
                  <w:rPr>
                    <w:rStyle w:val="a6"/>
                    <w:noProof/>
                    <w:lang w:val="en-US"/>
                  </w:rPr>
                </w:rPrChange>
              </w:rPr>
              <w:delText>1. Evaluation Board Test</w:delText>
            </w:r>
            <w:r w:rsidDel="0061291D">
              <w:rPr>
                <w:noProof/>
                <w:webHidden/>
              </w:rPr>
              <w:tab/>
              <w:delText>3</w:delText>
            </w:r>
          </w:del>
        </w:p>
        <w:p w14:paraId="25935F5B" w14:textId="7383FCCF" w:rsidR="00556A4B" w:rsidDel="0061291D" w:rsidRDefault="00556A4B">
          <w:pPr>
            <w:pStyle w:val="20"/>
            <w:tabs>
              <w:tab w:val="right" w:pos="9019"/>
            </w:tabs>
            <w:ind w:left="440"/>
            <w:rPr>
              <w:del w:id="111" w:author="최광열" w:date="2023-10-27T15:23:00Z"/>
              <w:noProof/>
            </w:rPr>
          </w:pPr>
          <w:del w:id="112" w:author="최광열" w:date="2023-10-27T15:23:00Z">
            <w:r w:rsidRPr="0061291D" w:rsidDel="0061291D">
              <w:rPr>
                <w:noProof/>
                <w:rPrChange w:id="113" w:author="최광열" w:date="2023-10-27T15:23:00Z">
                  <w:rPr>
                    <w:rStyle w:val="a6"/>
                    <w:noProof/>
                    <w:lang w:val="en-US"/>
                  </w:rPr>
                </w:rPrChange>
              </w:rPr>
              <w:delText>1.1.Verilog Code Modification</w:delText>
            </w:r>
            <w:r w:rsidDel="0061291D">
              <w:rPr>
                <w:noProof/>
                <w:webHidden/>
              </w:rPr>
              <w:tab/>
              <w:delText>3</w:delText>
            </w:r>
          </w:del>
        </w:p>
        <w:p w14:paraId="28F36754" w14:textId="21BDDE42" w:rsidR="00373DC3" w:rsidDel="00B74AA5" w:rsidRDefault="0058073F">
          <w:pPr>
            <w:tabs>
              <w:tab w:val="right" w:pos="9025"/>
            </w:tabs>
            <w:spacing w:before="60" w:after="80" w:line="240" w:lineRule="auto"/>
            <w:ind w:left="360"/>
            <w:rPr>
              <w:del w:id="114" w:author="최광열" w:date="2023-10-28T15:18:00Z"/>
            </w:rPr>
          </w:pPr>
          <w:r>
            <w:fldChar w:fldCharType="end"/>
          </w:r>
        </w:p>
      </w:sdtContent>
    </w:sdt>
    <w:p w14:paraId="1CCFBA04" w14:textId="77777777" w:rsidR="00373DC3" w:rsidDel="00B74AA5" w:rsidRDefault="00373DC3">
      <w:pPr>
        <w:rPr>
          <w:del w:id="115" w:author="최광열" w:date="2023-10-28T15:18:00Z"/>
        </w:rPr>
      </w:pPr>
    </w:p>
    <w:p w14:paraId="681FDD47" w14:textId="77777777" w:rsidR="00373DC3" w:rsidRDefault="00373DC3">
      <w:pPr>
        <w:tabs>
          <w:tab w:val="right" w:pos="9025"/>
        </w:tabs>
        <w:spacing w:before="60" w:after="80" w:line="240" w:lineRule="auto"/>
        <w:ind w:left="360"/>
        <w:pPrChange w:id="116" w:author="최광열" w:date="2023-10-28T15:18:00Z">
          <w:pPr/>
        </w:pPrChange>
      </w:pPr>
    </w:p>
    <w:p w14:paraId="2978E4FB" w14:textId="77777777" w:rsidR="00373DC3" w:rsidRDefault="0058073F">
      <w:r>
        <w:br w:type="page"/>
      </w:r>
    </w:p>
    <w:p w14:paraId="1DF53226" w14:textId="0B11480E" w:rsidR="00373DC3" w:rsidRPr="00F51EBD" w:rsidRDefault="0058073F">
      <w:pPr>
        <w:pStyle w:val="1"/>
        <w:rPr>
          <w:sz w:val="28"/>
          <w:szCs w:val="28"/>
          <w:lang w:val="en-US"/>
        </w:rPr>
      </w:pPr>
      <w:bookmarkStart w:id="117" w:name="_Toc155991415"/>
      <w:r w:rsidRPr="00F51EBD">
        <w:rPr>
          <w:sz w:val="28"/>
          <w:szCs w:val="28"/>
          <w:lang w:val="en-US"/>
        </w:rPr>
        <w:lastRenderedPageBreak/>
        <w:t>1</w:t>
      </w:r>
      <w:r w:rsidR="00556A4B">
        <w:rPr>
          <w:rFonts w:hint="eastAsia"/>
          <w:sz w:val="28"/>
          <w:szCs w:val="28"/>
          <w:lang w:val="en-US"/>
        </w:rPr>
        <w:t xml:space="preserve">. </w:t>
      </w:r>
      <w:r w:rsidR="00F02486">
        <w:rPr>
          <w:rFonts w:hint="eastAsia"/>
          <w:sz w:val="28"/>
          <w:szCs w:val="28"/>
          <w:lang w:val="en-US"/>
        </w:rPr>
        <w:t xml:space="preserve">Introduction to </w:t>
      </w:r>
      <w:r w:rsidR="00556A4B">
        <w:rPr>
          <w:rFonts w:hint="eastAsia"/>
          <w:sz w:val="28"/>
          <w:szCs w:val="28"/>
          <w:lang w:val="en-US"/>
        </w:rPr>
        <w:t>RFSoC</w:t>
      </w:r>
      <w:bookmarkEnd w:id="117"/>
    </w:p>
    <w:p w14:paraId="6291A1C9" w14:textId="329261F0" w:rsidR="00373DC3" w:rsidRPr="00F51EBD" w:rsidRDefault="0058073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18" w:name="_Toc155991416"/>
      <w:r w:rsidRPr="00F51EBD">
        <w:rPr>
          <w:sz w:val="26"/>
          <w:szCs w:val="26"/>
          <w:lang w:val="en-US"/>
        </w:rPr>
        <w:t>1.1.</w:t>
      </w:r>
      <w:r w:rsidR="00556A4B">
        <w:rPr>
          <w:rFonts w:hint="eastAsia"/>
          <w:sz w:val="26"/>
          <w:szCs w:val="26"/>
          <w:lang w:val="en-US"/>
        </w:rPr>
        <w:t>RFSoC Chip</w:t>
      </w:r>
      <w:bookmarkEnd w:id="118"/>
    </w:p>
    <w:p w14:paraId="72210040" w14:textId="267C6B0E" w:rsidR="00F02486" w:rsidRDefault="0058073F" w:rsidP="000B3AFC">
      <w:pPr>
        <w:widowControl w:val="0"/>
        <w:spacing w:line="240" w:lineRule="auto"/>
        <w:ind w:firstLine="90"/>
        <w:jc w:val="both"/>
        <w:rPr>
          <w:ins w:id="119" w:author="최광열" w:date="2023-10-27T15:27:00Z"/>
          <w:rFonts w:ascii="맑은 고딕" w:eastAsia="맑은 고딕" w:hAnsi="맑은 고딕" w:cs="맑은 고딕"/>
          <w:sz w:val="20"/>
          <w:szCs w:val="20"/>
          <w:lang w:val="en-US"/>
        </w:rPr>
      </w:pPr>
      <w:del w:id="120" w:author="최광열" w:date="2023-10-27T15:11:00Z">
        <w:r w:rsidRPr="00F51EBD" w:rsidDel="000B3AFC">
          <w:rPr>
            <w:rFonts w:ascii="Calibri" w:eastAsia="Calibri" w:hAnsi="Calibri" w:cs="Calibri"/>
            <w:sz w:val="20"/>
            <w:szCs w:val="20"/>
            <w:lang w:val="en-US"/>
          </w:rPr>
          <w:delText xml:space="preserve">  </w:delText>
        </w:r>
      </w:del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RFSoC는 </w:t>
      </w:r>
      <w:ins w:id="121" w:author="최광열" w:date="2023-10-27T15:10:00Z"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0B3AFC">
          <w:rPr>
            <w:rFonts w:ascii="맑은 고딕" w:eastAsia="맑은 고딕" w:hAnsi="맑은 고딕" w:cs="맑은 고딕"/>
            <w:sz w:val="20"/>
            <w:szCs w:val="20"/>
            <w:lang w:val="en-US"/>
          </w:rPr>
          <w:t>RMv8</w:t>
        </w:r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</w:t>
        </w:r>
        <w:r w:rsidR="000B3AFC"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및 </w:t>
        </w:r>
      </w:ins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ADC, DAC가 IC에 내장되어 있는 Xilinx의 Ultrascale+ 계열의 IC에 해당한다. Gen1,2,3은 RFSoC칩의 세대를 나타내며 </w:t>
      </w:r>
      <w:del w:id="122" w:author="최광열" w:date="2024-01-11T17:34:00Z">
        <w:r w:rsidR="00F02486" w:rsidDel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>Gen3에</w:delText>
        </w:r>
        <w:r w:rsidR="00F02486" w:rsidDel="00EC453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 xml:space="preserve"> </w:delText>
        </w:r>
        <w:r w:rsidR="00F02486" w:rsidDel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>갈수록</w:delText>
        </w:r>
      </w:del>
      <w:ins w:id="123" w:author="최광열" w:date="2024-01-11T17:34:00Z">
        <w:r w:rsidR="00D956F5">
          <w:rPr>
            <w:rFonts w:ascii="맑은 고딕" w:eastAsia="맑은 고딕" w:hAnsi="맑은 고딕" w:cs="맑은 고딕"/>
            <w:sz w:val="20"/>
            <w:szCs w:val="20"/>
            <w:lang w:val="en-US"/>
          </w:rPr>
          <w:t>Gen</w:t>
        </w:r>
        <w:r w:rsidR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의 숫자가 증가함에 따라</w:t>
        </w:r>
      </w:ins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기타 기능이 추가된다. 본 연구실에서 ZCU111의 경우 </w:t>
      </w:r>
      <w:r w:rsidR="00F02486" w:rsidRPr="00F02486">
        <w:rPr>
          <w:rFonts w:ascii="맑은 고딕" w:eastAsia="맑은 고딕" w:hAnsi="맑은 고딕" w:cs="맑은 고딕"/>
          <w:sz w:val="20"/>
          <w:szCs w:val="20"/>
          <w:lang w:val="en-US"/>
        </w:rPr>
        <w:t>XCZU28DR</w:t>
      </w:r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칩이 내장되어 있고 Gen1에 해당하며 8개의 ADC, 8개의 DAC가 내장되어 있다. 각각 sampling rate는 4GBPS, 6.4GBPS에 해당한다. </w:t>
      </w:r>
      <w:ins w:id="124" w:author="최광열" w:date="2023-10-27T15:52:00Z"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ADC,</w:t>
        </w:r>
        <w:r w:rsidR="00622DB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DAC의 경우 RF</w:t>
        </w:r>
        <w:r w:rsidR="00622DB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Generator라는 IP로 접근이 가능하며 </w:t>
        </w:r>
      </w:ins>
      <w:ins w:id="125" w:author="최광열" w:date="2023-10-27T15:53:00Z"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기존에 IP를 생성하던 방식과 동일한 방식으로 생성이 가능하다.</w:t>
        </w:r>
      </w:ins>
    </w:p>
    <w:p w14:paraId="185A274F" w14:textId="1AAD46B4" w:rsidR="00EC092B" w:rsidRDefault="00EC092B">
      <w:pPr>
        <w:widowControl w:val="0"/>
        <w:spacing w:line="240" w:lineRule="auto"/>
        <w:ind w:firstLine="90"/>
        <w:jc w:val="center"/>
        <w:rPr>
          <w:ins w:id="126" w:author="최광열" w:date="2023-10-27T15:11:00Z"/>
          <w:rFonts w:ascii="맑은 고딕" w:eastAsia="맑은 고딕" w:hAnsi="맑은 고딕" w:cs="맑은 고딕"/>
          <w:sz w:val="20"/>
          <w:szCs w:val="20"/>
          <w:lang w:val="en-US"/>
        </w:rPr>
        <w:pPrChange w:id="127" w:author="최광열" w:date="2023-10-27T15:27:00Z">
          <w:pPr>
            <w:widowControl w:val="0"/>
            <w:spacing w:line="240" w:lineRule="auto"/>
            <w:jc w:val="both"/>
          </w:pPr>
        </w:pPrChange>
      </w:pPr>
      <w:ins w:id="128" w:author="최광열" w:date="2023-10-27T15:27:00Z">
        <w:r w:rsidRPr="00EC092B">
          <w:rPr>
            <w:rFonts w:ascii="맑은 고딕" w:eastAsia="맑은 고딕" w:hAnsi="맑은 고딕" w:cs="맑은 고딕"/>
            <w:noProof/>
            <w:sz w:val="20"/>
            <w:szCs w:val="20"/>
          </w:rPr>
          <w:drawing>
            <wp:inline distT="0" distB="0" distL="0" distR="0" wp14:anchorId="047E2A61" wp14:editId="42AC96AF">
              <wp:extent cx="3535968" cy="2486025"/>
              <wp:effectExtent l="0" t="0" r="7620" b="0"/>
              <wp:docPr id="5" name="그림 4">
                <a:extLst xmlns:a="http://schemas.openxmlformats.org/drawingml/2006/main">
                  <a:ext uri="{FF2B5EF4-FFF2-40B4-BE49-F238E27FC236}">
                    <a16:creationId xmlns:a16="http://schemas.microsoft.com/office/drawing/2014/main" id="{9A72A855-CF09-4DE8-BF67-16B18C0CB721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그림 4">
                        <a:extLst>
                          <a:ext uri="{FF2B5EF4-FFF2-40B4-BE49-F238E27FC236}">
                            <a16:creationId xmlns:a16="http://schemas.microsoft.com/office/drawing/2014/main" id="{9A72A855-CF09-4DE8-BF67-16B18C0CB721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8743" cy="2495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613634" w14:textId="30B3D9D4" w:rsidR="000B3AFC" w:rsidRDefault="000B3AFC" w:rsidP="000B3AFC">
      <w:pPr>
        <w:widowControl w:val="0"/>
        <w:spacing w:line="240" w:lineRule="auto"/>
        <w:ind w:firstLine="90"/>
        <w:jc w:val="both"/>
        <w:rPr>
          <w:ins w:id="129" w:author="최광열" w:date="2023-10-27T15:11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496206E2" w14:textId="7578F6B0" w:rsidR="000E04B6" w:rsidRPr="00F02486" w:rsidRDefault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  <w:pPrChange w:id="130" w:author="최광열" w:date="2023-10-27T15:23:00Z">
          <w:pPr>
            <w:widowControl w:val="0"/>
            <w:spacing w:line="240" w:lineRule="auto"/>
            <w:jc w:val="both"/>
          </w:pPr>
        </w:pPrChange>
      </w:pPr>
      <w:ins w:id="131" w:author="최광열" w:date="2023-10-27T15:11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FSoC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AMD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</w:t>
        </w:r>
      </w:ins>
      <w:ins w:id="132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가 내장되어 있는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hardcore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방식에 해당한다.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ARTIQ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</w:ins>
      <w:ins w:id="133" w:author="최광열" w:date="2023-10-27T15:1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Open</w:t>
        </w:r>
      </w:ins>
      <w:ins w:id="134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RISC</w:t>
        </w:r>
      </w:ins>
      <w:ins w:id="135" w:author="최광열" w:date="2023-10-27T15:1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시리즈를 기반으로 한</w:t>
        </w:r>
      </w:ins>
      <w:ins w:id="136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mor1kx</w:t>
        </w:r>
      </w:ins>
      <w:ins w:id="137" w:author="최광열" w:date="2023-10-27T15:1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를 사용하는 것과 대비된다.</w:t>
        </w:r>
      </w:ins>
      <w:ins w:id="138" w:author="최광열" w:date="2023-10-27T15:15:00Z">
        <w:r w:rsidR="006D2D7B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1"/>
        </w:r>
      </w:ins>
      <w:ins w:id="174" w:author="최광열" w:date="2023-10-27T15:1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75" w:author="최광열" w:date="2023-10-27T15:17:00Z"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C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PU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Application Processing Unit(</w:t>
        </w:r>
        <w:r w:rsidR="00B74CFD" w:rsidRPr="00BB4AD1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176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APU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), 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Realtime Processing Unit(</w:t>
        </w:r>
        <w:r w:rsidR="00B74CFD" w:rsidRPr="00BB4AD1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177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RPU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구성된다.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XCZU28DR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4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개의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APU</w:t>
        </w:r>
      </w:ins>
      <w:ins w:id="178" w:author="최광열" w:date="2024-01-11T14:21:00Z">
        <w:r w:rsidR="00726FD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(quadcore)</w:t>
        </w:r>
      </w:ins>
      <w:ins w:id="179" w:author="최광열" w:date="2023-10-27T15:17:00Z"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, 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2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개의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RPU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구성된다.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80" w:author="최광열" w:date="2023-10-27T15:18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PU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통상적인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생각할 수 있으며 </w:t>
        </w:r>
      </w:ins>
      <w:ins w:id="181" w:author="최광열" w:date="2024-01-11T14:21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32bit archite</w:t>
        </w:r>
      </w:ins>
      <w:ins w:id="182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cture를 사용하는 </w:t>
        </w:r>
      </w:ins>
      <w:ins w:id="183" w:author="최광열" w:date="2023-10-27T15:18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ARMv7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와는 다르게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64bit </w:t>
        </w:r>
      </w:ins>
      <w:ins w:id="184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ARMv8 </w:t>
        </w:r>
      </w:ins>
      <w:ins w:id="185" w:author="최광열" w:date="2023-10-27T15:18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rchitecture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</w:t>
        </w:r>
      </w:ins>
      <w:ins w:id="186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다.</w:t>
        </w:r>
      </w:ins>
      <w:ins w:id="187" w:author="최광열" w:date="2023-10-27T15:19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88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이로</w:t>
        </w:r>
      </w:ins>
      <w:ins w:id="189" w:author="최광열" w:date="2024-01-11T17:35:00Z">
        <w:r w:rsidR="00D23E08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190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인해 </w:t>
        </w:r>
      </w:ins>
      <w:ins w:id="191" w:author="최광열" w:date="2023-10-27T15:19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기존</w:t>
        </w:r>
      </w:ins>
      <w:ins w:id="192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Zynq7000이 사용하던 </w:t>
        </w:r>
      </w:ins>
      <w:ins w:id="193" w:author="최광열" w:date="2023-10-27T15:19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ARMv7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과는 다른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exception level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을 사용</w:t>
        </w:r>
      </w:ins>
      <w:ins w:id="194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하는 등 </w:t>
        </w:r>
      </w:ins>
      <w:ins w:id="195" w:author="최광열" w:date="2024-01-11T14:23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ARMv7과 어느 정도의 차이점이 존재한</w:t>
        </w:r>
      </w:ins>
      <w:ins w:id="196" w:author="최광열" w:date="2023-10-27T15:19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다.</w:t>
        </w:r>
      </w:ins>
      <w:ins w:id="197" w:author="최광열" w:date="2023-10-27T15:52:00Z">
        <w:r w:rsidR="004154F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154F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RFSoC에 관한 더 자세한 내용은 해당 문서를 참고</w:t>
        </w:r>
      </w:ins>
      <w:ins w:id="198" w:author="최광열" w:date="2024-01-11T17:03:00Z">
        <w:r w:rsidR="00B66A57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할 수 있다.</w:t>
        </w:r>
      </w:ins>
      <w:ins w:id="199" w:author="최광열" w:date="2023-10-27T15:52:00Z">
        <w:r w:rsidR="004154F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.</w:t>
        </w:r>
      </w:ins>
      <w:ins w:id="200" w:author="최광열" w:date="2023-10-27T15:59:00Z">
        <w:r w:rsidR="00587A0F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2"/>
        </w:r>
        <w:r w:rsidR="00FB1ABD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3"/>
        </w:r>
      </w:ins>
    </w:p>
    <w:p w14:paraId="4654C8E2" w14:textId="2D3437DB" w:rsidR="008755ED" w:rsidRDefault="008755ED" w:rsidP="00401E04">
      <w:pPr>
        <w:widowControl w:val="0"/>
        <w:spacing w:line="240" w:lineRule="auto"/>
        <w:ind w:firstLine="195"/>
        <w:jc w:val="both"/>
        <w:rPr>
          <w:ins w:id="218" w:author="최광열" w:date="2024-01-11T17:36:00Z"/>
          <w:rFonts w:ascii="Calibri" w:hAnsi="Calibri" w:cs="Calibri"/>
          <w:sz w:val="20"/>
          <w:szCs w:val="20"/>
          <w:lang w:val="en-US"/>
        </w:rPr>
      </w:pPr>
    </w:p>
    <w:p w14:paraId="3237092E" w14:textId="344C6406" w:rsidR="005B4FF7" w:rsidRPr="00F51EBD" w:rsidRDefault="005B4FF7" w:rsidP="005B4FF7">
      <w:pPr>
        <w:pStyle w:val="2"/>
        <w:widowControl w:val="0"/>
        <w:spacing w:line="240" w:lineRule="auto"/>
        <w:jc w:val="both"/>
        <w:rPr>
          <w:ins w:id="219" w:author="최광열" w:date="2024-01-11T17:36:00Z"/>
          <w:sz w:val="26"/>
          <w:szCs w:val="26"/>
          <w:lang w:val="en-US"/>
        </w:rPr>
      </w:pPr>
      <w:bookmarkStart w:id="220" w:name="_Toc155991417"/>
      <w:ins w:id="221" w:author="최광열" w:date="2024-01-11T17:36:00Z">
        <w:r w:rsidRPr="00F51EBD">
          <w:rPr>
            <w:sz w:val="26"/>
            <w:szCs w:val="26"/>
            <w:lang w:val="en-US"/>
          </w:rPr>
          <w:t>1.</w:t>
        </w:r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222" w:author="최광열" w:date="2024-01-11T17:37:00Z">
        <w:r w:rsidR="00EA7A45">
          <w:rPr>
            <w:rFonts w:hint="eastAsia"/>
            <w:sz w:val="26"/>
            <w:szCs w:val="26"/>
            <w:lang w:val="en-US"/>
          </w:rPr>
          <w:t>U</w:t>
        </w:r>
        <w:r w:rsidR="00EA7A45">
          <w:rPr>
            <w:sz w:val="26"/>
            <w:szCs w:val="26"/>
            <w:lang w:val="en-US"/>
          </w:rPr>
          <w:t>ltrascale Plus Architecture</w:t>
        </w:r>
      </w:ins>
      <w:bookmarkEnd w:id="220"/>
    </w:p>
    <w:p w14:paraId="65351F43" w14:textId="6E0A375D" w:rsidR="00463CC9" w:rsidRDefault="005D68F1" w:rsidP="00401E04">
      <w:pPr>
        <w:widowControl w:val="0"/>
        <w:spacing w:line="240" w:lineRule="auto"/>
        <w:ind w:firstLine="195"/>
        <w:jc w:val="both"/>
        <w:rPr>
          <w:ins w:id="223" w:author="최광열" w:date="2024-01-11T17:36:00Z"/>
          <w:rFonts w:ascii="Calibri" w:hAnsi="Calibri" w:cs="Calibri"/>
          <w:sz w:val="20"/>
          <w:szCs w:val="20"/>
          <w:lang w:val="en-US"/>
        </w:rPr>
      </w:pPr>
      <w:ins w:id="224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X</w:t>
        </w:r>
        <w:r>
          <w:rPr>
            <w:rFonts w:ascii="Calibri" w:hAnsi="Calibri" w:cs="Calibri"/>
            <w:sz w:val="20"/>
            <w:szCs w:val="20"/>
            <w:lang w:val="en-US"/>
          </w:rPr>
          <w:t>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FPGA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25" w:author="최광열" w:date="2024-01-11T17:38:00Z">
        <w:r w:rsidR="00F0518C">
          <w:rPr>
            <w:rFonts w:ascii="Calibri" w:hAnsi="Calibri" w:cs="Calibri"/>
            <w:sz w:val="20"/>
            <w:szCs w:val="20"/>
            <w:lang w:val="en-US"/>
          </w:rPr>
          <w:t>Intel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i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>900</w:t>
        </w:r>
        <w:r w:rsidR="00AB5423">
          <w:rPr>
            <w:rFonts w:ascii="Calibri" w:hAnsi="Calibri" w:cs="Calibri"/>
            <w:sz w:val="20"/>
            <w:szCs w:val="20"/>
            <w:lang w:val="en-US"/>
          </w:rPr>
          <w:t>0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i1000</w:t>
        </w:r>
        <w:r w:rsidR="00AB5423">
          <w:rPr>
            <w:rFonts w:ascii="Calibri" w:hAnsi="Calibri" w:cs="Calibri"/>
            <w:sz w:val="20"/>
            <w:szCs w:val="20"/>
            <w:lang w:val="en-US"/>
          </w:rPr>
          <w:t>0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시리즈와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같이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년도에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따라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발전하며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26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여러가지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27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</w:ins>
      <w:ins w:id="228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들이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29" w:author="최광열" w:date="2024-01-11T17:38:00Z">
        <w:r w:rsidR="00FC7E73">
          <w:rPr>
            <w:rFonts w:ascii="Calibri" w:hAnsi="Calibri" w:cs="Calibri" w:hint="eastAsia"/>
            <w:sz w:val="20"/>
            <w:szCs w:val="20"/>
            <w:lang w:val="en-US"/>
          </w:rPr>
          <w:t>출시되었</w:t>
        </w:r>
      </w:ins>
      <w:ins w:id="230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31" w:author="최광열" w:date="2024-01-11T17:39:00Z"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7 Series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이후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Ultrascale, Ultrascale Plus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구조가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출시되었으며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공정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32" w:author="최광열" w:date="2024-01-11T17:41:00Z">
        <w:r w:rsidR="00C24226">
          <w:rPr>
            <w:rFonts w:ascii="Calibri" w:hAnsi="Calibri" w:cs="Calibri" w:hint="eastAsia"/>
            <w:sz w:val="20"/>
            <w:szCs w:val="20"/>
            <w:lang w:val="en-US"/>
          </w:rPr>
          <w:t>두께</w:t>
        </w:r>
      </w:ins>
      <w:ins w:id="233" w:author="최광열" w:date="2024-01-11T17:39:00Z"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그리</w:t>
        </w:r>
      </w:ins>
      <w:ins w:id="234" w:author="최광열" w:date="2024-01-11T17:40:00Z"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고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IP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모듈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등등이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변경되었다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235" w:author="최광열" w:date="2024-01-11T17:41:00Z">
        <w:r w:rsidR="005F717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36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또한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내에서도</w:t>
        </w:r>
      </w:ins>
      <w:ins w:id="237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여러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버전이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나누어지며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7 Series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</w:ins>
      <w:ins w:id="238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/>
            <w:sz w:val="20"/>
            <w:szCs w:val="20"/>
            <w:lang w:val="en-US"/>
          </w:rPr>
          <w:t xml:space="preserve">Spartan, Artix, </w:t>
        </w:r>
      </w:ins>
      <w:ins w:id="239" w:author="최광열" w:date="2024-01-11T17:53:00Z">
        <w:r w:rsidR="0018243D">
          <w:rPr>
            <w:rFonts w:ascii="Calibri" w:hAnsi="Calibri" w:cs="Calibri"/>
            <w:sz w:val="20"/>
            <w:szCs w:val="20"/>
            <w:lang w:val="en-US"/>
          </w:rPr>
          <w:t xml:space="preserve">Kintex, </w:t>
        </w:r>
      </w:ins>
      <w:ins w:id="240" w:author="최광열" w:date="2024-01-11T17:42:00Z">
        <w:r w:rsidR="00E125AE">
          <w:rPr>
            <w:rFonts w:ascii="Calibri" w:hAnsi="Calibri" w:cs="Calibri"/>
            <w:sz w:val="20"/>
            <w:szCs w:val="20"/>
            <w:lang w:val="en-US"/>
          </w:rPr>
          <w:t>Vertex</w:t>
        </w:r>
      </w:ins>
      <w:ins w:id="241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등이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ZCU111</w:t>
        </w:r>
      </w:ins>
      <w:ins w:id="242" w:author="최광열" w:date="2024-01-11T17:54:00Z"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존재하는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/>
            <w:sz w:val="20"/>
            <w:szCs w:val="20"/>
            <w:lang w:val="en-US"/>
          </w:rPr>
          <w:t>XCZU28DR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</w:ins>
      <w:ins w:id="243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Ultrascale + RFSoC</w:t>
        </w:r>
      </w:ins>
      <w:ins w:id="244" w:author="최광열" w:date="2024-01-11T17:54:00Z"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3F53D7C8" w14:textId="74F608A0" w:rsidR="005B4FF7" w:rsidRDefault="002D4646">
      <w:pPr>
        <w:widowControl w:val="0"/>
        <w:spacing w:line="240" w:lineRule="auto"/>
        <w:ind w:firstLine="195"/>
        <w:jc w:val="center"/>
        <w:rPr>
          <w:ins w:id="245" w:author="최광열" w:date="2024-01-11T18:04:00Z"/>
          <w:rFonts w:ascii="Calibri" w:hAnsi="Calibri" w:cs="Calibri"/>
          <w:sz w:val="20"/>
          <w:szCs w:val="20"/>
          <w:lang w:val="en-US"/>
        </w:rPr>
        <w:pPrChange w:id="246" w:author="최광열" w:date="2024-01-11T18:08:00Z">
          <w:pPr>
            <w:widowControl w:val="0"/>
            <w:spacing w:line="240" w:lineRule="auto"/>
            <w:ind w:firstLine="195"/>
            <w:jc w:val="both"/>
          </w:pPr>
        </w:pPrChange>
      </w:pPr>
      <w:ins w:id="247" w:author="최광열" w:date="2024-01-11T18:04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5B2E8B8D" wp14:editId="43A6AF7F">
              <wp:extent cx="4153264" cy="3108960"/>
              <wp:effectExtent l="0" t="0" r="0" b="0"/>
              <wp:docPr id="12" name="그림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71176" cy="31223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DB5C841" w14:textId="07C8FA0B" w:rsidR="002D4646" w:rsidRDefault="0026177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ins w:id="248" w:author="최광열" w:date="2024-01-11T18:07:00Z">
        <w:r>
          <w:rPr>
            <w:rFonts w:ascii="Calibri" w:hAnsi="Calibri" w:cs="Calibri" w:hint="eastAsia"/>
            <w:sz w:val="20"/>
            <w:szCs w:val="20"/>
            <w:lang w:val="en-US"/>
          </w:rPr>
          <w:t>F</w:t>
        </w:r>
        <w:r>
          <w:rPr>
            <w:rFonts w:ascii="Calibri" w:hAnsi="Calibri" w:cs="Calibri"/>
            <w:sz w:val="20"/>
            <w:szCs w:val="20"/>
            <w:lang w:val="en-US"/>
          </w:rPr>
          <w:t>PGA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들은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bank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라는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group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묶여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49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XCZU28DR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50" w:author="최광열" w:date="2024-01-11T18:07:00Z"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높은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성능을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보이는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51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High Performance(</w:t>
        </w:r>
        <w:r w:rsidR="002D4646" w:rsidRPr="008E5290">
          <w:rPr>
            <w:rFonts w:ascii="Calibri" w:hAnsi="Calibri" w:cs="Calibri"/>
            <w:b/>
            <w:sz w:val="20"/>
            <w:szCs w:val="20"/>
            <w:lang w:val="en-US"/>
            <w:rPrChange w:id="252" w:author="최광열" w:date="2024-01-11T18:0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HP</w:t>
        </w:r>
        <w:r w:rsidR="002D4646">
          <w:rPr>
            <w:rFonts w:ascii="Calibri" w:hAnsi="Calibri" w:cs="Calibri"/>
            <w:sz w:val="20"/>
            <w:szCs w:val="20"/>
            <w:lang w:val="en-US"/>
          </w:rPr>
          <w:t>) bank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53" w:author="최광열" w:date="2024-01-11T18:07:00Z"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비교적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낮은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성능을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보이는</w:t>
        </w:r>
      </w:ins>
      <w:ins w:id="254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High Density(</w:t>
        </w:r>
        <w:r w:rsidR="002D4646" w:rsidRPr="008E5290">
          <w:rPr>
            <w:rFonts w:ascii="Calibri" w:hAnsi="Calibri" w:cs="Calibri"/>
            <w:b/>
            <w:sz w:val="20"/>
            <w:szCs w:val="20"/>
            <w:lang w:val="en-US"/>
            <w:rPrChange w:id="255" w:author="최광열" w:date="2024-01-11T18:0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HD</w:t>
        </w:r>
        <w:r w:rsidR="002D4646">
          <w:rPr>
            <w:rFonts w:ascii="Calibri" w:hAnsi="Calibri" w:cs="Calibri"/>
            <w:sz w:val="20"/>
            <w:szCs w:val="20"/>
            <w:lang w:val="en-US"/>
          </w:rPr>
          <w:t>) bank</w:t>
        </w:r>
      </w:ins>
      <w:ins w:id="256" w:author="최광열" w:date="2024-01-11T18:07:00Z"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57" w:author="최광열" w:date="2024-01-11T18:08:00Z"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구분되어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</w:ins>
      <w:ins w:id="258" w:author="최광열" w:date="2024-01-11T18:04:00Z"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259" w:author="최광열" w:date="2024-01-11T18:07:00Z">
        <w:r w:rsidR="00075220">
          <w:rPr>
            <w:rFonts w:ascii="Calibri" w:hAnsi="Calibri" w:cs="Calibri"/>
            <w:sz w:val="20"/>
            <w:szCs w:val="20"/>
            <w:lang w:val="en-US"/>
          </w:rPr>
          <w:t xml:space="preserve"> HP bank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60" w:author="최광열" w:date="2024-01-11T18:08:00Z">
        <w:r w:rsidR="008C141D">
          <w:rPr>
            <w:rFonts w:ascii="Calibri" w:hAnsi="Calibri" w:cs="Calibri"/>
            <w:sz w:val="20"/>
            <w:szCs w:val="20"/>
            <w:lang w:val="en-US"/>
          </w:rPr>
          <w:t xml:space="preserve">OSERDES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I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>P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이용하여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최대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>8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배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빠른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시그널을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만들어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낼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0C17F822" w14:textId="5F7C504B" w:rsidR="008305EF" w:rsidRPr="00F51EBD" w:rsidRDefault="008305EF" w:rsidP="008305EF">
      <w:pPr>
        <w:pStyle w:val="2"/>
        <w:widowControl w:val="0"/>
        <w:spacing w:line="240" w:lineRule="auto"/>
        <w:jc w:val="both"/>
        <w:rPr>
          <w:ins w:id="261" w:author="최광열" w:date="2023-10-27T15:03:00Z"/>
          <w:sz w:val="26"/>
          <w:szCs w:val="26"/>
          <w:lang w:val="en-US"/>
        </w:rPr>
      </w:pPr>
      <w:bookmarkStart w:id="262" w:name="_Toc155991418"/>
      <w:ins w:id="263" w:author="최광열" w:date="2023-10-27T15:03:00Z">
        <w:r w:rsidRPr="00F51EBD">
          <w:rPr>
            <w:sz w:val="26"/>
            <w:szCs w:val="26"/>
            <w:lang w:val="en-US"/>
          </w:rPr>
          <w:t>1.</w:t>
        </w:r>
      </w:ins>
      <w:ins w:id="264" w:author="최광열" w:date="2024-01-11T17:36:00Z">
        <w:r w:rsidR="00520440">
          <w:rPr>
            <w:sz w:val="26"/>
            <w:szCs w:val="26"/>
            <w:lang w:val="en-US"/>
          </w:rPr>
          <w:t>3</w:t>
        </w:r>
      </w:ins>
      <w:ins w:id="265" w:author="최광열" w:date="2023-10-27T15:03:00Z">
        <w:r w:rsidRPr="00F51EBD">
          <w:rPr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ZCU111</w:t>
        </w:r>
        <w:bookmarkEnd w:id="262"/>
      </w:ins>
    </w:p>
    <w:p w14:paraId="2D029A21" w14:textId="466E750A" w:rsidR="00311ECF" w:rsidRDefault="00311ECF">
      <w:pPr>
        <w:widowControl w:val="0"/>
        <w:spacing w:line="240" w:lineRule="auto"/>
        <w:ind w:firstLine="90"/>
        <w:jc w:val="both"/>
        <w:rPr>
          <w:ins w:id="266" w:author="최광열" w:date="2024-01-11T14:25:00Z"/>
          <w:rFonts w:ascii="맑은 고딕" w:eastAsia="맑은 고딕" w:hAnsi="맑은 고딕" w:cs="맑은 고딕"/>
          <w:sz w:val="20"/>
          <w:szCs w:val="20"/>
          <w:lang w:val="en-US"/>
        </w:rPr>
      </w:pPr>
      <w:ins w:id="267" w:author="최광열" w:date="2024-01-11T14:25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ZCU111에는 RFMC, 그리고 FMC커넥터가 존재한다.</w:t>
        </w:r>
      </w:ins>
      <w:ins w:id="268" w:author="최광열" w:date="2024-01-11T14:26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아래 그림의 34,35번 부품이 RFMC, 그리고 27번 부품이 FMC</w:t>
        </w:r>
      </w:ins>
      <w:ins w:id="269" w:author="최광열" w:date="2024-01-11T14:27:00Z">
        <w:r w:rsidR="00803268">
          <w:rPr>
            <w:rFonts w:ascii="맑은 고딕" w:eastAsia="맑은 고딕" w:hAnsi="맑은 고딕" w:cs="맑은 고딕"/>
            <w:sz w:val="20"/>
            <w:szCs w:val="20"/>
            <w:lang w:val="en-US"/>
          </w:rPr>
          <w:t>(VITA57.4)</w:t>
        </w:r>
      </w:ins>
      <w:ins w:id="270" w:author="최광열" w:date="2024-01-11T14:26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에 해당한다</w:t>
        </w:r>
      </w:ins>
      <w:ins w:id="271" w:author="최광열" w:date="2024-01-11T14:27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.</w:t>
        </w:r>
      </w:ins>
    </w:p>
    <w:p w14:paraId="30EAF5A5" w14:textId="766E0426" w:rsidR="00311ECF" w:rsidRDefault="00621E54">
      <w:pPr>
        <w:widowControl w:val="0"/>
        <w:spacing w:line="240" w:lineRule="auto"/>
        <w:ind w:firstLine="90"/>
        <w:jc w:val="center"/>
        <w:rPr>
          <w:ins w:id="272" w:author="최광열" w:date="2024-01-11T14:25:00Z"/>
          <w:rFonts w:ascii="맑은 고딕" w:eastAsia="맑은 고딕" w:hAnsi="맑은 고딕" w:cs="맑은 고딕"/>
          <w:sz w:val="20"/>
          <w:szCs w:val="20"/>
          <w:lang w:val="en-US"/>
        </w:rPr>
        <w:pPrChange w:id="273" w:author="최광열" w:date="2024-01-11T14:26:00Z">
          <w:pPr>
            <w:widowControl w:val="0"/>
            <w:spacing w:line="240" w:lineRule="auto"/>
            <w:ind w:firstLine="90"/>
            <w:jc w:val="both"/>
          </w:pPr>
        </w:pPrChange>
      </w:pPr>
      <w:ins w:id="274" w:author="최광열" w:date="2024-01-11T14:26:00Z">
        <w:r>
          <w:rPr>
            <w:rFonts w:ascii="맑은 고딕" w:eastAsia="맑은 고딕" w:hAnsi="맑은 고딕" w:cs="맑은 고딕" w:hint="eastAsia"/>
            <w:noProof/>
            <w:sz w:val="20"/>
            <w:szCs w:val="20"/>
            <w:lang w:val="en-US"/>
          </w:rPr>
          <w:drawing>
            <wp:inline distT="0" distB="0" distL="0" distR="0" wp14:anchorId="7561DF75" wp14:editId="0C5A4CF5">
              <wp:extent cx="3829050" cy="2784185"/>
              <wp:effectExtent l="0" t="0" r="0" b="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8025" cy="28052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96D957" w14:textId="087D3532" w:rsidR="008305EF" w:rsidRDefault="008305EF">
      <w:pPr>
        <w:widowControl w:val="0"/>
        <w:spacing w:line="240" w:lineRule="auto"/>
        <w:ind w:firstLine="90"/>
        <w:jc w:val="both"/>
        <w:rPr>
          <w:ins w:id="275" w:author="최광열" w:date="2023-10-27T15:07:00Z"/>
          <w:rFonts w:ascii="맑은 고딕" w:eastAsia="맑은 고딕" w:hAnsi="맑은 고딕" w:cs="맑은 고딕"/>
          <w:sz w:val="20"/>
          <w:szCs w:val="20"/>
          <w:lang w:val="en-US"/>
        </w:rPr>
        <w:pPrChange w:id="276" w:author="최광열" w:date="2023-10-27T15:07:00Z">
          <w:pPr>
            <w:widowControl w:val="0"/>
            <w:spacing w:line="240" w:lineRule="auto"/>
            <w:jc w:val="both"/>
          </w:pPr>
        </w:pPrChange>
      </w:pPr>
      <w:ins w:id="277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신호</w:t>
        </w:r>
      </w:ins>
      <w:ins w:id="278" w:author="최광열" w:date="2024-01-11T14:24:00Z"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  <w:r w:rsidR="00290E3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느린 </w:t>
        </w:r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TTL의 경우</w:t>
        </w:r>
      </w:ins>
      <w:ins w:id="279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는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RFMC, </w:t>
        </w:r>
      </w:ins>
      <w:ins w:id="280" w:author="최광열" w:date="2024-01-11T14:25:00Z">
        <w:r w:rsidR="00290E3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빠른</w:t>
        </w:r>
      </w:ins>
      <w:ins w:id="281" w:author="최광열" w:date="2024-01-11T14:24:00Z"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282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TL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FMC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으로부터 </w:t>
        </w:r>
      </w:ins>
      <w:ins w:id="283" w:author="최광열" w:date="2023-10-27T15:06:00Z"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입</w:t>
        </w:r>
      </w:ins>
      <w:ins w:id="284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출력되게 된다.</w:t>
        </w:r>
      </w:ins>
      <w:ins w:id="285" w:author="최광열" w:date="2024-01-11T14:23:00Z">
        <w:r w:rsidR="00DD592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현재 설계 기준으로 </w:t>
        </w:r>
      </w:ins>
      <w:ins w:id="286" w:author="최광열" w:date="2024-01-11T14:24:00Z">
        <w:r w:rsidR="00DD592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1ns 단위의 resolution을 가지고 control이 가능하다.</w:t>
        </w:r>
      </w:ins>
      <w:ins w:id="287" w:author="최광열" w:date="2023-10-27T15:0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그외의 T</w:t>
        </w:r>
      </w:ins>
      <w:ins w:id="288" w:author="최광열" w:date="2023-10-27T15:05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TL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PMOD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로부터도 출력이 가능하나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high impedance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가 연결되어 있어 빠른 속도의 신호 전송이 요구되는 경우 사용이 불가능하다.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FMC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의 경우에도</w:t>
        </w:r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>DAC</w:t>
        </w:r>
      </w:ins>
      <w:ins w:id="289" w:author="최광열" w:date="2023-10-27T15:06:00Z"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IO, ADC IO</w:t>
        </w:r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핀을 통해 </w:t>
        </w:r>
      </w:ins>
      <w:ins w:id="290" w:author="최광열" w:date="2023-10-27T15:05:00Z"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>TTL</w:t>
        </w:r>
      </w:ins>
      <w:ins w:id="291" w:author="최광열" w:date="2023-10-27T15:06:00Z"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 입출력이 가능하나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HR bank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연결되어 있어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SERDES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와 같은 기능 사용이 제한</w:t>
        </w:r>
      </w:ins>
      <w:ins w:id="292" w:author="최광열" w:date="2024-01-11T14:18:00Z">
        <w:r w:rsidR="00054E1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되어 낮은 timescale의 resolution을 가지게 </w:t>
        </w:r>
      </w:ins>
      <w:ins w:id="293" w:author="최광열" w:date="2023-10-27T15:06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된다.</w:t>
        </w:r>
      </w:ins>
    </w:p>
    <w:p w14:paraId="6D8A6E0F" w14:textId="4581051E" w:rsidR="00362632" w:rsidRDefault="00362632" w:rsidP="00362632">
      <w:pPr>
        <w:widowControl w:val="0"/>
        <w:spacing w:line="240" w:lineRule="auto"/>
        <w:ind w:firstLine="90"/>
        <w:jc w:val="both"/>
        <w:rPr>
          <w:ins w:id="294" w:author="최광열" w:date="2024-01-11T14:28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391575B2" w14:textId="05D894FF" w:rsidR="00FB1ABD" w:rsidRDefault="004A2B32" w:rsidP="00362632">
      <w:pPr>
        <w:widowControl w:val="0"/>
        <w:spacing w:line="240" w:lineRule="auto"/>
        <w:ind w:firstLine="90"/>
        <w:jc w:val="both"/>
        <w:rPr>
          <w:ins w:id="295" w:author="최광열" w:date="2023-10-27T16:05:00Z"/>
          <w:rFonts w:ascii="맑은 고딕" w:eastAsia="맑은 고딕" w:hAnsi="맑은 고딕" w:cs="맑은 고딕"/>
          <w:sz w:val="20"/>
          <w:szCs w:val="20"/>
          <w:lang w:val="en-US"/>
        </w:rPr>
      </w:pPr>
      <w:ins w:id="296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보드에는 </w:t>
        </w:r>
      </w:ins>
      <w:ins w:id="297" w:author="최광열" w:date="2024-01-11T14:32:00Z">
        <w:r w:rsidR="00CE7CC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아래그림과 같이 </w:t>
        </w:r>
      </w:ins>
      <w:ins w:id="298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I2C통신을 위한 칩들이 존재하며 이를 컨트롤하는 코드들</w:t>
        </w:r>
      </w:ins>
      <w:ins w:id="299" w:author="최광열" w:date="2024-01-11T14:32:00Z">
        <w:r w:rsidR="00D659BB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</w:t>
        </w:r>
      </w:ins>
      <w:ins w:id="300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301" w:author="최광열" w:date="2024-01-11T14:32:00Z">
        <w:r w:rsidR="003A0EE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Xilinx에서 </w:t>
        </w:r>
      </w:ins>
      <w:ins w:id="302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제공되어 있다.</w:t>
        </w:r>
      </w:ins>
      <w:ins w:id="303" w:author="최광열" w:date="2024-01-11T14:29:00Z">
        <w:r w:rsidR="006F57C1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또한 </w:t>
        </w:r>
      </w:ins>
      <w:ins w:id="304" w:author="최광열" w:date="2023-10-27T15:07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보드 자체에 o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scillator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및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PLL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이 내장되어 있어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RF,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그리고 디지털 클락소스를 만들 수 있다.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내장된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oscillator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가 아닌 </w:t>
        </w:r>
      </w:ins>
      <w:ins w:id="305" w:author="최광열" w:date="2023-10-27T15:08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외부의 클락을 이용할 수도 있으며 이 경우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PLL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설정을 </w:t>
        </w:r>
      </w:ins>
      <w:ins w:id="306" w:author="최광열" w:date="2023-10-27T15:09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CU111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 내에서 </w:t>
        </w:r>
      </w:ins>
      <w:ins w:id="307" w:author="최광열" w:date="2024-01-11T14:27:00Z">
        <w:r w:rsidR="000F7B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</w:t>
        </w:r>
      </w:ins>
      <w:ins w:id="308" w:author="최광열" w:date="2023-10-27T15:09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통신을 통해 변경해야 한다.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또한 R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F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클락의 주파수를 변경하는 경우에도 마찬가지의 작업을 해야 한다.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</w:p>
    <w:p w14:paraId="46A2FF30" w14:textId="2152B9F3" w:rsidR="00FB1ABD" w:rsidRDefault="0073076E">
      <w:pPr>
        <w:widowControl w:val="0"/>
        <w:spacing w:line="240" w:lineRule="auto"/>
        <w:ind w:firstLine="90"/>
        <w:jc w:val="center"/>
        <w:rPr>
          <w:ins w:id="309" w:author="최광열" w:date="2023-10-27T16:05:00Z"/>
          <w:rFonts w:ascii="맑은 고딕" w:eastAsia="맑은 고딕" w:hAnsi="맑은 고딕" w:cs="맑은 고딕"/>
          <w:sz w:val="20"/>
          <w:szCs w:val="20"/>
          <w:lang w:val="en-US"/>
        </w:rPr>
        <w:pPrChange w:id="310" w:author="최광열" w:date="2024-01-11T14:31:00Z">
          <w:pPr>
            <w:widowControl w:val="0"/>
            <w:spacing w:line="240" w:lineRule="auto"/>
            <w:ind w:firstLine="90"/>
            <w:jc w:val="both"/>
          </w:pPr>
        </w:pPrChange>
      </w:pPr>
      <w:ins w:id="311" w:author="최광열" w:date="2024-01-11T14:31:00Z">
        <w:r>
          <w:rPr>
            <w:rFonts w:ascii="맑은 고딕" w:eastAsia="맑은 고딕" w:hAnsi="맑은 고딕" w:cs="맑은 고딕"/>
            <w:noProof/>
            <w:sz w:val="20"/>
            <w:szCs w:val="20"/>
            <w:lang w:val="en-US"/>
          </w:rPr>
          <w:drawing>
            <wp:inline distT="0" distB="0" distL="0" distR="0" wp14:anchorId="47FB3623" wp14:editId="183FE1E0">
              <wp:extent cx="4010388" cy="3324225"/>
              <wp:effectExtent l="0" t="0" r="9525" b="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15828" cy="3328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89DC26" w14:textId="6D8C2701" w:rsidR="00317C84" w:rsidRPr="0074387D" w:rsidRDefault="00FB1ABD" w:rsidP="00362632">
      <w:pPr>
        <w:widowControl w:val="0"/>
        <w:spacing w:line="240" w:lineRule="auto"/>
        <w:ind w:firstLine="90"/>
        <w:jc w:val="both"/>
        <w:rPr>
          <w:ins w:id="312" w:author="최광열" w:date="2023-10-27T16:06:00Z"/>
          <w:rFonts w:ascii="맑은 고딕" w:eastAsia="맑은 고딕" w:hAnsi="맑은 고딕" w:cs="맑은 고딕"/>
          <w:sz w:val="20"/>
          <w:szCs w:val="20"/>
          <w:lang w:val="en-US"/>
        </w:rPr>
      </w:pPr>
      <w:ins w:id="313" w:author="최광열" w:date="2023-10-27T16:05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RF클락의 경우 아래와 같</w:t>
        </w:r>
      </w:ins>
      <w:ins w:id="314" w:author="최광열" w:date="2023-10-27T16:06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 회로에서 출력이 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LMK04028와 </w:t>
        </w:r>
      </w:ins>
      <w:ins w:id="315" w:author="최광열" w:date="2023-10-27T16:07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LMX2594은 PLL,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LMK00304는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클락 버퍼에 해당한다.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Xilinx에서 제공하는 </w:t>
        </w:r>
      </w:ins>
      <w:ins w:id="316" w:author="최광열" w:date="2023-10-27T16:08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펌웨어에서는 LMK04028을 122.88MHz의 oscillator를 입력받아 다시 122.88MHz의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클락을 출력하고 LMX2594에서 </w:t>
        </w:r>
      </w:ins>
      <w:ins w:id="317" w:author="최광열" w:date="2023-10-27T16:13:00Z">
        <w:r w:rsidR="005019B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곱해진 주파수의 클락을 출력</w:t>
        </w:r>
      </w:ins>
      <w:ins w:id="318" w:author="최광열" w:date="2023-10-27T16:09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한다.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19" w:author="최광열" w:date="2023-10-27T16:19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TICS Pro</w:t>
        </w:r>
        <w:r w:rsidR="0074387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프로그램</w:t>
        </w:r>
      </w:ins>
      <w:ins w:id="320" w:author="최광열" w:date="2023-10-27T16:22:00Z">
        <w:r w:rsidR="00127023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4"/>
        </w:r>
      </w:ins>
      <w:ins w:id="328" w:author="최광열" w:date="2023-10-27T16:19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을 이용해 GUI상에서 주어진 주파수의 시리얼 통신 데이터를 </w:t>
        </w:r>
      </w:ins>
      <w:ins w:id="329" w:author="최광열" w:date="2023-10-27T16:20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만들 수 있으며 주어진 시리얼 통신 데이터는 </w:t>
        </w:r>
      </w:ins>
      <w:ins w:id="330" w:author="최광열" w:date="2024-01-11T14:30:00Z">
        <w:r w:rsidR="007517E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 통신을</w:t>
        </w:r>
      </w:ins>
      <w:ins w:id="331" w:author="최광열" w:date="2023-10-27T16:20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이용해 입력이 가능하다.</w:t>
        </w:r>
        <w:r w:rsidR="0074387D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5"/>
        </w:r>
      </w:ins>
    </w:p>
    <w:p w14:paraId="547785D9" w14:textId="7C9093FA" w:rsidR="00362632" w:rsidRDefault="00317C84">
      <w:pPr>
        <w:widowControl w:val="0"/>
        <w:spacing w:line="240" w:lineRule="auto"/>
        <w:ind w:firstLine="90"/>
        <w:jc w:val="center"/>
        <w:rPr>
          <w:ins w:id="352" w:author="최광열" w:date="2023-10-27T15:10:00Z"/>
          <w:rFonts w:ascii="맑은 고딕" w:eastAsia="맑은 고딕" w:hAnsi="맑은 고딕" w:cs="맑은 고딕"/>
          <w:sz w:val="20"/>
          <w:szCs w:val="20"/>
          <w:lang w:val="en-US"/>
        </w:rPr>
        <w:pPrChange w:id="353" w:author="최광열" w:date="2023-10-27T16:13:00Z">
          <w:pPr>
            <w:widowControl w:val="0"/>
            <w:spacing w:line="240" w:lineRule="auto"/>
            <w:ind w:firstLine="90"/>
            <w:jc w:val="both"/>
          </w:pPr>
        </w:pPrChange>
      </w:pPr>
      <w:ins w:id="354" w:author="최광열" w:date="2023-10-27T16:06:00Z">
        <w:r>
          <w:rPr>
            <w:rFonts w:ascii="맑은 고딕" w:eastAsia="맑은 고딕" w:hAnsi="맑은 고딕" w:cs="맑은 고딕" w:hint="eastAsia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1FB471C9" wp14:editId="6DD74530">
              <wp:extent cx="4365266" cy="5344186"/>
              <wp:effectExtent l="0" t="0" r="0" b="8890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2721" cy="54022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23993AF" w14:textId="55E398FC" w:rsidR="000B3AFC" w:rsidRDefault="000B3AFC" w:rsidP="00362632">
      <w:pPr>
        <w:widowControl w:val="0"/>
        <w:spacing w:line="240" w:lineRule="auto"/>
        <w:ind w:firstLine="90"/>
        <w:jc w:val="both"/>
        <w:rPr>
          <w:ins w:id="355" w:author="최광열" w:date="2023-10-27T15:10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1770D16B" w14:textId="2EEB89FA" w:rsidR="000B3AFC" w:rsidRPr="00F02486" w:rsidRDefault="000B3AFC">
      <w:pPr>
        <w:widowControl w:val="0"/>
        <w:spacing w:line="240" w:lineRule="auto"/>
        <w:ind w:firstLine="90"/>
        <w:jc w:val="both"/>
        <w:rPr>
          <w:ins w:id="356" w:author="최광열" w:date="2023-10-27T15:03:00Z"/>
          <w:rFonts w:ascii="맑은 고딕" w:eastAsia="맑은 고딕" w:hAnsi="맑은 고딕" w:cs="맑은 고딕"/>
          <w:sz w:val="20"/>
          <w:szCs w:val="20"/>
          <w:lang w:val="en-US"/>
        </w:rPr>
        <w:pPrChange w:id="357" w:author="최광열" w:date="2023-10-27T15:07:00Z">
          <w:pPr>
            <w:widowControl w:val="0"/>
            <w:spacing w:line="240" w:lineRule="auto"/>
            <w:jc w:val="both"/>
          </w:pPr>
        </w:pPrChange>
      </w:pPr>
      <w:ins w:id="358" w:author="최광열" w:date="2023-10-27T15:10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보드와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사이에서 이더넷 통신 및 </w:t>
        </w:r>
      </w:ins>
      <w:ins w:id="359" w:author="최광열" w:date="2023-10-27T15:21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U</w:t>
        </w:r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ART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통신이 모두 가능하다.</w:t>
        </w:r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60" w:author="최광열" w:date="2023-10-27T15:23:00Z">
        <w:r w:rsidR="00A744B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현재 </w:t>
        </w:r>
      </w:ins>
      <w:ins w:id="361" w:author="최광열" w:date="2023-10-27T15:21:00Z"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FPGA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를 프로그래밍하는 경우</w:t>
        </w:r>
      </w:ins>
      <w:ins w:id="362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</w:ins>
      <w:ins w:id="363" w:author="최광열" w:date="2024-01-11T14:19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xil_printf함수를 이용해 </w:t>
        </w:r>
      </w:ins>
      <w:ins w:id="364" w:author="최광열" w:date="2023-10-27T15:22:00Z"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FPGA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 </w:t>
        </w:r>
      </w:ins>
      <w:ins w:id="365" w:author="최광열" w:date="2024-01-11T14:20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PC로 </w:t>
        </w:r>
      </w:ins>
      <w:ins w:id="366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출력</w:t>
        </w:r>
      </w:ins>
      <w:ins w:id="367" w:author="최광열" w:date="2024-01-11T14:19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하는 경우 </w:t>
        </w:r>
      </w:ins>
      <w:ins w:id="368" w:author="최광열" w:date="2023-10-27T15:21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시리얼 통신을 수행하며 </w:t>
        </w:r>
      </w:ins>
      <w:ins w:id="369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명령어를 입력</w:t>
        </w:r>
      </w:ins>
      <w:ins w:id="370" w:author="최광열" w:date="2024-01-11T14:20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, 프로그램 전송 및 실험 데이터 송수신</w:t>
        </w:r>
      </w:ins>
      <w:ins w:id="371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 이더넷을 이용한다.</w:t>
        </w:r>
      </w:ins>
    </w:p>
    <w:p w14:paraId="55A275F2" w14:textId="2F93F687" w:rsidR="00731849" w:rsidRDefault="00731849" w:rsidP="00401E04">
      <w:pPr>
        <w:widowControl w:val="0"/>
        <w:spacing w:line="240" w:lineRule="auto"/>
        <w:ind w:firstLine="195"/>
        <w:jc w:val="both"/>
        <w:rPr>
          <w:ins w:id="372" w:author="최광열" w:date="2023-10-27T15:23:00Z"/>
          <w:rFonts w:ascii="Calibri" w:hAnsi="Calibri" w:cs="Calibri"/>
          <w:sz w:val="20"/>
          <w:szCs w:val="20"/>
          <w:lang w:val="en-US"/>
        </w:rPr>
      </w:pPr>
    </w:p>
    <w:p w14:paraId="7D68C2A3" w14:textId="7840ED81" w:rsidR="0002697C" w:rsidRPr="00F51EBD" w:rsidRDefault="0002697C" w:rsidP="0002697C">
      <w:pPr>
        <w:pStyle w:val="2"/>
        <w:widowControl w:val="0"/>
        <w:spacing w:line="240" w:lineRule="auto"/>
        <w:jc w:val="both"/>
        <w:rPr>
          <w:ins w:id="373" w:author="최광열" w:date="2023-10-27T15:23:00Z"/>
          <w:sz w:val="26"/>
          <w:szCs w:val="26"/>
          <w:lang w:val="en-US"/>
        </w:rPr>
      </w:pPr>
      <w:bookmarkStart w:id="374" w:name="_Toc155991419"/>
      <w:ins w:id="375" w:author="최광열" w:date="2023-10-27T15:23:00Z">
        <w:r w:rsidRPr="00F51EBD">
          <w:rPr>
            <w:sz w:val="26"/>
            <w:szCs w:val="26"/>
            <w:lang w:val="en-US"/>
          </w:rPr>
          <w:t>1.</w:t>
        </w:r>
      </w:ins>
      <w:ins w:id="376" w:author="최광열" w:date="2024-01-11T17:36:00Z">
        <w:r w:rsidR="00520440">
          <w:rPr>
            <w:sz w:val="26"/>
            <w:szCs w:val="26"/>
            <w:lang w:val="en-US"/>
          </w:rPr>
          <w:t>4</w:t>
        </w:r>
      </w:ins>
      <w:ins w:id="377" w:author="최광열" w:date="2023-10-27T15:23:00Z">
        <w:r w:rsidR="009620F8">
          <w:rPr>
            <w:sz w:val="26"/>
            <w:szCs w:val="26"/>
            <w:lang w:val="en-US"/>
          </w:rPr>
          <w:t>.</w:t>
        </w:r>
        <w:r w:rsidR="009620F8">
          <w:rPr>
            <w:rFonts w:hint="eastAsia"/>
            <w:sz w:val="26"/>
            <w:szCs w:val="26"/>
            <w:lang w:val="en-US"/>
          </w:rPr>
          <w:t>A</w:t>
        </w:r>
        <w:r w:rsidR="009620F8">
          <w:rPr>
            <w:sz w:val="26"/>
            <w:szCs w:val="26"/>
            <w:lang w:val="en-US"/>
          </w:rPr>
          <w:t>XI Bus</w:t>
        </w:r>
        <w:bookmarkEnd w:id="374"/>
      </w:ins>
    </w:p>
    <w:p w14:paraId="292AC2CF" w14:textId="18340EE9" w:rsidR="00F176AC" w:rsidRDefault="0061291D">
      <w:pPr>
        <w:widowControl w:val="0"/>
        <w:spacing w:line="240" w:lineRule="auto"/>
        <w:ind w:firstLine="195"/>
        <w:jc w:val="both"/>
        <w:rPr>
          <w:ins w:id="378" w:author="최광열" w:date="2023-10-27T15:33:00Z"/>
          <w:rFonts w:ascii="맑은 고딕" w:eastAsia="맑은 고딕" w:hAnsi="맑은 고딕" w:cs="맑은 고딕"/>
          <w:sz w:val="20"/>
          <w:szCs w:val="20"/>
          <w:lang w:val="en-US"/>
        </w:rPr>
      </w:pPr>
      <w:ins w:id="379" w:author="최광열" w:date="2023-10-27T15:2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ynq sereis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에서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APU,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RPU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를 통틀어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Processing </w:t>
        </w:r>
      </w:ins>
      <w:ins w:id="380" w:author="최광열" w:date="2023-10-27T15:25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System(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81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PS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),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이를 제외한 부분을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Programmable Logic(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82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PL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이라고 지칭한다.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PS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PL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사이에서는 </w:t>
        </w:r>
      </w:ins>
      <w:ins w:id="383" w:author="최광열" w:date="2023-10-27T15:26:00Z">
        <w:r w:rsidRPr="0061291D">
          <w:rPr>
            <w:rFonts w:ascii="맑은 고딕" w:eastAsia="맑은 고딕" w:hAnsi="맑은 고딕" w:cs="맑은 고딕"/>
            <w:sz w:val="20"/>
            <w:szCs w:val="20"/>
            <w:lang w:val="en-US"/>
          </w:rPr>
          <w:t>Advanced eXtensible Interface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84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AXI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버스를 통해 통신</w:t>
        </w:r>
        <w:r w:rsidR="00EC092B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한다.</w:t>
        </w:r>
        <w:r w:rsidR="00EC092B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85" w:author="최광열" w:date="2023-10-27T15:33:00Z"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XI 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b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>us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는 아래 그림처럼 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handshake 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방식의 통신 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>protocol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이다.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M</w:t>
        </w:r>
      </w:ins>
      <w:ins w:id="386" w:author="최광열" w:date="2023-10-27T15:34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aster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slave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메모리 및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IO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주소를 전달하는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address channel</w:t>
        </w:r>
      </w:ins>
      <w:ins w:id="387" w:author="최광열" w:date="2023-10-27T15:36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4B2394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88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WA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89" w:author="최광열" w:date="2023-10-27T15:34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,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slave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데이터를 전송하는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data channel</w:t>
        </w:r>
      </w:ins>
      <w:ins w:id="390" w:author="최광열" w:date="2023-10-27T15:36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4B2394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91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W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92" w:author="최광열" w:date="2023-10-27T15:34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,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마지막으로 </w:t>
        </w:r>
      </w:ins>
      <w:ins w:id="393" w:author="최광열" w:date="2023-10-27T15:35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데이터를 전송 결과를 전송하는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response channel</w:t>
        </w:r>
      </w:ins>
      <w:ins w:id="394" w:author="최광열" w:date="2023-10-27T15:36:00Z">
        <w:r w:rsidR="00B1006F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B1006F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95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B</w:t>
        </w:r>
        <w:r w:rsidR="00B1006F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96" w:author="최광열" w:date="2024-01-11T14:20:00Z">
        <w:r w:rsidR="00561AB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버스들</w:t>
        </w:r>
      </w:ins>
      <w:ins w:id="397" w:author="최광열" w:date="2023-10-27T15:35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구분된다.</w:t>
        </w:r>
      </w:ins>
      <w:ins w:id="398" w:author="최광열" w:date="2023-10-27T15:36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</w:p>
    <w:p w14:paraId="41C5488E" w14:textId="11DCCE71" w:rsidR="00F176AC" w:rsidRDefault="0058073F">
      <w:pPr>
        <w:widowControl w:val="0"/>
        <w:spacing w:line="240" w:lineRule="auto"/>
        <w:ind w:firstLine="195"/>
        <w:jc w:val="center"/>
        <w:rPr>
          <w:ins w:id="399" w:author="최광열" w:date="2023-10-27T15:37:00Z"/>
          <w:rFonts w:ascii="Calibri" w:hAnsi="Calibri" w:cs="Calibri"/>
          <w:sz w:val="20"/>
          <w:szCs w:val="20"/>
          <w:lang w:val="en-US"/>
        </w:rPr>
        <w:pPrChange w:id="400" w:author="최광열" w:date="2023-10-27T15:37:00Z">
          <w:pPr>
            <w:widowControl w:val="0"/>
            <w:spacing w:line="240" w:lineRule="auto"/>
            <w:ind w:firstLine="195"/>
            <w:jc w:val="both"/>
          </w:pPr>
        </w:pPrChange>
      </w:pPr>
      <w:ins w:id="401" w:author="최광열" w:date="2023-10-27T15:33:00Z">
        <w:r>
          <w:rPr>
            <w:rFonts w:ascii="맑은 고딕" w:eastAsia="맑은 고딕" w:hAnsi="맑은 고딕" w:cs="맑은 고딕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0F360A65" wp14:editId="566B719C">
              <wp:extent cx="2817628" cy="2401067"/>
              <wp:effectExtent l="0" t="0" r="1905" b="0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37594" cy="24180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434B2F0" w14:textId="78E54BF5" w:rsidR="00F77EFA" w:rsidRDefault="00F176AC" w:rsidP="00F176AC">
      <w:pPr>
        <w:widowControl w:val="0"/>
        <w:spacing w:line="240" w:lineRule="auto"/>
        <w:ind w:firstLine="195"/>
        <w:jc w:val="both"/>
        <w:rPr>
          <w:ins w:id="402" w:author="최광열" w:date="2023-10-27T15:41:00Z"/>
          <w:rFonts w:ascii="Calibri" w:hAnsi="Calibri" w:cs="Calibri"/>
          <w:sz w:val="20"/>
          <w:szCs w:val="20"/>
          <w:lang w:val="en-US"/>
        </w:rPr>
      </w:pPr>
      <w:ins w:id="403" w:author="최광열" w:date="2023-10-27T15:37:00Z">
        <w:r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channel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</w:ins>
      <w:ins w:id="404" w:author="최광열" w:date="2023-10-27T15:38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05" w:author="최광열" w:date="2023-10-27T15:37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전송하고자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데이터인지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valid signal,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06" w:author="최광열" w:date="2023-10-27T15:38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받을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있는지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상태를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ready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>ignal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07" w:author="최광열" w:date="2023-10-27T15:39:00Z"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V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 xml:space="preserve">alid,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>ready signal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>high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인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경우에만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전송이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발생한다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08" w:author="최광열" w:date="2023-10-27T15:40:00Z"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아래는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과정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예시를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보여준다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09" w:author="최광열" w:date="2023-10-27T15:41:00Z"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이외에도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어느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부분의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data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전송되는지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strobe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ignal,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얼마</w:t>
        </w:r>
      </w:ins>
      <w:ins w:id="410" w:author="최광열" w:date="2023-10-27T15:42:00Z"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전송되는지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len signal,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마지막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전송임을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last signal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그외에도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qos,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u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ser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signal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존</w:t>
        </w:r>
      </w:ins>
      <w:ins w:id="411" w:author="최광열" w:date="2023-10-27T15:43:00Z"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재하며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사항은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문서에서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자세히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알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12" w:author="최광열" w:date="2023-10-27T15:51:00Z">
        <w:r w:rsidR="00953D39">
          <w:rPr>
            <w:rStyle w:val="ab"/>
            <w:rFonts w:ascii="Calibri" w:hAnsi="Calibri" w:cs="Calibri"/>
            <w:sz w:val="20"/>
            <w:szCs w:val="20"/>
            <w:lang w:val="en-US"/>
          </w:rPr>
          <w:footnoteReference w:id="6"/>
        </w:r>
      </w:ins>
    </w:p>
    <w:p w14:paraId="5EE872AE" w14:textId="45134325" w:rsidR="00F176AC" w:rsidRDefault="00F77EFA">
      <w:pPr>
        <w:widowControl w:val="0"/>
        <w:spacing w:line="240" w:lineRule="auto"/>
        <w:ind w:firstLine="195"/>
        <w:jc w:val="center"/>
        <w:rPr>
          <w:ins w:id="420" w:author="최광열" w:date="2024-01-12T21:08:00Z"/>
          <w:rFonts w:ascii="Calibri" w:hAnsi="Calibri" w:cs="Calibri"/>
          <w:sz w:val="20"/>
          <w:szCs w:val="20"/>
          <w:lang w:val="en-US"/>
        </w:rPr>
      </w:pPr>
      <w:ins w:id="421" w:author="최광열" w:date="2023-10-27T15:41:00Z">
        <w:r>
          <w:rPr>
            <w:rFonts w:ascii="Calibri" w:hAnsi="Calibri" w:cs="Calibri"/>
            <w:noProof/>
            <w:sz w:val="20"/>
            <w:szCs w:val="20"/>
            <w:lang w:val="en-US"/>
          </w:rPr>
          <w:drawing>
            <wp:inline distT="0" distB="0" distL="0" distR="0" wp14:anchorId="68D6E27B" wp14:editId="4084310A">
              <wp:extent cx="3914695" cy="2169042"/>
              <wp:effectExtent l="0" t="0" r="0" b="3175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56903" cy="219242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F03B504" w14:textId="1EEA330F" w:rsidR="003B3E8F" w:rsidRDefault="003B3E8F" w:rsidP="003B3E8F">
      <w:pPr>
        <w:widowControl w:val="0"/>
        <w:spacing w:line="240" w:lineRule="auto"/>
        <w:ind w:firstLine="195"/>
        <w:rPr>
          <w:ins w:id="422" w:author="최광열" w:date="2024-01-12T21:10:00Z"/>
          <w:rFonts w:ascii="Calibri" w:hAnsi="Calibri" w:cs="Calibri"/>
          <w:sz w:val="20"/>
          <w:szCs w:val="20"/>
          <w:lang w:val="en-US"/>
        </w:rPr>
      </w:pPr>
      <w:ins w:id="423" w:author="최광열" w:date="2024-01-12T21:08:00Z">
        <w:r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RFSoC Verilog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AXI bus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기반하여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작성되어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</w:t>
        </w:r>
      </w:ins>
      <w:ins w:id="424" w:author="최광열" w:date="2024-01-12T21:11:00Z">
        <w:r w:rsidR="004F1727">
          <w:rPr>
            <w:rFonts w:ascii="Calibri" w:hAnsi="Calibri" w:cs="Calibri" w:hint="eastAsia"/>
            <w:sz w:val="20"/>
            <w:szCs w:val="20"/>
            <w:lang w:val="en-US"/>
          </w:rPr>
          <w:t>으며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 xml:space="preserve"> CPU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 xml:space="preserve"> memory mapped IO</w:t>
        </w:r>
      </w:ins>
      <w:ins w:id="425" w:author="최광열" w:date="2024-01-12T21:12:00Z">
        <w:r w:rsidR="004F172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>방식을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F1727">
          <w:rPr>
            <w:rFonts w:ascii="Calibri" w:hAnsi="Calibri" w:cs="Calibri" w:hint="eastAsia"/>
            <w:sz w:val="20"/>
            <w:szCs w:val="20"/>
            <w:lang w:val="en-US"/>
          </w:rPr>
          <w:t>사용한</w:t>
        </w:r>
      </w:ins>
      <w:ins w:id="426" w:author="최광열" w:date="2024-01-12T21:08:00Z">
        <w:r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따라서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27" w:author="최광열" w:date="2024-01-12T21:09:00Z"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특정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모듈에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접근하기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위해서는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모듈의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AXI bus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주소에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접근하면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EB35B5"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예를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들어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AXI bus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주소가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 w:rsidRPr="00793D3A">
          <w:rPr>
            <w:rFonts w:ascii="Consolas" w:eastAsia="맑은 고딕" w:hAnsi="Consolas" w:cs="맑은 고딕" w:hint="eastAsia"/>
            <w:sz w:val="20"/>
            <w:szCs w:val="20"/>
            <w:lang w:val="en-US"/>
            <w:rPrChange w:id="428" w:author="최광열" w:date="2024-01-12T22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0x001000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지정된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전송할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E90E47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29" w:author="최광열" w:date="2024-01-12T21:12:00Z"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51BA7" w:rsidRPr="00A2181E">
          <w:rPr>
            <w:rFonts w:ascii="Consolas" w:eastAsia="맑은 고딕" w:hAnsi="Consolas" w:cs="맑은 고딕" w:hint="eastAsia"/>
            <w:sz w:val="20"/>
            <w:szCs w:val="20"/>
            <w:lang w:val="en-US"/>
            <w:rPrChange w:id="430" w:author="최광열" w:date="2024-01-12T22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volatile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>이라는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>키워드를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>추가하였는데</w:t>
        </w:r>
        <w:r w:rsidR="00951BA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 w:rsidRPr="00793D3A">
          <w:rPr>
            <w:rFonts w:ascii="Consolas" w:eastAsia="맑은 고딕" w:hAnsi="Consolas" w:cs="맑은 고딕" w:hint="eastAsia"/>
            <w:sz w:val="20"/>
            <w:szCs w:val="20"/>
            <w:lang w:val="en-US"/>
            <w:rPrChange w:id="431" w:author="최광열" w:date="2024-01-12T22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0x001000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이라는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주소에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입력하는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컴파일러에서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최적화하여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32" w:author="최광열" w:date="2024-01-12T21:13:00Z"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캐쉬에만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write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경우를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방지하기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위한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키워드이다</w:t>
        </w:r>
        <w:r w:rsidR="00FE322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D0071" w:rsidRPr="00DD0071" w14:paraId="44972E91" w14:textId="77777777" w:rsidTr="00245797">
        <w:trPr>
          <w:ins w:id="433" w:author="최광열" w:date="2024-01-12T21:10:00Z"/>
        </w:trPr>
        <w:tc>
          <w:tcPr>
            <w:tcW w:w="9019" w:type="dxa"/>
          </w:tcPr>
          <w:p w14:paraId="40D6218D" w14:textId="21929089" w:rsidR="0053458E" w:rsidRDefault="0053458E" w:rsidP="00245797">
            <w:pPr>
              <w:rPr>
                <w:ins w:id="434" w:author="최광열" w:date="2024-01-12T21:11:00Z"/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  <w:ins w:id="435" w:author="최광열" w:date="2024-01-12T21:11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>01 int64_t data;</w:t>
              </w:r>
            </w:ins>
          </w:p>
          <w:p w14:paraId="53598783" w14:textId="5D45262B" w:rsidR="00DD0071" w:rsidRDefault="00DD0071" w:rsidP="00245797">
            <w:pPr>
              <w:rPr>
                <w:ins w:id="436" w:author="최광열" w:date="2024-01-12T21:10:00Z"/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ins w:id="437" w:author="최광열" w:date="2024-01-12T21:10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>0</w:t>
              </w:r>
            </w:ins>
            <w:ins w:id="438" w:author="최광열" w:date="2024-01-12T21:11:00Z">
              <w:r w:rsidR="0053458E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>2</w:t>
              </w:r>
            </w:ins>
            <w:ins w:id="439" w:author="최광열" w:date="2024-01-12T21:10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 volatile int64_t * axi_addr = (volatile int64_t *) 0x001000;</w:t>
              </w:r>
            </w:ins>
          </w:p>
          <w:p w14:paraId="515F0031" w14:textId="45F6BF01" w:rsidR="00DD0071" w:rsidRPr="006B65F6" w:rsidRDefault="00DD0071" w:rsidP="00245797">
            <w:pPr>
              <w:rPr>
                <w:ins w:id="440" w:author="최광열" w:date="2024-01-12T21:10:00Z"/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  <w:ins w:id="441" w:author="최광열" w:date="2024-01-12T21:10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>0</w:t>
              </w:r>
            </w:ins>
            <w:ins w:id="442" w:author="최광열" w:date="2024-01-12T21:11:00Z">
              <w:r w:rsidR="0053458E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>3</w:t>
              </w:r>
            </w:ins>
            <w:ins w:id="443" w:author="최광열" w:date="2024-01-12T21:10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 *(axi_addr) = data;</w:t>
              </w:r>
            </w:ins>
          </w:p>
        </w:tc>
      </w:tr>
    </w:tbl>
    <w:p w14:paraId="604C168A" w14:textId="77777777" w:rsidR="00DD0071" w:rsidRDefault="00DD0071" w:rsidP="003B3E8F">
      <w:pPr>
        <w:widowControl w:val="0"/>
        <w:spacing w:line="240" w:lineRule="auto"/>
        <w:ind w:firstLine="195"/>
        <w:rPr>
          <w:ins w:id="444" w:author="최광열" w:date="2024-01-11T16:46:00Z"/>
          <w:rFonts w:ascii="Calibri" w:hAnsi="Calibri" w:cs="Calibri" w:hint="eastAsia"/>
          <w:sz w:val="20"/>
          <w:szCs w:val="20"/>
          <w:lang w:val="en-US"/>
        </w:rPr>
        <w:pPrChange w:id="445" w:author="최광열" w:date="2024-01-12T21:08:00Z">
          <w:pPr>
            <w:widowControl w:val="0"/>
            <w:spacing w:line="240" w:lineRule="auto"/>
            <w:ind w:firstLine="195"/>
            <w:jc w:val="center"/>
          </w:pPr>
        </w:pPrChange>
      </w:pPr>
    </w:p>
    <w:p w14:paraId="0D0925A6" w14:textId="3EE24289" w:rsidR="001274A8" w:rsidRDefault="001274A8" w:rsidP="00044E31">
      <w:pPr>
        <w:pStyle w:val="2"/>
        <w:widowControl w:val="0"/>
        <w:spacing w:line="240" w:lineRule="auto"/>
        <w:jc w:val="both"/>
        <w:rPr>
          <w:ins w:id="446" w:author="최광열" w:date="2024-01-11T17:17:00Z"/>
          <w:sz w:val="26"/>
          <w:szCs w:val="26"/>
          <w:lang w:val="en-US"/>
        </w:rPr>
      </w:pPr>
      <w:bookmarkStart w:id="447" w:name="_Toc155991420"/>
      <w:ins w:id="448" w:author="최광열" w:date="2024-01-11T17:16:00Z">
        <w:r w:rsidRPr="00F51EBD">
          <w:rPr>
            <w:sz w:val="26"/>
            <w:szCs w:val="26"/>
            <w:lang w:val="en-US"/>
          </w:rPr>
          <w:lastRenderedPageBreak/>
          <w:t>1.</w:t>
        </w:r>
      </w:ins>
      <w:ins w:id="449" w:author="최광열" w:date="2024-01-11T17:36:00Z">
        <w:r w:rsidR="0086122A">
          <w:rPr>
            <w:sz w:val="26"/>
            <w:szCs w:val="26"/>
            <w:lang w:val="en-US"/>
          </w:rPr>
          <w:t>5</w:t>
        </w:r>
      </w:ins>
      <w:ins w:id="450" w:author="최광열" w:date="2024-01-11T17:16:00Z">
        <w:r>
          <w:rPr>
            <w:sz w:val="26"/>
            <w:szCs w:val="26"/>
            <w:lang w:val="en-US"/>
          </w:rPr>
          <w:t>.</w:t>
        </w:r>
      </w:ins>
      <w:ins w:id="451" w:author="최광열" w:date="2024-01-11T17:17:00Z">
        <w:r w:rsidR="00044E31">
          <w:rPr>
            <w:rFonts w:hint="eastAsia"/>
            <w:sz w:val="26"/>
            <w:szCs w:val="26"/>
            <w:lang w:val="en-US"/>
          </w:rPr>
          <w:t>R</w:t>
        </w:r>
        <w:r w:rsidR="00044E31">
          <w:rPr>
            <w:sz w:val="26"/>
            <w:szCs w:val="26"/>
            <w:lang w:val="en-US"/>
          </w:rPr>
          <w:t>eal Time Input Output Concept</w:t>
        </w:r>
        <w:bookmarkEnd w:id="447"/>
      </w:ins>
    </w:p>
    <w:p w14:paraId="693281F7" w14:textId="63C13951" w:rsidR="009C1458" w:rsidRPr="00481FD0" w:rsidRDefault="00362415">
      <w:pPr>
        <w:ind w:firstLineChars="100" w:firstLine="200"/>
        <w:rPr>
          <w:ins w:id="452" w:author="최광열" w:date="2024-01-11T17:16:00Z"/>
          <w:rFonts w:ascii="Calibri" w:hAnsi="Calibri" w:cs="Calibri"/>
          <w:sz w:val="20"/>
          <w:szCs w:val="20"/>
          <w:lang w:val="en-US"/>
        </w:rPr>
        <w:pPrChange w:id="453" w:author="최광열" w:date="2024-01-11T17:26:00Z">
          <w:pPr>
            <w:widowControl w:val="0"/>
            <w:spacing w:line="240" w:lineRule="auto"/>
            <w:ind w:firstLine="195"/>
          </w:pPr>
        </w:pPrChange>
      </w:pPr>
      <w:ins w:id="454" w:author="최광열" w:date="2024-01-11T17:18:00Z">
        <w:r w:rsidRPr="00481FD0">
          <w:rPr>
            <w:rFonts w:ascii="Calibri" w:hAnsi="Calibri" w:cs="Calibri"/>
            <w:sz w:val="20"/>
            <w:szCs w:val="20"/>
            <w:lang w:val="en-US"/>
            <w:rPrChange w:id="455" w:author="최광열" w:date="2024-01-11T17:19:00Z">
              <w:rPr>
                <w:lang w:val="en-US"/>
              </w:rPr>
            </w:rPrChange>
          </w:rPr>
          <w:t>Real Time Input Output(</w:t>
        </w:r>
        <w:r w:rsidRPr="00985D4C">
          <w:rPr>
            <w:rFonts w:ascii="Calibri" w:hAnsi="Calibri" w:cs="Calibri"/>
            <w:b/>
            <w:sz w:val="20"/>
            <w:szCs w:val="20"/>
            <w:lang w:val="en-US"/>
            <w:rPrChange w:id="456" w:author="최광열" w:date="2024-01-11T17:19:00Z">
              <w:rPr>
                <w:lang w:val="en-US"/>
              </w:rPr>
            </w:rPrChange>
          </w:rPr>
          <w:t>RTIO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57" w:author="최광열" w:date="2024-01-11T17:19:00Z">
              <w:rPr>
                <w:lang w:val="en-US"/>
              </w:rPr>
            </w:rPrChange>
          </w:rPr>
          <w:t>)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58" w:author="최광열" w:date="2024-01-11T17:19:00Z">
              <w:rPr>
                <w:rFonts w:hint="eastAsia"/>
                <w:lang w:val="en-US"/>
              </w:rPr>
            </w:rPrChange>
          </w:rPr>
          <w:t>는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59" w:author="최광열" w:date="2024-01-11T17:19:00Z">
              <w:rPr>
                <w:lang w:val="en-US"/>
              </w:rPr>
            </w:rPrChange>
          </w:rPr>
          <w:t xml:space="preserve"> 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60" w:author="최광열" w:date="2024-01-11T17:19:00Z">
              <w:rPr>
                <w:rFonts w:hint="eastAsia"/>
                <w:lang w:val="en-US"/>
              </w:rPr>
            </w:rPrChange>
          </w:rPr>
          <w:t>실시간으로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61" w:author="최광열" w:date="2024-01-11T17:19:00Z">
              <w:rPr>
                <w:lang w:val="en-US"/>
              </w:rPr>
            </w:rPrChange>
          </w:rPr>
          <w:t xml:space="preserve"> 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62" w:author="최광열" w:date="2024-01-11T17:19:00Z">
              <w:rPr>
                <w:rFonts w:hint="eastAsia"/>
                <w:lang w:val="en-US"/>
              </w:rPr>
            </w:rPrChange>
          </w:rPr>
          <w:t>정확한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63" w:author="최광열" w:date="2024-01-11T17:19:00Z">
              <w:rPr>
                <w:lang w:val="en-US"/>
              </w:rPr>
            </w:rPrChange>
          </w:rPr>
          <w:t xml:space="preserve"> </w:t>
        </w:r>
      </w:ins>
      <w:ins w:id="464" w:author="최광열" w:date="2024-01-11T17:19:00Z"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65" w:author="최광열" w:date="2024-01-11T17:19:00Z">
              <w:rPr>
                <w:rFonts w:hint="eastAsia"/>
                <w:lang w:val="en-US"/>
              </w:rPr>
            </w:rPrChange>
          </w:rPr>
          <w:t>타이밍에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내보내거나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받아들이는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것이다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481FD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66" w:author="최광열" w:date="2024-01-11T17:21:00Z"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예를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들어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간략화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된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/>
            <w:sz w:val="20"/>
            <w:szCs w:val="20"/>
            <w:lang w:val="en-US"/>
          </w:rPr>
          <w:t xml:space="preserve">RTIO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시스템은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아래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그림과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67" w:author="최광열" w:date="2024-01-11T17:23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/>
            <w:sz w:val="20"/>
            <w:szCs w:val="20"/>
            <w:lang w:val="en-US"/>
          </w:rPr>
          <w:t>RFSoC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시스템의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/>
            <w:sz w:val="20"/>
            <w:szCs w:val="20"/>
            <w:lang w:val="en-US"/>
          </w:rPr>
          <w:t>128bit</w:t>
        </w:r>
      </w:ins>
      <w:ins w:id="468" w:author="최광열" w:date="2024-01-11T17:24:00Z"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의</w:t>
        </w:r>
      </w:ins>
      <w:ins w:id="469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 xml:space="preserve"> First In First Out(</w:t>
        </w:r>
        <w:r w:rsidR="00C10243" w:rsidRPr="0001507C">
          <w:rPr>
            <w:rFonts w:ascii="Calibri" w:hAnsi="Calibri" w:cs="Calibri"/>
            <w:b/>
            <w:sz w:val="20"/>
            <w:szCs w:val="20"/>
            <w:lang w:val="en-US"/>
            <w:rPrChange w:id="470" w:author="최광열" w:date="2024-01-11T17:21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FIFO</w:t>
        </w:r>
        <w:r w:rsidR="00C10243">
          <w:rPr>
            <w:rFonts w:ascii="Calibri" w:hAnsi="Calibri" w:cs="Calibri"/>
            <w:sz w:val="20"/>
            <w:szCs w:val="20"/>
            <w:lang w:val="en-US"/>
          </w:rPr>
          <w:t xml:space="preserve">)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구조에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데이터들이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저장되어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데이터는</w:t>
        </w:r>
      </w:ins>
      <w:ins w:id="471" w:author="최광열" w:date="2024-01-11T17:22:00Z">
        <w:r w:rsidR="00BE0FCB">
          <w:rPr>
            <w:rFonts w:ascii="Calibri" w:hAnsi="Calibri" w:cs="Calibri"/>
            <w:sz w:val="20"/>
            <w:szCs w:val="20"/>
            <w:lang w:val="en-US"/>
          </w:rPr>
          <w:t xml:space="preserve"> instruction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>이라고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>칭</w:t>
        </w:r>
      </w:ins>
      <w:ins w:id="472" w:author="최광열" w:date="2024-01-11T17:24:00Z"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73" w:author="최광열" w:date="2024-01-11T17:22:00Z">
        <w:r w:rsidR="00BE0FC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나가는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정확한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시간인</w:t>
        </w:r>
      </w:ins>
      <w:ins w:id="474" w:author="최광열" w:date="2024-01-11T17:21:00Z"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75" w:author="최광열" w:date="2024-01-11T17:24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64bit </w:t>
        </w:r>
      </w:ins>
      <w:ins w:id="476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77" w:author="최광열" w:date="2024-01-11T17:22:00Z"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시간에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나가는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데이터인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78" w:author="최광열" w:date="2024-01-11T17:24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64bit </w:t>
        </w:r>
      </w:ins>
      <w:ins w:id="479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>data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구성된다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80" w:author="최광열" w:date="2024-01-11T17:26:00Z">
        <w:r w:rsidR="000B7E7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81" w:author="최광열" w:date="2024-01-11T17:25:00Z"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imer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매번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클락마다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1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씩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증가시키며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FIFO</w:t>
        </w:r>
      </w:ins>
      <w:ins w:id="482" w:author="최광열" w:date="2024-01-11T17:26:00Z"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top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해당하는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일치하는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output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내보내게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2E8EB510" w14:textId="6C3D7D07" w:rsidR="001274A8" w:rsidRDefault="00102EAF">
      <w:pPr>
        <w:widowControl w:val="0"/>
        <w:spacing w:line="240" w:lineRule="auto"/>
        <w:ind w:firstLine="195"/>
        <w:jc w:val="center"/>
        <w:rPr>
          <w:ins w:id="483" w:author="최광열" w:date="2024-01-11T17:16:00Z"/>
          <w:rFonts w:ascii="Calibri" w:hAnsi="Calibri" w:cs="Calibri"/>
          <w:sz w:val="20"/>
          <w:szCs w:val="20"/>
          <w:lang w:val="en-US"/>
        </w:rPr>
        <w:pPrChange w:id="484" w:author="최광열" w:date="2024-01-11T17:24:00Z">
          <w:pPr>
            <w:widowControl w:val="0"/>
            <w:spacing w:line="240" w:lineRule="auto"/>
            <w:ind w:firstLine="195"/>
          </w:pPr>
        </w:pPrChange>
      </w:pPr>
      <w:ins w:id="485" w:author="최광열" w:date="2024-01-11T17:20:00Z">
        <w:r>
          <w:rPr>
            <w:rFonts w:ascii="Calibri" w:hAnsi="Calibri" w:cs="Calibri"/>
            <w:noProof/>
            <w:sz w:val="20"/>
            <w:szCs w:val="20"/>
            <w:lang w:val="en-US"/>
          </w:rPr>
          <w:drawing>
            <wp:inline distT="0" distB="0" distL="0" distR="0" wp14:anchorId="1DEFFA85" wp14:editId="240EFD3F">
              <wp:extent cx="4133850" cy="2029094"/>
              <wp:effectExtent l="0" t="0" r="0" b="9525"/>
              <wp:docPr id="10" name="그림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9926" cy="2036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2D3592" w14:textId="77777777" w:rsidR="001274A8" w:rsidRDefault="001274A8" w:rsidP="00880AF0">
      <w:pPr>
        <w:widowControl w:val="0"/>
        <w:spacing w:line="240" w:lineRule="auto"/>
        <w:ind w:firstLine="195"/>
        <w:rPr>
          <w:ins w:id="486" w:author="최광열" w:date="2024-01-11T16:46:00Z"/>
          <w:rFonts w:ascii="Calibri" w:hAnsi="Calibri" w:cs="Calibri"/>
          <w:sz w:val="20"/>
          <w:szCs w:val="20"/>
          <w:lang w:val="en-US"/>
        </w:rPr>
      </w:pPr>
    </w:p>
    <w:p w14:paraId="12597461" w14:textId="225B6B13" w:rsidR="00880AF0" w:rsidRPr="00F51EBD" w:rsidRDefault="00880AF0" w:rsidP="00880AF0">
      <w:pPr>
        <w:pStyle w:val="2"/>
        <w:widowControl w:val="0"/>
        <w:spacing w:line="240" w:lineRule="auto"/>
        <w:jc w:val="both"/>
        <w:rPr>
          <w:ins w:id="487" w:author="최광열" w:date="2024-01-11T16:46:00Z"/>
          <w:sz w:val="26"/>
          <w:szCs w:val="26"/>
          <w:lang w:val="en-US"/>
        </w:rPr>
      </w:pPr>
      <w:bookmarkStart w:id="488" w:name="_Toc155991421"/>
      <w:ins w:id="489" w:author="최광열" w:date="2024-01-11T16:46:00Z">
        <w:r w:rsidRPr="00F51EBD">
          <w:rPr>
            <w:sz w:val="26"/>
            <w:szCs w:val="26"/>
            <w:lang w:val="en-US"/>
          </w:rPr>
          <w:t>1.</w:t>
        </w:r>
      </w:ins>
      <w:ins w:id="490" w:author="최광열" w:date="2024-01-11T17:16:00Z">
        <w:r w:rsidR="00794E27">
          <w:rPr>
            <w:sz w:val="26"/>
            <w:szCs w:val="26"/>
            <w:lang w:val="en-US"/>
          </w:rPr>
          <w:t>5</w:t>
        </w:r>
      </w:ins>
      <w:ins w:id="491" w:author="최광열" w:date="2024-01-11T16:46:00Z">
        <w:r>
          <w:rPr>
            <w:sz w:val="26"/>
            <w:szCs w:val="26"/>
            <w:lang w:val="en-US"/>
          </w:rPr>
          <w:t>.</w:t>
        </w:r>
        <w:r w:rsidR="00F1174B">
          <w:rPr>
            <w:rFonts w:hint="eastAsia"/>
            <w:sz w:val="26"/>
            <w:szCs w:val="26"/>
            <w:lang w:val="en-US"/>
          </w:rPr>
          <w:t>O</w:t>
        </w:r>
        <w:r w:rsidR="00F1174B">
          <w:rPr>
            <w:sz w:val="26"/>
            <w:szCs w:val="26"/>
            <w:lang w:val="en-US"/>
          </w:rPr>
          <w:t>vervie</w:t>
        </w:r>
      </w:ins>
      <w:ins w:id="492" w:author="최광열" w:date="2024-01-11T16:47:00Z">
        <w:r w:rsidR="00F1174B">
          <w:rPr>
            <w:sz w:val="26"/>
            <w:szCs w:val="26"/>
            <w:lang w:val="en-US"/>
          </w:rPr>
          <w:t>w of Current Architecture</w:t>
        </w:r>
      </w:ins>
      <w:bookmarkEnd w:id="488"/>
    </w:p>
    <w:p w14:paraId="55CC1C0E" w14:textId="4FEFFB4F" w:rsidR="00102FEC" w:rsidRDefault="00102FEC">
      <w:pPr>
        <w:widowControl w:val="0"/>
        <w:spacing w:line="240" w:lineRule="auto"/>
        <w:jc w:val="center"/>
        <w:rPr>
          <w:ins w:id="493" w:author="최광열" w:date="2024-01-11T16:49:00Z"/>
          <w:rFonts w:ascii="Calibri" w:hAnsi="Calibri" w:cs="Calibri"/>
          <w:sz w:val="20"/>
          <w:szCs w:val="20"/>
          <w:lang w:val="en-US"/>
        </w:rPr>
        <w:pPrChange w:id="494" w:author="최광열" w:date="2024-01-11T16:49:00Z">
          <w:pPr>
            <w:widowControl w:val="0"/>
            <w:spacing w:line="240" w:lineRule="auto"/>
            <w:jc w:val="both"/>
          </w:pPr>
        </w:pPrChange>
      </w:pPr>
      <w:ins w:id="495" w:author="최광열" w:date="2024-01-11T16:49:00Z">
        <w:r>
          <w:rPr>
            <w:noProof/>
          </w:rPr>
          <w:drawing>
            <wp:inline distT="0" distB="0" distL="0" distR="0" wp14:anchorId="4488E83B" wp14:editId="313045F4">
              <wp:extent cx="4419437" cy="2486025"/>
              <wp:effectExtent l="0" t="0" r="635" b="0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2383" cy="2487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C342ED" w14:textId="67DAC3A3" w:rsidR="00926114" w:rsidRDefault="00102FEC" w:rsidP="00276EFD">
      <w:pPr>
        <w:widowControl w:val="0"/>
        <w:spacing w:line="240" w:lineRule="auto"/>
        <w:ind w:firstLineChars="100" w:firstLine="200"/>
        <w:jc w:val="both"/>
        <w:rPr>
          <w:ins w:id="496" w:author="최광열" w:date="2024-01-11T16:55:00Z"/>
          <w:rFonts w:ascii="Calibri" w:hAnsi="Calibri" w:cs="Calibri"/>
          <w:sz w:val="20"/>
          <w:szCs w:val="20"/>
          <w:lang w:val="en-US"/>
        </w:rPr>
      </w:pPr>
      <w:ins w:id="497" w:author="최광열" w:date="2024-01-11T16:50:00Z">
        <w:r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RFSoC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간략한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다음과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98" w:author="최광열" w:date="2024-01-11T16:51:00Z"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현재는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99" w:author="최광열" w:date="2024-01-11T17:00:00Z">
        <w:r w:rsidR="003064C3">
          <w:rPr>
            <w:rFonts w:ascii="Calibri" w:hAnsi="Calibri" w:cs="Calibri"/>
            <w:sz w:val="20"/>
            <w:szCs w:val="20"/>
            <w:lang w:val="en-US"/>
          </w:rPr>
          <w:t>4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064C3">
          <w:rPr>
            <w:rFonts w:ascii="Calibri" w:hAnsi="Calibri" w:cs="Calibri"/>
            <w:sz w:val="20"/>
            <w:szCs w:val="20"/>
            <w:lang w:val="en-US"/>
          </w:rPr>
          <w:t xml:space="preserve">APU 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>중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00" w:author="최광열" w:date="2024-01-11T16:51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01" w:author="최광열" w:date="2024-01-11T17:00:00Z">
        <w:r w:rsidR="002F2CAC">
          <w:rPr>
            <w:rFonts w:ascii="Calibri" w:hAnsi="Calibri" w:cs="Calibri" w:hint="eastAsia"/>
            <w:sz w:val="20"/>
            <w:szCs w:val="20"/>
            <w:lang w:val="en-US"/>
          </w:rPr>
          <w:t>A</w:t>
        </w:r>
      </w:ins>
      <w:ins w:id="502" w:author="최광열" w:date="2024-01-11T16:51:00Z"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</w:ins>
      <w:ins w:id="503" w:author="최광열" w:date="2024-01-11T17:00:00Z">
        <w:r w:rsidR="002F2CAC">
          <w:rPr>
            <w:rFonts w:ascii="Calibri" w:hAnsi="Calibri" w:cs="Calibri" w:hint="eastAsia"/>
            <w:sz w:val="20"/>
            <w:szCs w:val="20"/>
            <w:lang w:val="en-US"/>
          </w:rPr>
          <w:t>만을</w:t>
        </w:r>
      </w:ins>
      <w:ins w:id="504" w:author="최광열" w:date="2024-01-11T16:51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구동하고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TCP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통신을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하고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PC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직접적인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command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05" w:author="최광열" w:date="2024-01-11T16:52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함수를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실행하거나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D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RAM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저장한다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두번째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D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RAM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저장되어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실행한다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Gen</w:t>
        </w:r>
      </w:ins>
      <w:ins w:id="506" w:author="최광열" w:date="2024-01-11T16:53:00Z">
        <w:r w:rsidR="00276EFD">
          <w:rPr>
            <w:rFonts w:ascii="Calibri" w:hAnsi="Calibri" w:cs="Calibri"/>
            <w:sz w:val="20"/>
            <w:szCs w:val="20"/>
            <w:lang w:val="en-US"/>
          </w:rPr>
          <w:t>eral Int</w:t>
        </w:r>
      </w:ins>
      <w:ins w:id="507" w:author="최광열" w:date="2024-01-11T17:04:00Z">
        <w:r w:rsidR="00F12D24">
          <w:rPr>
            <w:rFonts w:ascii="Calibri" w:hAnsi="Calibri" w:cs="Calibri"/>
            <w:sz w:val="20"/>
            <w:szCs w:val="20"/>
            <w:lang w:val="en-US"/>
          </w:rPr>
          <w:t>e</w:t>
        </w:r>
      </w:ins>
      <w:ins w:id="508" w:author="최광열" w:date="2024-01-11T16:53:00Z">
        <w:r w:rsidR="00276EFD">
          <w:rPr>
            <w:rFonts w:ascii="Calibri" w:hAnsi="Calibri" w:cs="Calibri"/>
            <w:sz w:val="20"/>
            <w:szCs w:val="20"/>
            <w:lang w:val="en-US"/>
          </w:rPr>
          <w:t>rrupt Controller(</w:t>
        </w:r>
        <w:r w:rsidR="00276EFD" w:rsidRPr="00276EFD">
          <w:rPr>
            <w:rFonts w:ascii="Calibri" w:hAnsi="Calibri" w:cs="Calibri"/>
            <w:b/>
            <w:sz w:val="20"/>
            <w:szCs w:val="20"/>
            <w:lang w:val="en-US"/>
            <w:rPrChange w:id="509" w:author="최광열" w:date="2024-01-11T16:5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GIC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)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연결된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신호들을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관리한다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510" w:author="최광열" w:date="2024-01-11T16:54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부분들을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Proce</w:t>
        </w:r>
      </w:ins>
      <w:ins w:id="511" w:author="최광열" w:date="2024-01-11T17:04:00Z">
        <w:r w:rsidR="00797A5B">
          <w:rPr>
            <w:rFonts w:ascii="Calibri" w:hAnsi="Calibri" w:cs="Calibri" w:hint="eastAsia"/>
            <w:sz w:val="20"/>
            <w:szCs w:val="20"/>
            <w:lang w:val="en-US"/>
          </w:rPr>
          <w:t>s</w:t>
        </w:r>
      </w:ins>
      <w:ins w:id="512" w:author="최광열" w:date="2024-01-11T16:54:00Z"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sing </w:t>
        </w:r>
      </w:ins>
      <w:ins w:id="513" w:author="최광열" w:date="2024-01-11T17:04:00Z">
        <w:r w:rsidR="00797A5B">
          <w:rPr>
            <w:rFonts w:ascii="Calibri" w:hAnsi="Calibri" w:cs="Calibri"/>
            <w:sz w:val="20"/>
            <w:szCs w:val="20"/>
            <w:lang w:val="en-US"/>
          </w:rPr>
          <w:t>System</w:t>
        </w:r>
      </w:ins>
      <w:ins w:id="514" w:author="최광열" w:date="2024-01-11T16:54:00Z">
        <w:r w:rsidR="00276EFD">
          <w:rPr>
            <w:rFonts w:ascii="Calibri" w:hAnsi="Calibri" w:cs="Calibri"/>
            <w:sz w:val="20"/>
            <w:szCs w:val="20"/>
            <w:lang w:val="en-US"/>
          </w:rPr>
          <w:t>(</w:t>
        </w:r>
        <w:r w:rsidR="00276EFD" w:rsidRPr="00276EFD">
          <w:rPr>
            <w:rFonts w:ascii="Calibri" w:hAnsi="Calibri" w:cs="Calibri"/>
            <w:b/>
            <w:sz w:val="20"/>
            <w:szCs w:val="20"/>
            <w:lang w:val="en-US"/>
            <w:rPrChange w:id="515" w:author="최광열" w:date="2024-01-11T16:5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PS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)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라고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칭한다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533165FC" w14:textId="77777777" w:rsidR="00926114" w:rsidRDefault="00926114" w:rsidP="00276EFD">
      <w:pPr>
        <w:widowControl w:val="0"/>
        <w:spacing w:line="240" w:lineRule="auto"/>
        <w:ind w:firstLineChars="100" w:firstLine="200"/>
        <w:jc w:val="both"/>
        <w:rPr>
          <w:ins w:id="516" w:author="최광열" w:date="2024-01-11T16:55:00Z"/>
          <w:rFonts w:ascii="Calibri" w:hAnsi="Calibri" w:cs="Calibri"/>
          <w:sz w:val="20"/>
          <w:szCs w:val="20"/>
          <w:lang w:val="en-US"/>
        </w:rPr>
      </w:pPr>
    </w:p>
    <w:p w14:paraId="5AFA98CE" w14:textId="283A1C94" w:rsidR="00276EFD" w:rsidRDefault="0044642E" w:rsidP="0044642E">
      <w:pPr>
        <w:widowControl w:val="0"/>
        <w:spacing w:line="240" w:lineRule="auto"/>
        <w:ind w:firstLineChars="100" w:firstLine="200"/>
        <w:jc w:val="both"/>
        <w:rPr>
          <w:ins w:id="517" w:author="최광열" w:date="2024-01-11T16:58:00Z"/>
          <w:rFonts w:ascii="Calibri" w:hAnsi="Calibri" w:cs="Calibri"/>
          <w:sz w:val="20"/>
          <w:szCs w:val="20"/>
          <w:lang w:val="en-US"/>
        </w:rPr>
      </w:pPr>
      <w:ins w:id="518" w:author="최광열" w:date="2024-01-11T16:56:00Z">
        <w:r>
          <w:rPr>
            <w:rFonts w:ascii="Calibri" w:hAnsi="Calibri" w:cs="Calibri" w:hint="eastAsia"/>
            <w:sz w:val="20"/>
            <w:szCs w:val="20"/>
            <w:lang w:val="en-US"/>
          </w:rPr>
          <w:t>반대로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Verilog Code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작동하는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19" w:author="최광열" w:date="2024-01-11T16:57:00Z">
        <w:r w:rsidR="00845208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C87697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520" w:author="최광열" w:date="2024-01-11T16:56:00Z">
        <w:r>
          <w:rPr>
            <w:rFonts w:ascii="Calibri" w:hAnsi="Calibri" w:cs="Calibri" w:hint="eastAsia"/>
            <w:sz w:val="20"/>
            <w:szCs w:val="20"/>
            <w:lang w:val="en-US"/>
          </w:rPr>
          <w:t>구역을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Programming Logic(</w:t>
        </w:r>
        <w:r w:rsidRPr="00897ABD">
          <w:rPr>
            <w:rFonts w:ascii="Calibri" w:hAnsi="Calibri" w:cs="Calibri"/>
            <w:b/>
            <w:sz w:val="20"/>
            <w:szCs w:val="20"/>
            <w:lang w:val="en-US"/>
          </w:rPr>
          <w:t>PL</w:t>
        </w:r>
        <w:r>
          <w:rPr>
            <w:rFonts w:ascii="Calibri" w:hAnsi="Calibri" w:cs="Calibri"/>
            <w:sz w:val="20"/>
            <w:szCs w:val="20"/>
            <w:lang w:val="en-US"/>
          </w:rPr>
          <w:t>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이라고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칭한다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</w:ins>
      <w:ins w:id="521" w:author="최광열" w:date="2024-01-11T16:58:00Z"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모든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real time input, output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내부의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맞추어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output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522" w:author="최광열" w:date="2024-01-11T16:55:00Z"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imeController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lastRenderedPageBreak/>
          <w:t>FPGA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클락마다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1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씩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23" w:author="최광열" w:date="2024-01-11T16:56:00Z"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증가시키고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CPU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명령어를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초기화하거나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,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시작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정지를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58672A76" w14:textId="08D4E2C3" w:rsidR="009754E9" w:rsidRDefault="009754E9" w:rsidP="0044642E">
      <w:pPr>
        <w:widowControl w:val="0"/>
        <w:spacing w:line="240" w:lineRule="auto"/>
        <w:ind w:firstLineChars="100" w:firstLine="200"/>
        <w:jc w:val="both"/>
        <w:rPr>
          <w:ins w:id="524" w:author="최광열" w:date="2024-01-11T16:58:00Z"/>
          <w:rFonts w:ascii="Calibri" w:hAnsi="Calibri" w:cs="Calibri"/>
          <w:sz w:val="20"/>
          <w:szCs w:val="20"/>
          <w:lang w:val="en-US"/>
        </w:rPr>
      </w:pPr>
    </w:p>
    <w:p w14:paraId="6A0C09E9" w14:textId="08351F82" w:rsidR="009754E9" w:rsidRDefault="00D60EDC" w:rsidP="0044642E">
      <w:pPr>
        <w:widowControl w:val="0"/>
        <w:spacing w:line="240" w:lineRule="auto"/>
        <w:ind w:firstLineChars="100" w:firstLine="200"/>
        <w:jc w:val="both"/>
        <w:rPr>
          <w:ins w:id="525" w:author="최광열" w:date="2024-01-11T17:04:00Z"/>
          <w:rFonts w:ascii="Calibri" w:hAnsi="Calibri" w:cs="Calibri"/>
          <w:sz w:val="20"/>
          <w:szCs w:val="20"/>
          <w:lang w:val="en-US"/>
        </w:rPr>
      </w:pPr>
      <w:ins w:id="526" w:author="최광열" w:date="2024-01-11T17:01:00Z">
        <w:r>
          <w:rPr>
            <w:rFonts w:ascii="Calibri" w:hAnsi="Calibri" w:cs="Calibri"/>
            <w:sz w:val="20"/>
            <w:szCs w:val="20"/>
            <w:lang w:val="en-US"/>
          </w:rPr>
          <w:t>FIFO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AXI bus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입력받을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Xilinx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fifo_generator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총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128bit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64bit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timestamp, </w:t>
        </w:r>
      </w:ins>
      <w:ins w:id="527" w:author="최광열" w:date="2024-01-11T17:02:00Z">
        <w:r>
          <w:rPr>
            <w:rFonts w:ascii="Calibri" w:hAnsi="Calibri" w:cs="Calibri"/>
            <w:sz w:val="20"/>
            <w:szCs w:val="20"/>
            <w:lang w:val="en-US"/>
          </w:rPr>
          <w:t>64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b</w:t>
        </w:r>
        <w:r>
          <w:rPr>
            <w:rFonts w:ascii="Calibri" w:hAnsi="Calibri" w:cs="Calibri"/>
            <w:sz w:val="20"/>
            <w:szCs w:val="20"/>
            <w:lang w:val="en-US"/>
          </w:rPr>
          <w:t>it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data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0C4712">
          <w:rPr>
            <w:rFonts w:ascii="Calibri" w:hAnsi="Calibri" w:cs="Calibri"/>
            <w:sz w:val="20"/>
            <w:szCs w:val="20"/>
            <w:lang w:val="en-US"/>
          </w:rPr>
          <w:t xml:space="preserve">Digital </w:t>
        </w:r>
      </w:ins>
      <w:ins w:id="528" w:author="최광열" w:date="2024-01-11T17:03:00Z">
        <w:r w:rsidR="000C4712">
          <w:rPr>
            <w:rFonts w:ascii="Calibri" w:hAnsi="Calibri" w:cs="Calibri"/>
            <w:sz w:val="20"/>
            <w:szCs w:val="20"/>
            <w:lang w:val="en-US"/>
          </w:rPr>
          <w:t>Analog Convertor(</w:t>
        </w:r>
      </w:ins>
      <w:ins w:id="529" w:author="최광열" w:date="2024-01-11T16:59:00Z">
        <w:r w:rsidR="009754E9" w:rsidRPr="000C4712">
          <w:rPr>
            <w:rFonts w:ascii="Calibri" w:hAnsi="Calibri" w:cs="Calibri"/>
            <w:b/>
            <w:sz w:val="20"/>
            <w:szCs w:val="20"/>
            <w:lang w:val="en-US"/>
            <w:rPrChange w:id="530" w:author="최광열" w:date="2024-01-11T17:0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DAC</w:t>
        </w:r>
      </w:ins>
      <w:ins w:id="531" w:author="최광열" w:date="2024-01-11T17:03:00Z">
        <w:r w:rsidR="000C4712">
          <w:rPr>
            <w:rFonts w:ascii="Calibri" w:hAnsi="Calibri" w:cs="Calibri"/>
            <w:sz w:val="20"/>
            <w:szCs w:val="20"/>
            <w:lang w:val="en-US"/>
          </w:rPr>
          <w:t>)</w:t>
        </w:r>
      </w:ins>
      <w:ins w:id="532" w:author="최광열" w:date="2024-01-11T16:59:00Z">
        <w:r w:rsidR="009754E9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9754E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/>
            <w:sz w:val="20"/>
            <w:szCs w:val="20"/>
            <w:lang w:val="en-US"/>
          </w:rPr>
          <w:t>RFSoC FPGA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칩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내부에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내장된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회로에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2616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533" w:author="최광열" w:date="2024-01-11T17:00:00Z">
        <w:r w:rsidR="00262AB5">
          <w:rPr>
            <w:rFonts w:ascii="Calibri" w:hAnsi="Calibri" w:cs="Calibri"/>
            <w:sz w:val="20"/>
            <w:szCs w:val="20"/>
            <w:lang w:val="en-US"/>
          </w:rPr>
          <w:t>Direct Digital Synthesizer(</w:t>
        </w:r>
      </w:ins>
      <w:ins w:id="534" w:author="최광열" w:date="2024-01-11T16:59:00Z">
        <w:r w:rsidR="00744E9F" w:rsidRPr="00262AB5">
          <w:rPr>
            <w:rFonts w:ascii="Calibri" w:hAnsi="Calibri" w:cs="Calibri"/>
            <w:b/>
            <w:sz w:val="20"/>
            <w:szCs w:val="20"/>
            <w:lang w:val="en-US"/>
            <w:rPrChange w:id="535" w:author="최광열" w:date="2024-01-11T17:00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DDS</w:t>
        </w:r>
      </w:ins>
      <w:ins w:id="536" w:author="최광열" w:date="2024-01-11T17:00:00Z">
        <w:r w:rsidR="00262AB5">
          <w:rPr>
            <w:rFonts w:ascii="Calibri" w:hAnsi="Calibri" w:cs="Calibri"/>
            <w:sz w:val="20"/>
            <w:szCs w:val="20"/>
            <w:lang w:val="en-US"/>
          </w:rPr>
          <w:t>)</w:t>
        </w:r>
      </w:ins>
      <w:ins w:id="537" w:author="최광열" w:date="2024-01-11T16:59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Verilog code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코드이며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FIFO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받은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in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truction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기반하여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38" w:author="최광열" w:date="2024-01-11T17:00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디지털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sin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파를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만들게</w:t>
        </w:r>
      </w:ins>
      <w:ins w:id="539" w:author="최광열" w:date="2024-01-11T17:01:00Z">
        <w:r w:rsidR="00230712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40" w:author="최광열" w:date="2024-01-11T17:00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7906863B" w14:textId="0A5874A1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ins w:id="541" w:author="최광열" w:date="2024-01-11T17:04:00Z"/>
          <w:rFonts w:ascii="Calibri" w:hAnsi="Calibri" w:cs="Calibri"/>
          <w:sz w:val="20"/>
          <w:szCs w:val="20"/>
          <w:lang w:val="en-US"/>
        </w:rPr>
      </w:pPr>
    </w:p>
    <w:p w14:paraId="7E7F0D3D" w14:textId="0B02458D" w:rsidR="00FF2FD7" w:rsidRDefault="00FF2FD7">
      <w:pPr>
        <w:widowControl w:val="0"/>
        <w:spacing w:line="240" w:lineRule="auto"/>
        <w:ind w:firstLineChars="100" w:firstLine="200"/>
        <w:jc w:val="both"/>
        <w:rPr>
          <w:ins w:id="542" w:author="최광열" w:date="2024-01-11T16:53:00Z"/>
          <w:rFonts w:ascii="Calibri" w:hAnsi="Calibri" w:cs="Calibri"/>
          <w:sz w:val="20"/>
          <w:szCs w:val="20"/>
          <w:lang w:val="en-US"/>
        </w:rPr>
        <w:pPrChange w:id="543" w:author="최광열" w:date="2024-01-11T16:56:00Z">
          <w:pPr>
            <w:widowControl w:val="0"/>
            <w:spacing w:line="240" w:lineRule="auto"/>
            <w:jc w:val="both"/>
          </w:pPr>
        </w:pPrChange>
      </w:pPr>
      <w:ins w:id="544" w:author="최광열" w:date="2024-01-11T17:04:00Z"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TL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디지털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output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모듈이며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45" w:author="최광열" w:date="2024-01-11T17:05:00Z">
        <w:r>
          <w:rPr>
            <w:rFonts w:ascii="Calibri" w:hAnsi="Calibri" w:cs="Calibri"/>
            <w:sz w:val="20"/>
            <w:szCs w:val="20"/>
            <w:lang w:val="en-US"/>
          </w:rPr>
          <w:t>8ns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resolution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TTL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1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n</w:t>
        </w:r>
        <w:r>
          <w:rPr>
            <w:rFonts w:ascii="Calibri" w:hAnsi="Calibri" w:cs="Calibri"/>
            <w:sz w:val="20"/>
            <w:szCs w:val="20"/>
            <w:lang w:val="en-US"/>
          </w:rPr>
          <w:t>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resolution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TTLx8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모듈에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/>
            <w:sz w:val="20"/>
            <w:szCs w:val="20"/>
            <w:lang w:val="en-US"/>
          </w:rPr>
          <w:t>8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개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핀들이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존재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하며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각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모듈에서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동일한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시간을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내보낼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46" w:author="최광열" w:date="2024-01-11T17:12:00Z"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신호는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무시되므로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주의해야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54400141" w14:textId="77777777" w:rsidR="00276EFD" w:rsidRPr="00744E9F" w:rsidRDefault="00276EFD">
      <w:pPr>
        <w:widowControl w:val="0"/>
        <w:spacing w:line="240" w:lineRule="auto"/>
        <w:jc w:val="both"/>
        <w:rPr>
          <w:ins w:id="547" w:author="최광열" w:date="2024-01-11T16:53:00Z"/>
          <w:rFonts w:ascii="Calibri" w:hAnsi="Calibri" w:cs="Calibri"/>
          <w:sz w:val="20"/>
          <w:szCs w:val="20"/>
          <w:lang w:val="en-US"/>
        </w:rPr>
      </w:pPr>
    </w:p>
    <w:p w14:paraId="3CC5372D" w14:textId="367D0370" w:rsidR="00276EFD" w:rsidRDefault="00276EFD">
      <w:pPr>
        <w:widowControl w:val="0"/>
        <w:spacing w:line="240" w:lineRule="auto"/>
        <w:ind w:firstLineChars="100" w:firstLine="200"/>
        <w:jc w:val="both"/>
        <w:rPr>
          <w:ins w:id="548" w:author="최광열" w:date="2024-01-11T16:50:00Z"/>
          <w:rFonts w:ascii="Calibri" w:hAnsi="Calibri" w:cs="Calibri"/>
          <w:sz w:val="20"/>
          <w:szCs w:val="20"/>
          <w:lang w:val="en-US"/>
        </w:rPr>
        <w:pPrChange w:id="549" w:author="최광열" w:date="2024-01-11T16:53:00Z">
          <w:pPr>
            <w:widowControl w:val="0"/>
            <w:spacing w:line="240" w:lineRule="auto"/>
            <w:jc w:val="both"/>
          </w:pPr>
        </w:pPrChange>
      </w:pPr>
      <w:ins w:id="550" w:author="최광열" w:date="2024-01-11T16:50:00Z">
        <w:r>
          <w:rPr>
            <w:rFonts w:ascii="Calibri" w:hAnsi="Calibri" w:cs="Calibri" w:hint="eastAsia"/>
            <w:sz w:val="20"/>
            <w:szCs w:val="20"/>
            <w:lang w:val="en-US"/>
          </w:rPr>
          <w:t>작동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과정은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1A8DBB05" w14:textId="0FDB8817" w:rsidR="00B92AB6" w:rsidRPr="00276EFD" w:rsidRDefault="00276EFD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51" w:author="최광열" w:date="2024-01-11T16:51:00Z"/>
          <w:rFonts w:ascii="Calibri" w:hAnsi="Calibri" w:cs="Calibri"/>
          <w:sz w:val="20"/>
          <w:szCs w:val="20"/>
          <w:lang w:val="en-US"/>
          <w:rPrChange w:id="552" w:author="최광열" w:date="2024-01-11T16:51:00Z">
            <w:rPr>
              <w:ins w:id="553" w:author="최광열" w:date="2024-01-11T16:51:00Z"/>
              <w:lang w:val="en-US"/>
            </w:rPr>
          </w:rPrChange>
        </w:rPr>
        <w:pPrChange w:id="554" w:author="최광열" w:date="2024-01-11T16:51:00Z">
          <w:pPr>
            <w:widowControl w:val="0"/>
            <w:spacing w:line="240" w:lineRule="auto"/>
            <w:jc w:val="both"/>
          </w:pPr>
        </w:pPrChange>
      </w:pPr>
      <w:ins w:id="555" w:author="최광열" w:date="2024-01-11T16:50:00Z">
        <w:r w:rsidRPr="00276EFD">
          <w:rPr>
            <w:rFonts w:ascii="Calibri" w:hAnsi="Calibri" w:cs="Calibri"/>
            <w:sz w:val="20"/>
            <w:szCs w:val="20"/>
            <w:lang w:val="en-US"/>
            <w:rPrChange w:id="556" w:author="최광열" w:date="2024-01-11T16:51:00Z">
              <w:rPr>
                <w:lang w:val="en-US"/>
              </w:rPr>
            </w:rPrChange>
          </w:rPr>
          <w:t>PC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57" w:author="최광열" w:date="2024-01-11T16:51:00Z">
              <w:rPr>
                <w:rFonts w:hint="eastAsia"/>
                <w:lang w:val="en-US"/>
              </w:rPr>
            </w:rPrChange>
          </w:rPr>
          <w:t>로부터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58" w:author="최광열" w:date="2024-01-11T16:51:00Z">
              <w:rPr>
                <w:lang w:val="en-US"/>
              </w:rPr>
            </w:rPrChange>
          </w:rPr>
          <w:t xml:space="preserve"> TCP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59" w:author="최광열" w:date="2024-01-11T16:51:00Z">
              <w:rPr>
                <w:rFonts w:hint="eastAsia"/>
                <w:lang w:val="en-US"/>
              </w:rPr>
            </w:rPrChange>
          </w:rPr>
          <w:t>를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60" w:author="최광열" w:date="2024-01-11T16:51:00Z">
              <w:rPr>
                <w:lang w:val="en-US"/>
              </w:rPr>
            </w:rPrChange>
          </w:rPr>
          <w:t xml:space="preserve"> </w:t>
        </w:r>
      </w:ins>
      <w:ins w:id="561" w:author="최광열" w:date="2024-01-11T17:13:00Z">
        <w:r w:rsidR="00D221F0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1F0">
          <w:rPr>
            <w:rFonts w:ascii="Calibri" w:hAnsi="Calibri" w:cs="Calibri"/>
            <w:sz w:val="20"/>
            <w:szCs w:val="20"/>
            <w:lang w:val="en-US"/>
          </w:rPr>
          <w:t>RFSoC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62" w:author="최광열" w:date="2024-01-11T16:50:00Z">
        <w:r w:rsidRPr="00276EFD">
          <w:rPr>
            <w:rFonts w:ascii="Calibri" w:hAnsi="Calibri" w:cs="Calibri"/>
            <w:sz w:val="20"/>
            <w:szCs w:val="20"/>
            <w:lang w:val="en-US"/>
            <w:rPrChange w:id="563" w:author="최광열" w:date="2024-01-11T16:51:00Z">
              <w:rPr>
                <w:lang w:val="en-US"/>
              </w:rPr>
            </w:rPrChange>
          </w:rPr>
          <w:t>DRA</w:t>
        </w:r>
      </w:ins>
      <w:ins w:id="564" w:author="최광열" w:date="2024-01-11T16:51:00Z">
        <w:r w:rsidRPr="00276EFD">
          <w:rPr>
            <w:rFonts w:ascii="Calibri" w:hAnsi="Calibri" w:cs="Calibri"/>
            <w:sz w:val="20"/>
            <w:szCs w:val="20"/>
            <w:lang w:val="en-US"/>
            <w:rPrChange w:id="565" w:author="최광열" w:date="2024-01-11T16:51:00Z">
              <w:rPr>
                <w:lang w:val="en-US"/>
              </w:rPr>
            </w:rPrChange>
          </w:rPr>
          <w:t>M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66" w:author="최광열" w:date="2024-01-11T16:51:00Z">
              <w:rPr>
                <w:rFonts w:hint="eastAsia"/>
                <w:lang w:val="en-US"/>
              </w:rPr>
            </w:rPrChange>
          </w:rPr>
          <w:t>에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67" w:author="최광열" w:date="2024-01-11T16:51:00Z">
              <w:rPr>
                <w:lang w:val="en-US"/>
              </w:rPr>
            </w:rPrChange>
          </w:rPr>
          <w:t xml:space="preserve"> ELF 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68" w:author="최광열" w:date="2024-01-11T16:51:00Z">
              <w:rPr>
                <w:rFonts w:hint="eastAsia"/>
                <w:lang w:val="en-US"/>
              </w:rPr>
            </w:rPrChange>
          </w:rPr>
          <w:t>파일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69" w:author="최광열" w:date="2024-01-11T16:51:00Z">
              <w:rPr>
                <w:lang w:val="en-US"/>
              </w:rPr>
            </w:rPrChange>
          </w:rPr>
          <w:t xml:space="preserve"> 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70" w:author="최광열" w:date="2024-01-11T16:51:00Z">
              <w:rPr>
                <w:rFonts w:hint="eastAsia"/>
                <w:lang w:val="en-US"/>
              </w:rPr>
            </w:rPrChange>
          </w:rPr>
          <w:t>저장</w:t>
        </w:r>
      </w:ins>
    </w:p>
    <w:p w14:paraId="3512117F" w14:textId="6062A7FE" w:rsidR="00276EFD" w:rsidRPr="00D221F0" w:rsidRDefault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71" w:author="최광열" w:date="2024-01-11T17:13:00Z"/>
          <w:rFonts w:ascii="Calibri" w:hAnsi="Calibri" w:cs="Calibri"/>
          <w:sz w:val="20"/>
          <w:szCs w:val="20"/>
          <w:lang w:val="en-US"/>
        </w:rPr>
      </w:pPr>
      <w:ins w:id="572" w:author="최광열" w:date="2024-01-11T17:13:00Z">
        <w:r w:rsidRPr="00D221F0">
          <w:rPr>
            <w:rFonts w:ascii="Calibri" w:hAnsi="Calibri" w:cs="Calibri" w:hint="eastAsia"/>
            <w:sz w:val="20"/>
            <w:szCs w:val="20"/>
            <w:lang w:val="en-US"/>
          </w:rPr>
          <w:t>코드</w:t>
        </w:r>
        <w:r w:rsidRPr="00D221F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</w:rPr>
          <w:t>저장</w:t>
        </w:r>
        <w:r w:rsidRPr="00D221F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 w:rsidRPr="00D221F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573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74" w:author="최광열" w:date="2024-01-11T17:13:00Z">
        <w:r w:rsidRPr="00D221F0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Pr="00D221F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</w:rPr>
          <w:t>신호</w:t>
        </w:r>
      </w:ins>
      <w:ins w:id="575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</w:ins>
    </w:p>
    <w:p w14:paraId="0E1B2230" w14:textId="49977886" w:rsidR="00D221F0" w:rsidRDefault="00D221F0" w:rsidP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76" w:author="최광열" w:date="2024-01-11T17:14:00Z"/>
          <w:rFonts w:ascii="Calibri" w:hAnsi="Calibri" w:cs="Calibri"/>
          <w:sz w:val="20"/>
          <w:szCs w:val="20"/>
          <w:lang w:val="en-US"/>
        </w:rPr>
      </w:pPr>
      <w:ins w:id="577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인터럽트를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받은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</w:t>
        </w:r>
      </w:ins>
    </w:p>
    <w:p w14:paraId="1B60A4C2" w14:textId="59B99723" w:rsidR="00D221F0" w:rsidRPr="00276EFD" w:rsidRDefault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78" w:author="최광열" w:date="2023-10-27T15:47:00Z"/>
          <w:rFonts w:ascii="Calibri" w:hAnsi="Calibri" w:cs="Calibri"/>
          <w:sz w:val="20"/>
          <w:szCs w:val="20"/>
          <w:lang w:val="en-US"/>
          <w:rPrChange w:id="579" w:author="최광열" w:date="2024-01-11T16:51:00Z">
            <w:rPr>
              <w:ins w:id="580" w:author="최광열" w:date="2023-10-27T15:47:00Z"/>
              <w:lang w:val="en-US"/>
            </w:rPr>
          </w:rPrChange>
        </w:rPr>
        <w:pPrChange w:id="581" w:author="최광열" w:date="2024-01-11T16:51:00Z">
          <w:pPr>
            <w:widowControl w:val="0"/>
            <w:spacing w:line="240" w:lineRule="auto"/>
            <w:ind w:firstLine="195"/>
            <w:jc w:val="both"/>
          </w:pPr>
        </w:pPrChange>
      </w:pPr>
      <w:ins w:id="582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module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instruction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</w:ins>
    </w:p>
    <w:p w14:paraId="7461D18B" w14:textId="526C521A" w:rsidR="001F0582" w:rsidRPr="00F51EBD" w:rsidRDefault="00515864" w:rsidP="001F0582">
      <w:pPr>
        <w:pStyle w:val="1"/>
        <w:rPr>
          <w:ins w:id="583" w:author="최광열" w:date="2023-10-28T15:21:00Z"/>
          <w:sz w:val="28"/>
          <w:szCs w:val="28"/>
          <w:lang w:val="en-US"/>
        </w:rPr>
      </w:pPr>
      <w:bookmarkStart w:id="584" w:name="_Toc155991422"/>
      <w:ins w:id="585" w:author="최광열" w:date="2023-10-27T15:47:00Z">
        <w:r>
          <w:rPr>
            <w:sz w:val="28"/>
            <w:szCs w:val="28"/>
            <w:lang w:val="en-US"/>
          </w:rPr>
          <w:t>2</w:t>
        </w:r>
        <w:r w:rsidR="008028FE">
          <w:rPr>
            <w:rFonts w:hint="eastAsia"/>
            <w:sz w:val="28"/>
            <w:szCs w:val="28"/>
            <w:lang w:val="en-US"/>
          </w:rPr>
          <w:t xml:space="preserve">. </w:t>
        </w:r>
        <w:r>
          <w:rPr>
            <w:rFonts w:hint="eastAsia"/>
            <w:sz w:val="28"/>
            <w:szCs w:val="28"/>
            <w:lang w:val="en-US"/>
          </w:rPr>
          <w:t>P</w:t>
        </w:r>
      </w:ins>
      <w:ins w:id="586" w:author="최광열" w:date="2023-10-27T15:48:00Z">
        <w:r>
          <w:rPr>
            <w:sz w:val="28"/>
            <w:szCs w:val="28"/>
            <w:lang w:val="en-US"/>
          </w:rPr>
          <w:t>L Side Architecture</w:t>
        </w:r>
      </w:ins>
      <w:bookmarkEnd w:id="584"/>
    </w:p>
    <w:p w14:paraId="6DC6E71F" w14:textId="152CB72A" w:rsidR="00CA48BD" w:rsidRDefault="001F0582">
      <w:pPr>
        <w:pStyle w:val="2"/>
        <w:widowControl w:val="0"/>
        <w:spacing w:line="240" w:lineRule="auto"/>
        <w:jc w:val="both"/>
        <w:rPr>
          <w:ins w:id="587" w:author="최광열" w:date="2024-01-12T19:31:00Z"/>
          <w:sz w:val="26"/>
          <w:szCs w:val="26"/>
          <w:lang w:val="en-US"/>
        </w:rPr>
      </w:pPr>
      <w:ins w:id="588" w:author="최광열" w:date="2023-10-28T15:21:00Z">
        <w:r w:rsidRPr="00F51EBD">
          <w:rPr>
            <w:sz w:val="26"/>
            <w:szCs w:val="26"/>
            <w:lang w:val="en-US"/>
          </w:rPr>
          <w:t xml:space="preserve"> </w:t>
        </w:r>
        <w:bookmarkStart w:id="589" w:name="_Toc155991423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  <w:r w:rsidR="00B3027B">
          <w:rPr>
            <w:rFonts w:hint="eastAsia"/>
            <w:sz w:val="26"/>
            <w:szCs w:val="26"/>
            <w:lang w:val="en-US"/>
          </w:rPr>
          <w:t>1.</w:t>
        </w:r>
      </w:ins>
      <w:ins w:id="590" w:author="최광열" w:date="2024-01-12T19:28:00Z">
        <w:r w:rsidR="00CA48BD">
          <w:rPr>
            <w:rFonts w:hint="eastAsia"/>
            <w:sz w:val="26"/>
            <w:szCs w:val="26"/>
            <w:lang w:val="en-US"/>
          </w:rPr>
          <w:t>DAC</w:t>
        </w:r>
      </w:ins>
      <w:bookmarkEnd w:id="589"/>
    </w:p>
    <w:p w14:paraId="2B0EBA3B" w14:textId="4A2BDBAE" w:rsidR="008B0903" w:rsidRPr="00BF432F" w:rsidRDefault="008B0903" w:rsidP="00F02217">
      <w:pPr>
        <w:ind w:firstLineChars="100" w:firstLine="200"/>
        <w:rPr>
          <w:ins w:id="591" w:author="최광열" w:date="2024-01-12T20:01:00Z"/>
          <w:rFonts w:ascii="Calibri" w:hAnsi="Calibri" w:cs="Calibri" w:hint="eastAsia"/>
          <w:sz w:val="20"/>
          <w:szCs w:val="20"/>
          <w:lang w:val="en-US"/>
          <w:rPrChange w:id="592" w:author="최광열" w:date="2024-01-12T20:30:00Z">
            <w:rPr>
              <w:ins w:id="593" w:author="최광열" w:date="2024-01-12T20:01:00Z"/>
              <w:rFonts w:hint="eastAsia"/>
              <w:lang w:val="en-US"/>
            </w:rPr>
          </w:rPrChange>
        </w:rPr>
      </w:pPr>
      <w:ins w:id="594" w:author="최광열" w:date="2024-01-12T19:31:00Z">
        <w:r w:rsidRPr="00BF432F">
          <w:rPr>
            <w:rFonts w:ascii="Calibri" w:hAnsi="Calibri" w:cs="Calibri" w:hint="eastAsia"/>
            <w:sz w:val="20"/>
            <w:szCs w:val="20"/>
            <w:lang w:val="en-US"/>
            <w:rPrChange w:id="595" w:author="최광열" w:date="2024-01-12T20:30:00Z">
              <w:rPr>
                <w:rFonts w:hint="eastAsia"/>
                <w:lang w:val="en-US"/>
              </w:rPr>
            </w:rPrChange>
          </w:rPr>
          <w:t>RFSoC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596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597" w:author="최광열" w:date="2024-01-12T20:30:00Z">
              <w:rPr>
                <w:rFonts w:hint="eastAsia"/>
                <w:lang w:val="en-US"/>
              </w:rPr>
            </w:rPrChange>
          </w:rPr>
          <w:t xml:space="preserve"> DAC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598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59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0" w:author="최광열" w:date="2024-01-12T20:30:00Z">
              <w:rPr>
                <w:rFonts w:hint="eastAsia"/>
                <w:lang w:val="en-US"/>
              </w:rPr>
            </w:rPrChange>
          </w:rPr>
          <w:t>대부분의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1" w:author="최광열" w:date="2024-01-12T20:30:00Z">
              <w:rPr>
                <w:rFonts w:hint="eastAsia"/>
                <w:lang w:val="en-US"/>
              </w:rPr>
            </w:rPrChange>
          </w:rPr>
          <w:t xml:space="preserve"> DAC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2" w:author="최광열" w:date="2024-01-12T20:30:00Z">
              <w:rPr>
                <w:rFonts w:hint="eastAsia"/>
                <w:lang w:val="en-US"/>
              </w:rPr>
            </w:rPrChange>
          </w:rPr>
          <w:t>에서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4" w:author="최광열" w:date="2024-01-12T20:30:00Z">
              <w:rPr>
                <w:rFonts w:hint="eastAsia"/>
                <w:lang w:val="en-US"/>
              </w:rPr>
            </w:rPrChange>
          </w:rPr>
          <w:t>사용하는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5" w:author="최광열" w:date="2024-01-12T20:30:00Z">
              <w:rPr>
                <w:rFonts w:hint="eastAsia"/>
                <w:lang w:val="en-US"/>
              </w:rPr>
            </w:rPrChange>
          </w:rPr>
          <w:t xml:space="preserve"> current steering 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6" w:author="최광열" w:date="2024-01-12T20:30:00Z">
              <w:rPr>
                <w:rFonts w:hint="eastAsia"/>
                <w:lang w:val="en-US"/>
              </w:rPr>
            </w:rPrChange>
          </w:rPr>
          <w:t>방식의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7" w:author="최광열" w:date="2024-01-12T20:30:00Z">
              <w:rPr>
                <w:rFonts w:hint="eastAsia"/>
                <w:lang w:val="en-US"/>
              </w:rPr>
            </w:rPrChange>
          </w:rPr>
          <w:t xml:space="preserve"> DAC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8" w:author="최광열" w:date="2024-01-12T20:30:00Z">
              <w:rPr>
                <w:rFonts w:hint="eastAsia"/>
                <w:lang w:val="en-US"/>
              </w:rPr>
            </w:rPrChange>
          </w:rPr>
          <w:t>를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0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10" w:author="최광열" w:date="2024-01-12T20:30:00Z">
              <w:rPr>
                <w:rFonts w:hint="eastAsia"/>
                <w:lang w:val="en-US"/>
              </w:rPr>
            </w:rPrChange>
          </w:rPr>
          <w:t>사용한다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11" w:author="최광열" w:date="2024-01-12T20:30:00Z">
              <w:rPr>
                <w:rFonts w:hint="eastAsia"/>
                <w:lang w:val="en-US"/>
              </w:rPr>
            </w:rPrChange>
          </w:rPr>
          <w:t>.</w:t>
        </w:r>
      </w:ins>
      <w:ins w:id="612" w:author="최광열" w:date="2024-01-12T19:32:00Z">
        <w:r w:rsidRPr="00BF432F">
          <w:rPr>
            <w:rFonts w:ascii="Calibri" w:hAnsi="Calibri" w:cs="Calibri"/>
            <w:sz w:val="20"/>
            <w:szCs w:val="20"/>
            <w:rPrChange w:id="613" w:author="최광열" w:date="2024-01-12T20:30:00Z">
              <w:rPr>
                <w:rStyle w:val="ab"/>
                <w:lang w:val="en-US"/>
              </w:rPr>
            </w:rPrChange>
          </w:rPr>
          <w:footnoteReference w:id="7"/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62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625" w:author="최광열" w:date="2024-01-12T19:33:00Z"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26" w:author="최광열" w:date="2024-01-12T20:30:00Z">
              <w:rPr>
                <w:rFonts w:hint="eastAsia"/>
                <w:lang w:val="en-US"/>
              </w:rPr>
            </w:rPrChange>
          </w:rPr>
          <w:t>Current steering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27" w:author="최광열" w:date="2024-01-12T20:30:00Z">
              <w:rPr>
                <w:rFonts w:hint="eastAsia"/>
                <w:lang w:val="en-US"/>
              </w:rPr>
            </w:rPrChange>
          </w:rPr>
          <w:t>이란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2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29" w:author="최광열" w:date="2024-01-12T20:30:00Z">
              <w:rPr>
                <w:rFonts w:hint="eastAsia"/>
                <w:lang w:val="en-US"/>
              </w:rPr>
            </w:rPrChange>
          </w:rPr>
          <w:t>아래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0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1" w:author="최광열" w:date="2024-01-12T20:30:00Z">
              <w:rPr>
                <w:rFonts w:hint="eastAsia"/>
                <w:lang w:val="en-US"/>
              </w:rPr>
            </w:rPrChange>
          </w:rPr>
          <w:t>그림과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3" w:author="최광열" w:date="2024-01-12T20:30:00Z">
              <w:rPr>
                <w:rFonts w:hint="eastAsia"/>
                <w:lang w:val="en-US"/>
              </w:rPr>
            </w:rPrChange>
          </w:rPr>
          <w:t>같이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5" w:author="최광열" w:date="2024-01-12T20:30:00Z">
              <w:rPr>
                <w:rFonts w:hint="eastAsia"/>
                <w:lang w:val="en-US"/>
              </w:rPr>
            </w:rPrChange>
          </w:rPr>
          <w:t>하나의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6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7" w:author="최광열" w:date="2024-01-12T20:30:00Z">
              <w:rPr>
                <w:rFonts w:hint="eastAsia"/>
                <w:lang w:val="en-US"/>
              </w:rPr>
            </w:rPrChange>
          </w:rPr>
          <w:t>전류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8" w:author="최광열" w:date="2024-01-12T20:30:00Z">
              <w:rPr>
                <w:rFonts w:hint="eastAsia"/>
                <w:lang w:val="en-US"/>
              </w:rPr>
            </w:rPrChange>
          </w:rPr>
          <w:t xml:space="preserve"> source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39" w:author="최광열" w:date="2024-01-12T20:30:00Z">
              <w:rPr>
                <w:rFonts w:hint="eastAsia"/>
                <w:lang w:val="en-US"/>
              </w:rPr>
            </w:rPrChange>
          </w:rPr>
          <w:t>를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0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1" w:author="최광열" w:date="2024-01-12T20:30:00Z">
              <w:rPr>
                <w:rFonts w:hint="eastAsia"/>
                <w:lang w:val="en-US"/>
              </w:rPr>
            </w:rPrChange>
          </w:rPr>
          <w:t>이용해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3" w:author="최광열" w:date="2024-01-12T20:30:00Z">
              <w:rPr>
                <w:rFonts w:hint="eastAsia"/>
                <w:lang w:val="en-US"/>
              </w:rPr>
            </w:rPrChange>
          </w:rPr>
          <w:t>두개의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5" w:author="최광열" w:date="2024-01-12T20:30:00Z">
              <w:rPr>
                <w:rFonts w:hint="eastAsia"/>
                <w:lang w:val="en-US"/>
              </w:rPr>
            </w:rPrChange>
          </w:rPr>
          <w:t>트랜지스터에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6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7" w:author="최광열" w:date="2024-01-12T20:30:00Z">
              <w:rPr>
                <w:rFonts w:hint="eastAsia"/>
                <w:lang w:val="en-US"/>
              </w:rPr>
            </w:rPrChange>
          </w:rPr>
          <w:t>서로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49" w:author="최광열" w:date="2024-01-12T20:30:00Z">
              <w:rPr>
                <w:rFonts w:hint="eastAsia"/>
                <w:lang w:val="en-US"/>
              </w:rPr>
            </w:rPrChange>
          </w:rPr>
          <w:t>다른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0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1" w:author="최광열" w:date="2024-01-12T20:30:00Z">
              <w:rPr>
                <w:rFonts w:hint="eastAsia"/>
                <w:lang w:val="en-US"/>
              </w:rPr>
            </w:rPrChange>
          </w:rPr>
          <w:t>전압을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3" w:author="최광열" w:date="2024-01-12T20:30:00Z">
              <w:rPr>
                <w:rFonts w:hint="eastAsia"/>
                <w:lang w:val="en-US"/>
              </w:rPr>
            </w:rPrChange>
          </w:rPr>
          <w:t>인가하여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4" w:author="최광열" w:date="2024-01-12T20:30:00Z">
              <w:rPr>
                <w:rFonts w:hint="eastAsia"/>
                <w:lang w:val="en-US"/>
              </w:rPr>
            </w:rPrChange>
          </w:rPr>
          <w:t xml:space="preserve"> differential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5" w:author="최광열" w:date="2024-01-12T20:30:00Z">
              <w:rPr>
                <w:rFonts w:hint="eastAsia"/>
                <w:lang w:val="en-US"/>
              </w:rPr>
            </w:rPrChange>
          </w:rPr>
          <w:t>신호를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6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7" w:author="최광열" w:date="2024-01-12T20:30:00Z">
              <w:rPr>
                <w:rFonts w:hint="eastAsia"/>
                <w:lang w:val="en-US"/>
              </w:rPr>
            </w:rPrChange>
          </w:rPr>
          <w:t>발생시키는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5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659" w:author="최광열" w:date="2024-01-12T19:34:00Z"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60" w:author="최광열" w:date="2024-01-12T20:30:00Z">
              <w:rPr>
                <w:rFonts w:hint="eastAsia"/>
                <w:lang w:val="en-US"/>
              </w:rPr>
            </w:rPrChange>
          </w:rPr>
          <w:t>방식이다</w:t>
        </w:r>
        <w:r w:rsidR="004F1385" w:rsidRPr="00BF432F">
          <w:rPr>
            <w:rFonts w:ascii="Calibri" w:hAnsi="Calibri" w:cs="Calibri" w:hint="eastAsia"/>
            <w:sz w:val="20"/>
            <w:szCs w:val="20"/>
            <w:lang w:val="en-US"/>
            <w:rPrChange w:id="661" w:author="최광열" w:date="2024-01-12T20:30:00Z">
              <w:rPr>
                <w:rFonts w:hint="eastAsia"/>
                <w:lang w:val="en-US"/>
              </w:rPr>
            </w:rPrChange>
          </w:rPr>
          <w:t>.</w:t>
        </w:r>
      </w:ins>
      <w:ins w:id="662" w:author="최광열" w:date="2024-01-12T20:00:00Z">
        <w:r w:rsidR="00F836A0" w:rsidRPr="00BF432F">
          <w:rPr>
            <w:rFonts w:ascii="Calibri" w:hAnsi="Calibri" w:cs="Calibri"/>
            <w:sz w:val="20"/>
            <w:szCs w:val="20"/>
            <w:rPrChange w:id="663" w:author="최광열" w:date="2024-01-12T20:30:00Z">
              <w:rPr>
                <w:rStyle w:val="ab"/>
                <w:lang w:val="en-US"/>
              </w:rPr>
            </w:rPrChange>
          </w:rPr>
          <w:footnoteReference w:id="8"/>
        </w:r>
      </w:ins>
      <w:ins w:id="673" w:author="최광열" w:date="2024-01-12T20:02:00Z"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67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675" w:author="최광열" w:date="2024-01-12T20:30:00Z">
              <w:rPr>
                <w:rFonts w:hint="eastAsia"/>
                <w:lang w:val="en-US"/>
              </w:rPr>
            </w:rPrChange>
          </w:rPr>
          <w:t>여기서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676" w:author="최광열" w:date="2024-01-12T20:30:00Z">
              <w:rPr>
                <w:rFonts w:hint="eastAsia"/>
                <w:lang w:val="en-US"/>
              </w:rPr>
            </w:rPrChange>
          </w:rPr>
          <w:t xml:space="preserve"> Dj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677" w:author="최광열" w:date="2024-01-12T20:30:00Z">
              <w:rPr>
                <w:rFonts w:hint="eastAsia"/>
                <w:lang w:val="en-US"/>
              </w:rPr>
            </w:rPrChange>
          </w:rPr>
          <w:t>는</w:t>
        </w:r>
      </w:ins>
      <w:ins w:id="678" w:author="최광열" w:date="2024-01-12T20:03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79" w:author="최광열" w:date="2024-01-12T20:30:00Z">
              <w:rPr>
                <w:rFonts w:hint="eastAsia"/>
                <w:lang w:val="en-US"/>
              </w:rPr>
            </w:rPrChange>
          </w:rPr>
          <w:t xml:space="preserve"> DAC output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0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1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2" w:author="최광열" w:date="2024-01-12T20:30:00Z">
              <w:rPr>
                <w:rFonts w:hint="eastAsia"/>
                <w:lang w:val="en-US"/>
              </w:rPr>
            </w:rPrChange>
          </w:rPr>
          <w:t>해당하는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684" w:author="최광열" w:date="2024-01-12T20:04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5" w:author="최광열" w:date="2024-01-12T20:30:00Z">
              <w:rPr>
                <w:rFonts w:hint="eastAsia"/>
                <w:lang w:val="en-US"/>
              </w:rPr>
            </w:rPrChange>
          </w:rPr>
          <w:t xml:space="preserve">I = </w:t>
        </w:r>
      </w:ins>
      <w:ins w:id="686" w:author="최광열" w:date="2024-01-12T20:03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87" w:author="최광열" w:date="2024-01-12T20:30:00Z">
              <w:rPr>
                <w:rFonts w:hint="eastAsia"/>
                <w:lang w:val="en-US"/>
              </w:rPr>
            </w:rPrChange>
          </w:rPr>
          <w:t>[D1</w:t>
        </w:r>
      </w:ins>
      <w:ins w:id="688" w:author="최광열" w:date="2024-01-12T20:04:00Z">
        <w:r w:rsidR="00F1339B" w:rsidRPr="00BF432F">
          <w:rPr>
            <w:rFonts w:ascii="Calibri" w:hAnsi="Calibri" w:cs="Calibri" w:hint="eastAsia"/>
            <w:sz w:val="20"/>
            <w:szCs w:val="20"/>
            <w:lang w:val="en-US"/>
            <w:rPrChange w:id="689" w:author="최광열" w:date="2024-01-12T20:30:00Z">
              <w:rPr>
                <w:rFonts w:hint="eastAsia"/>
                <w:lang w:val="en-US"/>
              </w:rPr>
            </w:rPrChange>
          </w:rPr>
          <w:t>3</w:t>
        </w:r>
      </w:ins>
      <w:ins w:id="690" w:author="최광열" w:date="2024-01-12T20:03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91" w:author="최광열" w:date="2024-01-12T20:30:00Z">
              <w:rPr>
                <w:rFonts w:hint="eastAsia"/>
                <w:lang w:val="en-US"/>
              </w:rPr>
            </w:rPrChange>
          </w:rPr>
          <w:t>, D1</w:t>
        </w:r>
      </w:ins>
      <w:ins w:id="692" w:author="최광열" w:date="2024-01-12T21:02:00Z">
        <w:r w:rsidR="009D5D48">
          <w:rPr>
            <w:rFonts w:ascii="Calibri" w:hAnsi="Calibri" w:cs="Calibri" w:hint="eastAsia"/>
            <w:sz w:val="20"/>
            <w:szCs w:val="20"/>
            <w:lang w:val="en-US"/>
          </w:rPr>
          <w:t>2</w:t>
        </w:r>
      </w:ins>
      <w:ins w:id="693" w:author="최광열" w:date="2024-01-12T20:04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94" w:author="최광열" w:date="2024-01-12T20:30:00Z">
              <w:rPr>
                <w:rFonts w:hint="eastAsia"/>
                <w:lang w:val="en-US"/>
              </w:rPr>
            </w:rPrChange>
          </w:rPr>
          <w:t xml:space="preserve">, 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95" w:author="최광열" w:date="2024-01-12T20:30:00Z">
              <w:rPr>
                <w:rFonts w:hint="eastAsia"/>
                <w:lang w:val="en-US"/>
              </w:rPr>
            </w:rPrChange>
          </w:rPr>
          <w:t>…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96" w:author="최광열" w:date="2024-01-12T20:30:00Z">
              <w:rPr>
                <w:rFonts w:hint="eastAsia"/>
                <w:lang w:val="en-US"/>
              </w:rPr>
            </w:rPrChange>
          </w:rPr>
          <w:t>,D0</w:t>
        </w:r>
      </w:ins>
      <w:ins w:id="697" w:author="최광열" w:date="2024-01-12T20:03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698" w:author="최광열" w:date="2024-01-12T20:30:00Z">
              <w:rPr>
                <w:rFonts w:hint="eastAsia"/>
                <w:lang w:val="en-US"/>
              </w:rPr>
            </w:rPrChange>
          </w:rPr>
          <w:t>]</w:t>
        </w:r>
      </w:ins>
      <w:ins w:id="699" w:author="최광열" w:date="2024-01-12T20:04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700" w:author="최광열" w:date="2024-01-12T20:30:00Z">
              <w:rPr>
                <w:rFonts w:hint="eastAsia"/>
                <w:lang w:val="en-US"/>
              </w:rPr>
            </w:rPrChange>
          </w:rPr>
          <w:t>중</w:t>
        </w:r>
      </w:ins>
      <w:ins w:id="701" w:author="최광열" w:date="2024-01-12T20:02:00Z"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0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703" w:author="최광열" w:date="2024-01-12T20:30:00Z">
              <w:rPr>
                <w:rFonts w:hint="eastAsia"/>
                <w:lang w:val="en-US"/>
              </w:rPr>
            </w:rPrChange>
          </w:rPr>
          <w:t>j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704" w:author="최광열" w:date="2024-01-12T20:30:00Z">
              <w:rPr>
                <w:rFonts w:hint="eastAsia"/>
                <w:lang w:val="en-US"/>
              </w:rPr>
            </w:rPrChange>
          </w:rPr>
          <w:t>번째</w:t>
        </w:r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705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06" w:author="최광열" w:date="2024-01-12T20:30:00Z">
              <w:rPr>
                <w:rFonts w:hint="eastAsia"/>
                <w:lang w:val="en-US"/>
              </w:rPr>
            </w:rPrChange>
          </w:rPr>
          <w:t>디지털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07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08" w:author="최광열" w:date="2024-01-12T20:30:00Z">
              <w:rPr>
                <w:rFonts w:hint="eastAsia"/>
                <w:lang w:val="en-US"/>
              </w:rPr>
            </w:rPrChange>
          </w:rPr>
          <w:t>신호</w:t>
        </w:r>
      </w:ins>
      <w:ins w:id="709" w:author="최광열" w:date="2024-01-12T20:03:00Z">
        <w:r w:rsidR="0006538C" w:rsidRPr="00BF432F">
          <w:rPr>
            <w:rFonts w:ascii="Calibri" w:hAnsi="Calibri" w:cs="Calibri" w:hint="eastAsia"/>
            <w:sz w:val="20"/>
            <w:szCs w:val="20"/>
            <w:lang w:val="en-US"/>
            <w:rPrChange w:id="710" w:author="최광열" w:date="2024-01-12T20:30:00Z">
              <w:rPr>
                <w:rFonts w:hint="eastAsia"/>
                <w:lang w:val="en-US"/>
              </w:rPr>
            </w:rPrChange>
          </w:rPr>
          <w:t xml:space="preserve"> bit </w:t>
        </w:r>
      </w:ins>
      <w:ins w:id="711" w:author="최광열" w:date="2024-01-12T20:02:00Z"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12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1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14" w:author="최광열" w:date="2024-01-12T20:30:00Z">
              <w:rPr>
                <w:rFonts w:hint="eastAsia"/>
                <w:lang w:val="en-US"/>
              </w:rPr>
            </w:rPrChange>
          </w:rPr>
          <w:t>해당한다</w:t>
        </w:r>
        <w:r w:rsidR="00EA7076" w:rsidRPr="00BF432F">
          <w:rPr>
            <w:rFonts w:ascii="Calibri" w:hAnsi="Calibri" w:cs="Calibri" w:hint="eastAsia"/>
            <w:sz w:val="20"/>
            <w:szCs w:val="20"/>
            <w:lang w:val="en-US"/>
            <w:rPrChange w:id="715" w:author="최광열" w:date="2024-01-12T20:30:00Z">
              <w:rPr>
                <w:rFonts w:hint="eastAsia"/>
                <w:lang w:val="en-US"/>
              </w:rPr>
            </w:rPrChange>
          </w:rPr>
          <w:t>.</w:t>
        </w:r>
      </w:ins>
    </w:p>
    <w:p w14:paraId="5D30BCF1" w14:textId="2A9BB8F5" w:rsidR="0022558C" w:rsidRDefault="00891125" w:rsidP="009D2FDA">
      <w:pPr>
        <w:ind w:firstLineChars="100" w:firstLine="220"/>
        <w:jc w:val="center"/>
        <w:rPr>
          <w:ins w:id="716" w:author="최광열" w:date="2024-01-12T20:03:00Z"/>
          <w:lang w:val="en-US"/>
        </w:rPr>
        <w:pPrChange w:id="717" w:author="최광열" w:date="2024-01-12T20:06:00Z">
          <w:pPr>
            <w:ind w:firstLineChars="100" w:firstLine="220"/>
          </w:pPr>
        </w:pPrChange>
      </w:pPr>
      <w:ins w:id="718" w:author="최광열" w:date="2024-01-12T21:00:00Z">
        <w:r>
          <w:rPr>
            <w:noProof/>
            <w:lang w:val="en-US"/>
          </w:rPr>
          <w:drawing>
            <wp:inline distT="0" distB="0" distL="0" distR="0" wp14:anchorId="3D5B7934" wp14:editId="61B34E58">
              <wp:extent cx="3943847" cy="1595018"/>
              <wp:effectExtent l="0" t="0" r="0" b="5715"/>
              <wp:docPr id="18" name="그림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7340" cy="16045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1599F83" w14:textId="0E4170D5" w:rsidR="00660269" w:rsidRPr="00BF432F" w:rsidRDefault="0006538C" w:rsidP="003C002C">
      <w:pPr>
        <w:ind w:firstLineChars="100" w:firstLine="200"/>
        <w:rPr>
          <w:ins w:id="719" w:author="최광열" w:date="2024-01-12T19:31:00Z"/>
          <w:rFonts w:ascii="Calibri" w:hAnsi="Calibri" w:cs="Calibri" w:hint="eastAsia"/>
          <w:sz w:val="20"/>
          <w:szCs w:val="20"/>
          <w:lang w:val="en-US"/>
          <w:rPrChange w:id="720" w:author="최광열" w:date="2024-01-12T20:30:00Z">
            <w:rPr>
              <w:ins w:id="721" w:author="최광열" w:date="2024-01-12T19:31:00Z"/>
              <w:rFonts w:hint="eastAsia"/>
              <w:lang w:val="en-US"/>
            </w:rPr>
          </w:rPrChange>
        </w:rPr>
        <w:pPrChange w:id="722" w:author="최광열" w:date="2024-01-12T20:10:00Z">
          <w:pPr/>
        </w:pPrChange>
      </w:pPr>
      <w:ins w:id="723" w:author="최광열" w:date="2024-01-12T20:03:00Z"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24" w:author="최광열" w:date="2024-01-12T20:30:00Z">
              <w:rPr>
                <w:rFonts w:hint="eastAsia"/>
                <w:lang w:val="en-US"/>
              </w:rPr>
            </w:rPrChange>
          </w:rPr>
          <w:lastRenderedPageBreak/>
          <w:t>RFSoC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25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26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727" w:author="최광열" w:date="2024-01-12T20:04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28" w:author="최광열" w:date="2024-01-12T20:30:00Z">
              <w:rPr>
                <w:rFonts w:hint="eastAsia"/>
                <w:lang w:val="en-US"/>
              </w:rPr>
            </w:rPrChange>
          </w:rPr>
          <w:t>14bit DAC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29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0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1" w:author="최광열" w:date="2024-01-12T20:30:00Z">
              <w:rPr>
                <w:rFonts w:hint="eastAsia"/>
                <w:lang w:val="en-US"/>
              </w:rPr>
            </w:rPrChange>
          </w:rPr>
          <w:t>해당하며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733" w:author="최광열" w:date="2024-01-12T20:05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4" w:author="최광열" w:date="2024-01-12T20:30:00Z">
              <w:rPr>
                <w:rFonts w:hint="eastAsia"/>
                <w:lang w:val="en-US"/>
              </w:rPr>
            </w:rPrChange>
          </w:rPr>
          <w:t>LSB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5" w:author="최광열" w:date="2024-01-12T20:30:00Z">
              <w:rPr>
                <w:rFonts w:hint="eastAsia"/>
                <w:lang w:val="en-US"/>
              </w:rPr>
            </w:rPrChange>
          </w:rPr>
          <w:t>부터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6" w:author="최광열" w:date="2024-01-12T20:30:00Z">
              <w:rPr>
                <w:rFonts w:hint="eastAsia"/>
                <w:lang w:val="en-US"/>
              </w:rPr>
            </w:rPrChange>
          </w:rPr>
          <w:t xml:space="preserve"> MSB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7" w:author="최광열" w:date="2024-01-12T20:30:00Z">
              <w:rPr>
                <w:rFonts w:hint="eastAsia"/>
                <w:lang w:val="en-US"/>
              </w:rPr>
            </w:rPrChange>
          </w:rPr>
          <w:t>까지</w:t>
        </w:r>
      </w:ins>
      <w:ins w:id="738" w:author="최광열" w:date="2024-01-12T20:04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3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740" w:author="최광열" w:date="2024-01-12T20:03:00Z"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41" w:author="최광열" w:date="2024-01-12T20:30:00Z">
              <w:rPr>
                <w:rFonts w:hint="eastAsia"/>
                <w:lang w:val="en-US"/>
              </w:rPr>
            </w:rPrChange>
          </w:rPr>
          <w:t>이러한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4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43" w:author="최광열" w:date="2024-01-12T20:30:00Z">
              <w:rPr>
                <w:rFonts w:hint="eastAsia"/>
                <w:lang w:val="en-US"/>
              </w:rPr>
            </w:rPrChange>
          </w:rPr>
          <w:t>디지털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74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745" w:author="최광열" w:date="2024-01-12T20:04:00Z">
        <w:r w:rsidR="00F1339B" w:rsidRPr="00BF432F">
          <w:rPr>
            <w:rFonts w:ascii="Calibri" w:hAnsi="Calibri" w:cs="Calibri" w:hint="eastAsia"/>
            <w:sz w:val="20"/>
            <w:szCs w:val="20"/>
            <w:lang w:val="en-US"/>
            <w:rPrChange w:id="746" w:author="최광열" w:date="2024-01-12T20:30:00Z">
              <w:rPr>
                <w:rFonts w:hint="eastAsia"/>
                <w:lang w:val="en-US"/>
              </w:rPr>
            </w:rPrChange>
          </w:rPr>
          <w:t>신호들을</w:t>
        </w:r>
        <w:r w:rsidR="00F1339B" w:rsidRPr="00BF432F">
          <w:rPr>
            <w:rFonts w:ascii="Calibri" w:hAnsi="Calibri" w:cs="Calibri" w:hint="eastAsia"/>
            <w:sz w:val="20"/>
            <w:szCs w:val="20"/>
            <w:lang w:val="en-US"/>
            <w:rPrChange w:id="747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748" w:author="최광열" w:date="2024-01-12T20:05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49" w:author="최광열" w:date="2024-01-12T20:30:00Z">
              <w:rPr>
                <w:rFonts w:hint="eastAsia"/>
                <w:lang w:val="en-US"/>
              </w:rPr>
            </w:rPrChange>
          </w:rPr>
          <w:t>시간순으로</w:t>
        </w:r>
      </w:ins>
      <w:ins w:id="750" w:author="최광열" w:date="2024-01-12T22:14:00Z">
        <w:r w:rsidR="00E32BC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751" w:author="최광열" w:date="2024-01-12T20:05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2" w:author="최광열" w:date="2024-01-12T20:30:00Z">
              <w:rPr>
                <w:rFonts w:hint="eastAsia"/>
                <w:lang w:val="en-US"/>
              </w:rPr>
            </w:rPrChange>
          </w:rPr>
          <w:t>배치하여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3" w:author="최광열" w:date="2024-01-12T20:30:00Z">
              <w:rPr>
                <w:rFonts w:hint="eastAsia"/>
                <w:lang w:val="en-US"/>
              </w:rPr>
            </w:rPrChange>
          </w:rPr>
          <w:t>DAC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4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5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6" w:author="최광열" w:date="2024-01-12T20:30:00Z">
              <w:rPr>
                <w:rFonts w:hint="eastAsia"/>
                <w:lang w:val="en-US"/>
              </w:rPr>
            </w:rPrChange>
          </w:rPr>
          <w:t>입력하여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7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8" w:author="최광열" w:date="2024-01-12T20:30:00Z">
              <w:rPr>
                <w:rFonts w:hint="eastAsia"/>
                <w:lang w:val="en-US"/>
              </w:rPr>
            </w:rPrChange>
          </w:rPr>
          <w:t>순서대로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59" w:author="최광열" w:date="2024-01-12T20:30:00Z">
              <w:rPr>
                <w:rFonts w:hint="eastAsia"/>
                <w:lang w:val="en-US"/>
              </w:rPr>
            </w:rPrChange>
          </w:rPr>
          <w:t xml:space="preserve"> output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0" w:author="최광열" w:date="2024-01-12T20:30:00Z">
              <w:rPr>
                <w:rFonts w:hint="eastAsia"/>
                <w:lang w:val="en-US"/>
              </w:rPr>
            </w:rPrChange>
          </w:rPr>
          <w:t>을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1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2" w:author="최광열" w:date="2024-01-12T20:30:00Z">
              <w:rPr>
                <w:rFonts w:hint="eastAsia"/>
                <w:lang w:val="en-US"/>
              </w:rPr>
            </w:rPrChange>
          </w:rPr>
          <w:t>내보낸다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3" w:author="최광열" w:date="2024-01-12T20:30:00Z">
              <w:rPr>
                <w:rFonts w:hint="eastAsia"/>
                <w:lang w:val="en-US"/>
              </w:rPr>
            </w:rPrChange>
          </w:rPr>
          <w:t xml:space="preserve">.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4" w:author="최광열" w:date="2024-01-12T20:30:00Z">
              <w:rPr>
                <w:rFonts w:hint="eastAsia"/>
                <w:lang w:val="en-US"/>
              </w:rPr>
            </w:rPrChange>
          </w:rPr>
          <w:t>구체적으로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5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6" w:author="최광열" w:date="2024-01-12T20:30:00Z">
              <w:rPr>
                <w:rFonts w:hint="eastAsia"/>
                <w:lang w:val="en-US"/>
              </w:rPr>
            </w:rPrChange>
          </w:rPr>
          <w:t>현재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7" w:author="최광열" w:date="2024-01-12T20:30:00Z">
              <w:rPr>
                <w:rFonts w:hint="eastAsia"/>
                <w:lang w:val="en-US"/>
              </w:rPr>
            </w:rPrChange>
          </w:rPr>
          <w:t xml:space="preserve"> RFSoC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8" w:author="최광열" w:date="2024-01-12T20:30:00Z">
              <w:rPr>
                <w:rFonts w:hint="eastAsia"/>
                <w:lang w:val="en-US"/>
              </w:rPr>
            </w:rPrChange>
          </w:rPr>
          <w:t>구성에서는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69" w:author="최광열" w:date="2024-01-12T20:30:00Z">
              <w:rPr>
                <w:rFonts w:hint="eastAsia"/>
                <w:lang w:val="en-US"/>
              </w:rPr>
            </w:rPrChange>
          </w:rPr>
          <w:t xml:space="preserve"> 256bit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0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1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2" w:author="최광열" w:date="2024-01-12T20:30:00Z">
              <w:rPr>
                <w:rFonts w:hint="eastAsia"/>
                <w:lang w:val="en-US"/>
              </w:rPr>
            </w:rPrChange>
          </w:rPr>
          <w:t>데이터를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3" w:author="최광열" w:date="2024-01-12T20:30:00Z">
              <w:rPr>
                <w:rFonts w:hint="eastAsia"/>
                <w:lang w:val="en-US"/>
              </w:rPr>
            </w:rPrChange>
          </w:rPr>
          <w:t xml:space="preserve"> FPGA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4" w:author="최광열" w:date="2024-01-12T20:30:00Z">
              <w:rPr>
                <w:rFonts w:hint="eastAsia"/>
                <w:lang w:val="en-US"/>
              </w:rPr>
            </w:rPrChange>
          </w:rPr>
          <w:t>매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5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6" w:author="최광열" w:date="2024-01-12T20:30:00Z">
              <w:rPr>
                <w:rFonts w:hint="eastAsia"/>
                <w:lang w:val="en-US"/>
              </w:rPr>
            </w:rPrChange>
          </w:rPr>
          <w:t>클락마다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7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8" w:author="최광열" w:date="2024-01-12T20:30:00Z">
              <w:rPr>
                <w:rFonts w:hint="eastAsia"/>
                <w:lang w:val="en-US"/>
              </w:rPr>
            </w:rPrChange>
          </w:rPr>
          <w:t>공급하게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7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80" w:author="최광열" w:date="2024-01-12T20:30:00Z">
              <w:rPr>
                <w:rFonts w:hint="eastAsia"/>
                <w:lang w:val="en-US"/>
              </w:rPr>
            </w:rPrChange>
          </w:rPr>
          <w:t>된다</w:t>
        </w:r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781" w:author="최광열" w:date="2024-01-12T20:30:00Z">
              <w:rPr>
                <w:rFonts w:hint="eastAsia"/>
                <w:lang w:val="en-US"/>
              </w:rPr>
            </w:rPrChange>
          </w:rPr>
          <w:t xml:space="preserve">. </w:t>
        </w:r>
      </w:ins>
      <w:ins w:id="782" w:author="최광열" w:date="2024-01-12T20:06:00Z"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3" w:author="최광열" w:date="2024-01-12T20:30:00Z">
              <w:rPr>
                <w:rFonts w:hint="eastAsia"/>
                <w:lang w:val="en-US"/>
              </w:rPr>
            </w:rPrChange>
          </w:rPr>
          <w:t>FPGA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4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5" w:author="최광열" w:date="2024-01-12T20:30:00Z">
              <w:rPr>
                <w:rFonts w:hint="eastAsia"/>
                <w:lang w:val="en-US"/>
              </w:rPr>
            </w:rPrChange>
          </w:rPr>
          <w:t xml:space="preserve"> 125MHz, DAC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6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7" w:author="최광열" w:date="2024-01-12T20:30:00Z">
              <w:rPr>
                <w:rFonts w:hint="eastAsia"/>
                <w:lang w:val="en-US"/>
              </w:rPr>
            </w:rPrChange>
          </w:rPr>
          <w:t xml:space="preserve"> 2GHz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8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8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0" w:author="최광열" w:date="2024-01-12T20:30:00Z">
              <w:rPr>
                <w:rFonts w:hint="eastAsia"/>
                <w:lang w:val="en-US"/>
              </w:rPr>
            </w:rPrChange>
          </w:rPr>
          <w:t>주파수에서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1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2" w:author="최광열" w:date="2024-01-12T20:30:00Z">
              <w:rPr>
                <w:rFonts w:hint="eastAsia"/>
                <w:lang w:val="en-US"/>
              </w:rPr>
            </w:rPrChange>
          </w:rPr>
          <w:t>작동하고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4" w:author="최광열" w:date="2024-01-12T20:30:00Z">
              <w:rPr>
                <w:rFonts w:hint="eastAsia"/>
                <w:lang w:val="en-US"/>
              </w:rPr>
            </w:rPrChange>
          </w:rPr>
          <w:t>있다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5" w:author="최광열" w:date="2024-01-12T20:30:00Z">
              <w:rPr>
                <w:rFonts w:hint="eastAsia"/>
                <w:lang w:val="en-US"/>
              </w:rPr>
            </w:rPrChange>
          </w:rPr>
          <w:t xml:space="preserve">. 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6" w:author="최광열" w:date="2024-01-12T20:30:00Z">
              <w:rPr>
                <w:rFonts w:hint="eastAsia"/>
                <w:lang w:val="en-US"/>
              </w:rPr>
            </w:rPrChange>
          </w:rPr>
          <w:t>이때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7" w:author="최광열" w:date="2024-01-12T20:30:00Z">
              <w:rPr>
                <w:rFonts w:hint="eastAsia"/>
                <w:lang w:val="en-US"/>
              </w:rPr>
            </w:rPrChange>
          </w:rPr>
          <w:t xml:space="preserve"> 256bit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8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79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F27B20" w:rsidRPr="00BF432F">
          <w:rPr>
            <w:rFonts w:ascii="Calibri" w:hAnsi="Calibri" w:cs="Calibri" w:hint="eastAsia"/>
            <w:sz w:val="20"/>
            <w:szCs w:val="20"/>
            <w:lang w:val="en-US"/>
            <w:rPrChange w:id="800" w:author="최광열" w:date="2024-01-12T20:30:00Z">
              <w:rPr>
                <w:rFonts w:hint="eastAsia"/>
                <w:lang w:val="en-US"/>
              </w:rPr>
            </w:rPrChange>
          </w:rPr>
          <w:t>데이터에서</w:t>
        </w:r>
      </w:ins>
      <w:ins w:id="801" w:author="최광열" w:date="2024-01-12T20:05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80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803" w:author="최광열" w:date="2024-01-12T20:06:00Z">
        <w:r w:rsidR="00F0494D" w:rsidRPr="00BF432F">
          <w:rPr>
            <w:rFonts w:ascii="Calibri" w:hAnsi="Calibri" w:cs="Calibri" w:hint="eastAsia"/>
            <w:sz w:val="20"/>
            <w:szCs w:val="20"/>
            <w:lang w:val="en-US"/>
            <w:rPrChange w:id="804" w:author="최광열" w:date="2024-01-12T20:30:00Z">
              <w:rPr>
                <w:rFonts w:hint="eastAsia"/>
                <w:lang w:val="en-US"/>
              </w:rPr>
            </w:rPrChange>
          </w:rPr>
          <w:t>[15:0]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05" w:author="최광열" w:date="2024-01-12T20:30:00Z">
              <w:rPr>
                <w:rFonts w:hint="eastAsia"/>
                <w:lang w:val="en-US"/>
              </w:rPr>
            </w:rPrChange>
          </w:rPr>
          <w:t xml:space="preserve"> bit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06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07" w:author="최광열" w:date="2024-01-12T20:30:00Z">
              <w:rPr>
                <w:rFonts w:hint="eastAsia"/>
                <w:lang w:val="en-US"/>
              </w:rPr>
            </w:rPrChange>
          </w:rPr>
          <w:t xml:space="preserve"> 0ns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08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09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10" w:author="최광열" w:date="2024-01-12T20:30:00Z">
              <w:rPr>
                <w:rFonts w:hint="eastAsia"/>
                <w:lang w:val="en-US"/>
              </w:rPr>
            </w:rPrChange>
          </w:rPr>
          <w:t>출력되는</w:t>
        </w:r>
        <w:r w:rsidR="00CB7A3F" w:rsidRPr="00BF432F">
          <w:rPr>
            <w:rFonts w:ascii="Calibri" w:hAnsi="Calibri" w:cs="Calibri" w:hint="eastAsia"/>
            <w:sz w:val="20"/>
            <w:szCs w:val="20"/>
            <w:lang w:val="en-US"/>
            <w:rPrChange w:id="811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2" w:author="최광열" w:date="2024-01-12T20:30:00Z">
              <w:rPr>
                <w:rFonts w:hint="eastAsia"/>
                <w:lang w:val="en-US"/>
              </w:rPr>
            </w:rPrChange>
          </w:rPr>
          <w:t>output, [31:16]</w:t>
        </w:r>
      </w:ins>
      <w:ins w:id="813" w:author="최광열" w:date="2024-01-12T20:07:00Z"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4" w:author="최광열" w:date="2024-01-12T20:30:00Z">
              <w:rPr>
                <w:rFonts w:hint="eastAsia"/>
                <w:lang w:val="en-US"/>
              </w:rPr>
            </w:rPrChange>
          </w:rPr>
          <w:t xml:space="preserve"> bit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5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6" w:author="최광열" w:date="2024-01-12T20:30:00Z">
              <w:rPr>
                <w:rFonts w:hint="eastAsia"/>
                <w:lang w:val="en-US"/>
              </w:rPr>
            </w:rPrChange>
          </w:rPr>
          <w:t xml:space="preserve"> 0.5ns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7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19" w:author="최광열" w:date="2024-01-12T20:30:00Z">
              <w:rPr>
                <w:rFonts w:hint="eastAsia"/>
                <w:lang w:val="en-US"/>
              </w:rPr>
            </w:rPrChange>
          </w:rPr>
          <w:t>출력되는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0" w:author="최광열" w:date="2024-01-12T20:30:00Z">
              <w:rPr>
                <w:rFonts w:hint="eastAsia"/>
                <w:lang w:val="en-US"/>
              </w:rPr>
            </w:rPrChange>
          </w:rPr>
          <w:t xml:space="preserve"> output, [47:32] bit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1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2" w:author="최광열" w:date="2024-01-12T20:30:00Z">
              <w:rPr>
                <w:rFonts w:hint="eastAsia"/>
                <w:lang w:val="en-US"/>
              </w:rPr>
            </w:rPrChange>
          </w:rPr>
          <w:t xml:space="preserve"> 1.0ns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3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5" w:author="최광열" w:date="2024-01-12T20:30:00Z">
              <w:rPr>
                <w:rFonts w:hint="eastAsia"/>
                <w:lang w:val="en-US"/>
              </w:rPr>
            </w:rPrChange>
          </w:rPr>
          <w:t>출력되는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6" w:author="최광열" w:date="2024-01-12T20:30:00Z">
              <w:rPr>
                <w:rFonts w:hint="eastAsia"/>
                <w:lang w:val="en-US"/>
              </w:rPr>
            </w:rPrChange>
          </w:rPr>
          <w:t xml:space="preserve"> output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7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29" w:author="최광열" w:date="2024-01-12T20:30:00Z">
              <w:rPr>
                <w:rFonts w:hint="eastAsia"/>
                <w:lang w:val="en-US"/>
              </w:rPr>
            </w:rPrChange>
          </w:rPr>
          <w:t>해당하여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0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831" w:author="최광열" w:date="2024-01-12T20:08:00Z"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2" w:author="최광열" w:date="2024-01-12T20:30:00Z">
              <w:rPr>
                <w:rFonts w:hint="eastAsia"/>
                <w:lang w:val="en-US"/>
              </w:rPr>
            </w:rPrChange>
          </w:rPr>
          <w:t>[255:240] bit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3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5" w:author="최광열" w:date="2024-01-12T20:30:00Z">
              <w:rPr>
                <w:rFonts w:hint="eastAsia"/>
                <w:lang w:val="en-US"/>
              </w:rPr>
            </w:rPrChange>
          </w:rPr>
          <w:t>경우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6" w:author="최광열" w:date="2024-01-12T20:30:00Z">
              <w:rPr>
                <w:rFonts w:hint="eastAsia"/>
                <w:lang w:val="en-US"/>
              </w:rPr>
            </w:rPrChange>
          </w:rPr>
          <w:t xml:space="preserve"> 7.5ns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7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3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029AB" w:rsidRPr="00BF432F">
          <w:rPr>
            <w:rFonts w:ascii="Calibri" w:hAnsi="Calibri" w:cs="Calibri" w:hint="eastAsia"/>
            <w:sz w:val="20"/>
            <w:szCs w:val="20"/>
            <w:lang w:val="en-US"/>
            <w:rPrChange w:id="839" w:author="최광열" w:date="2024-01-12T20:30:00Z">
              <w:rPr>
                <w:rFonts w:hint="eastAsia"/>
                <w:lang w:val="en-US"/>
              </w:rPr>
            </w:rPrChange>
          </w:rPr>
          <w:t>출력되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0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1" w:author="최광열" w:date="2024-01-12T20:30:00Z">
              <w:rPr>
                <w:rFonts w:hint="eastAsia"/>
                <w:lang w:val="en-US"/>
              </w:rPr>
            </w:rPrChange>
          </w:rPr>
          <w:t xml:space="preserve"> output</w:t>
        </w:r>
      </w:ins>
      <w:ins w:id="842" w:author="최광열" w:date="2024-01-12T20:07:00Z"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3" w:author="최광열" w:date="2024-01-12T20:30:00Z">
              <w:rPr>
                <w:rFonts w:hint="eastAsia"/>
                <w:lang w:val="en-US"/>
              </w:rPr>
            </w:rPrChange>
          </w:rPr>
          <w:t>에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4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5" w:author="최광열" w:date="2024-01-12T20:30:00Z">
              <w:rPr>
                <w:rFonts w:hint="eastAsia"/>
                <w:lang w:val="en-US"/>
              </w:rPr>
            </w:rPrChange>
          </w:rPr>
          <w:t>해당한다</w:t>
        </w:r>
        <w:r w:rsidR="009D6383" w:rsidRPr="00BF432F">
          <w:rPr>
            <w:rFonts w:ascii="Calibri" w:hAnsi="Calibri" w:cs="Calibri" w:hint="eastAsia"/>
            <w:sz w:val="20"/>
            <w:szCs w:val="20"/>
            <w:lang w:val="en-US"/>
            <w:rPrChange w:id="846" w:author="최광열" w:date="2024-01-12T20:30:00Z">
              <w:rPr>
                <w:rFonts w:hint="eastAsia"/>
                <w:lang w:val="en-US"/>
              </w:rPr>
            </w:rPrChange>
          </w:rPr>
          <w:t>.</w:t>
        </w:r>
      </w:ins>
      <w:ins w:id="847" w:author="최광열" w:date="2024-01-12T20:10:00Z">
        <w:r w:rsidR="003C002C" w:rsidRPr="00BF432F">
          <w:rPr>
            <w:rFonts w:ascii="Calibri" w:hAnsi="Calibri" w:cs="Calibri" w:hint="eastAsia"/>
            <w:sz w:val="20"/>
            <w:szCs w:val="20"/>
            <w:lang w:val="en-US"/>
            <w:rPrChange w:id="84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</w:ins>
      <w:ins w:id="849" w:author="최광열" w:date="2024-01-12T20:09:00Z"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0" w:author="최광열" w:date="2024-01-12T20:30:00Z">
              <w:rPr>
                <w:rFonts w:hint="eastAsia"/>
                <w:lang w:val="en-US"/>
              </w:rPr>
            </w:rPrChange>
          </w:rPr>
          <w:t>단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1" w:author="최광열" w:date="2024-01-12T20:30:00Z">
              <w:rPr>
                <w:rFonts w:hint="eastAsia"/>
                <w:lang w:val="en-US"/>
              </w:rPr>
            </w:rPrChange>
          </w:rPr>
          <w:t xml:space="preserve">,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2" w:author="최광열" w:date="2024-01-12T20:30:00Z">
              <w:rPr>
                <w:rFonts w:hint="eastAsia"/>
                <w:lang w:val="en-US"/>
              </w:rPr>
            </w:rPrChange>
          </w:rPr>
          <w:t>이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4" w:author="최광열" w:date="2024-01-12T20:30:00Z">
              <w:rPr>
                <w:rFonts w:hint="eastAsia"/>
                <w:lang w:val="en-US"/>
              </w:rPr>
            </w:rPrChange>
          </w:rPr>
          <w:t>때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5" w:author="최광열" w:date="2024-01-12T20:30:00Z">
              <w:rPr>
                <w:rFonts w:hint="eastAsia"/>
                <w:lang w:val="en-US"/>
              </w:rPr>
            </w:rPrChange>
          </w:rPr>
          <w:t xml:space="preserve"> RFSoC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6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7" w:author="최광열" w:date="2024-01-12T20:30:00Z">
              <w:rPr>
                <w:rFonts w:hint="eastAsia"/>
                <w:lang w:val="en-US"/>
              </w:rPr>
            </w:rPrChange>
          </w:rPr>
          <w:t xml:space="preserve"> DAC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8" w:author="최광열" w:date="2024-01-12T20:30:00Z">
              <w:rPr>
                <w:rFonts w:hint="eastAsia"/>
                <w:lang w:val="en-US"/>
              </w:rPr>
            </w:rPrChange>
          </w:rPr>
          <w:t>는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59" w:author="최광열" w:date="2024-01-12T20:30:00Z">
              <w:rPr>
                <w:rFonts w:hint="eastAsia"/>
                <w:lang w:val="en-US"/>
              </w:rPr>
            </w:rPrChange>
          </w:rPr>
          <w:t xml:space="preserve"> 2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0" w:author="최광열" w:date="2024-01-12T20:30:00Z">
              <w:rPr>
                <w:rFonts w:hint="eastAsia"/>
                <w:lang w:val="en-US"/>
              </w:rPr>
            </w:rPrChange>
          </w:rPr>
          <w:t>’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1" w:author="최광열" w:date="2024-01-12T20:30:00Z">
              <w:rPr>
                <w:rFonts w:hint="eastAsia"/>
                <w:lang w:val="en-US"/>
              </w:rPr>
            </w:rPrChange>
          </w:rPr>
          <w:t>s complement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2" w:author="최광열" w:date="2024-01-12T20:30:00Z">
              <w:rPr>
                <w:rFonts w:hint="eastAsia"/>
                <w:lang w:val="en-US"/>
              </w:rPr>
            </w:rPrChange>
          </w:rPr>
          <w:t>를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3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4" w:author="최광열" w:date="2024-01-12T20:30:00Z">
              <w:rPr>
                <w:rFonts w:hint="eastAsia"/>
                <w:lang w:val="en-US"/>
              </w:rPr>
            </w:rPrChange>
          </w:rPr>
          <w:t>사용하여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5" w:author="최광열" w:date="2024-01-12T20:30:00Z">
              <w:rPr>
                <w:rFonts w:hint="eastAsia"/>
                <w:lang w:val="en-US"/>
              </w:rPr>
            </w:rPrChange>
          </w:rPr>
          <w:t xml:space="preserve"> 16bit</w:t>
        </w:r>
      </w:ins>
      <w:ins w:id="866" w:author="최광열" w:date="2024-01-12T20:10:00Z"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7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8" w:author="최광열" w:date="2024-01-12T20:30:00Z">
              <w:rPr>
                <w:rFonts w:hint="eastAsia"/>
                <w:lang w:val="en-US"/>
              </w:rPr>
            </w:rPrChange>
          </w:rPr>
          <w:t xml:space="preserve"> output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69" w:author="최광열" w:date="2024-01-12T20:30:00Z">
              <w:rPr>
                <w:rFonts w:hint="eastAsia"/>
                <w:lang w:val="en-US"/>
              </w:rPr>
            </w:rPrChange>
          </w:rPr>
          <w:t>에서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0" w:author="최광열" w:date="2024-01-12T20:30:00Z">
              <w:rPr>
                <w:rFonts w:hint="eastAsia"/>
                <w:lang w:val="en-US"/>
              </w:rPr>
            </w:rPrChange>
          </w:rPr>
          <w:t xml:space="preserve"> MSB 2bit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1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2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3" w:author="최광열" w:date="2024-01-12T20:30:00Z">
              <w:rPr>
                <w:rFonts w:hint="eastAsia"/>
                <w:lang w:val="en-US"/>
              </w:rPr>
            </w:rPrChange>
          </w:rPr>
          <w:t>경우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4" w:author="최광열" w:date="2024-01-12T20:30:00Z">
              <w:rPr>
                <w:rFonts w:hint="eastAsia"/>
                <w:lang w:val="en-US"/>
              </w:rPr>
            </w:rPrChange>
          </w:rPr>
          <w:t xml:space="preserve"> output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5" w:author="최광열" w:date="2024-01-12T20:30:00Z">
              <w:rPr>
                <w:rFonts w:hint="eastAsia"/>
                <w:lang w:val="en-US"/>
              </w:rPr>
            </w:rPrChange>
          </w:rPr>
          <w:t>의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6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7" w:author="최광열" w:date="2024-01-12T20:30:00Z">
              <w:rPr>
                <w:rFonts w:hint="eastAsia"/>
                <w:lang w:val="en-US"/>
              </w:rPr>
            </w:rPrChange>
          </w:rPr>
          <w:t>부호에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8" w:author="최광열" w:date="2024-01-12T20:30:00Z">
              <w:rPr>
                <w:rFonts w:hint="eastAsia"/>
                <w:lang w:val="en-US"/>
              </w:rPr>
            </w:rPrChange>
          </w:rPr>
          <w:t xml:space="preserve"> 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79" w:author="최광열" w:date="2024-01-12T20:30:00Z">
              <w:rPr>
                <w:rFonts w:hint="eastAsia"/>
                <w:lang w:val="en-US"/>
              </w:rPr>
            </w:rPrChange>
          </w:rPr>
          <w:t>해당된다</w:t>
        </w:r>
        <w:r w:rsidR="00660269" w:rsidRPr="00BF432F">
          <w:rPr>
            <w:rFonts w:ascii="Calibri" w:hAnsi="Calibri" w:cs="Calibri" w:hint="eastAsia"/>
            <w:sz w:val="20"/>
            <w:szCs w:val="20"/>
            <w:lang w:val="en-US"/>
            <w:rPrChange w:id="880" w:author="최광열" w:date="2024-01-12T20:30:00Z">
              <w:rPr>
                <w:rFonts w:hint="eastAsia"/>
                <w:lang w:val="en-US"/>
              </w:rPr>
            </w:rPrChange>
          </w:rPr>
          <w:t xml:space="preserve">. </w:t>
        </w:r>
      </w:ins>
    </w:p>
    <w:p w14:paraId="6F7B795B" w14:textId="0AD628BE" w:rsidR="004B3BF9" w:rsidRDefault="006C1609" w:rsidP="00AA18DC">
      <w:pPr>
        <w:jc w:val="center"/>
        <w:rPr>
          <w:ins w:id="881" w:author="최광열" w:date="2024-01-12T19:31:00Z"/>
          <w:lang w:val="en-US"/>
        </w:rPr>
        <w:pPrChange w:id="882" w:author="최광열" w:date="2024-01-12T20:08:00Z">
          <w:pPr/>
        </w:pPrChange>
      </w:pPr>
      <w:ins w:id="883" w:author="최광열" w:date="2024-01-12T20:21:00Z">
        <w:r>
          <w:rPr>
            <w:noProof/>
            <w:lang w:val="ko-KR"/>
          </w:rPr>
          <w:drawing>
            <wp:inline distT="0" distB="0" distL="0" distR="0" wp14:anchorId="54E5C68E" wp14:editId="08387197">
              <wp:extent cx="5049079" cy="2840212"/>
              <wp:effectExtent l="0" t="0" r="0" b="0"/>
              <wp:docPr id="16" name="그림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9284" cy="28572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37B88B" w14:textId="408E139F" w:rsidR="004B3BF9" w:rsidRPr="004B3BF9" w:rsidRDefault="004B3BF9" w:rsidP="004B3BF9">
      <w:pPr>
        <w:rPr>
          <w:ins w:id="884" w:author="최광열" w:date="2024-01-12T19:28:00Z"/>
          <w:rFonts w:hint="eastAsia"/>
          <w:lang w:val="en-US"/>
          <w:rPrChange w:id="885" w:author="최광열" w:date="2024-01-12T19:31:00Z">
            <w:rPr>
              <w:ins w:id="886" w:author="최광열" w:date="2024-01-12T19:28:00Z"/>
              <w:sz w:val="26"/>
              <w:szCs w:val="26"/>
              <w:lang w:val="en-US"/>
            </w:rPr>
          </w:rPrChange>
        </w:rPr>
        <w:pPrChange w:id="887" w:author="최광열" w:date="2024-01-12T19:31:00Z">
          <w:pPr>
            <w:pStyle w:val="2"/>
            <w:widowControl w:val="0"/>
            <w:spacing w:line="240" w:lineRule="auto"/>
            <w:jc w:val="both"/>
          </w:pPr>
        </w:pPrChange>
      </w:pPr>
    </w:p>
    <w:p w14:paraId="2065BE31" w14:textId="0092DF5F" w:rsidR="00FD1B16" w:rsidRDefault="00FD1B16" w:rsidP="004B3BF9">
      <w:pPr>
        <w:pStyle w:val="2"/>
        <w:widowControl w:val="0"/>
        <w:spacing w:line="240" w:lineRule="auto"/>
        <w:ind w:firstLineChars="50" w:firstLine="130"/>
        <w:jc w:val="both"/>
        <w:rPr>
          <w:ins w:id="888" w:author="최광열" w:date="2024-01-12T20:23:00Z"/>
          <w:sz w:val="26"/>
          <w:szCs w:val="26"/>
          <w:lang w:val="en-US"/>
        </w:rPr>
      </w:pPr>
      <w:bookmarkStart w:id="889" w:name="_Toc155991424"/>
      <w:ins w:id="890" w:author="최광열" w:date="2024-01-12T20:11:00Z">
        <w:r>
          <w:rPr>
            <w:rFonts w:hint="eastAsia"/>
            <w:sz w:val="26"/>
            <w:szCs w:val="26"/>
            <w:lang w:val="en-US"/>
          </w:rPr>
          <w:t>2.3.DAC Controller</w:t>
        </w:r>
      </w:ins>
      <w:bookmarkEnd w:id="889"/>
    </w:p>
    <w:p w14:paraId="1D8FF78F" w14:textId="4F1D914D" w:rsidR="006940F1" w:rsidRPr="00BF432F" w:rsidRDefault="006940F1" w:rsidP="00F31302">
      <w:pPr>
        <w:ind w:firstLineChars="150" w:firstLine="300"/>
        <w:rPr>
          <w:ins w:id="891" w:author="최광열" w:date="2024-01-12T20:26:00Z"/>
          <w:rFonts w:ascii="Calibri" w:hAnsi="Calibri" w:cs="Calibri" w:hint="eastAsia"/>
          <w:sz w:val="20"/>
          <w:szCs w:val="20"/>
          <w:lang w:val="en-US"/>
          <w:rPrChange w:id="892" w:author="최광열" w:date="2024-01-12T20:29:00Z">
            <w:rPr>
              <w:ins w:id="893" w:author="최광열" w:date="2024-01-12T20:26:00Z"/>
              <w:lang w:val="en-US"/>
            </w:rPr>
          </w:rPrChange>
        </w:rPr>
        <w:pPrChange w:id="894" w:author="최광열" w:date="2024-01-12T22:14:00Z">
          <w:pPr/>
        </w:pPrChange>
      </w:pPr>
      <w:ins w:id="895" w:author="최광열" w:date="2024-01-12T20:23:00Z">
        <w:r w:rsidRPr="00BF432F">
          <w:rPr>
            <w:rFonts w:ascii="Calibri" w:hAnsi="Calibri" w:cs="Calibri" w:hint="eastAsia"/>
            <w:sz w:val="20"/>
            <w:szCs w:val="20"/>
            <w:lang w:val="en-US"/>
            <w:rPrChange w:id="896" w:author="최광열" w:date="2024-01-12T20:29:00Z">
              <w:rPr>
                <w:rFonts w:hint="eastAsia"/>
                <w:lang w:val="en-US"/>
              </w:rPr>
            </w:rPrChange>
          </w:rPr>
          <w:t>DAC Controller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897" w:author="최광열" w:date="2024-01-12T20:29:00Z">
              <w:rPr>
                <w:rFonts w:hint="eastAsia"/>
                <w:lang w:val="en-US"/>
              </w:rPr>
            </w:rPrChange>
          </w:rPr>
          <w:t>는</w:t>
        </w:r>
        <w:r w:rsidRPr="00BF432F">
          <w:rPr>
            <w:rFonts w:ascii="Calibri" w:hAnsi="Calibri" w:cs="Calibri" w:hint="eastAsia"/>
            <w:sz w:val="20"/>
            <w:szCs w:val="20"/>
            <w:lang w:val="en-US"/>
            <w:rPrChange w:id="898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899" w:author="최광열" w:date="2024-01-12T20:29:00Z">
              <w:rPr>
                <w:rFonts w:hint="eastAsia"/>
                <w:lang w:val="en-US"/>
              </w:rPr>
            </w:rPrChange>
          </w:rPr>
          <w:t>RFSoC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0" w:author="최광열" w:date="2024-01-12T20:29:00Z">
              <w:rPr>
                <w:rFonts w:hint="eastAsia"/>
                <w:lang w:val="en-US"/>
              </w:rPr>
            </w:rPrChange>
          </w:rPr>
          <w:t>의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1" w:author="최광열" w:date="2024-01-12T20:29:00Z">
              <w:rPr>
                <w:rFonts w:hint="eastAsia"/>
                <w:lang w:val="en-US"/>
              </w:rPr>
            </w:rPrChange>
          </w:rPr>
          <w:t xml:space="preserve"> DAC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2" w:author="최광열" w:date="2024-01-12T20:29:00Z">
              <w:rPr>
                <w:rFonts w:hint="eastAsia"/>
                <w:lang w:val="en-US"/>
              </w:rPr>
            </w:rPrChange>
          </w:rPr>
          <w:t>에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3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4" w:author="최광열" w:date="2024-01-12T20:29:00Z">
              <w:rPr>
                <w:rFonts w:hint="eastAsia"/>
                <w:lang w:val="en-US"/>
              </w:rPr>
            </w:rPrChange>
          </w:rPr>
          <w:t>입력될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5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6" w:author="최광열" w:date="2024-01-12T20:29:00Z">
              <w:rPr>
                <w:rFonts w:hint="eastAsia"/>
                <w:lang w:val="en-US"/>
              </w:rPr>
            </w:rPrChange>
          </w:rPr>
          <w:t>디지털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7" w:author="최광열" w:date="2024-01-12T20:29:00Z">
              <w:rPr>
                <w:rFonts w:hint="eastAsia"/>
                <w:lang w:val="en-US"/>
              </w:rPr>
            </w:rPrChange>
          </w:rPr>
          <w:t xml:space="preserve"> Sin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8" w:author="최광열" w:date="2024-01-12T20:29:00Z">
              <w:rPr>
                <w:rFonts w:hint="eastAsia"/>
                <w:lang w:val="en-US"/>
              </w:rPr>
            </w:rPrChange>
          </w:rPr>
          <w:t>파를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09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0" w:author="최광열" w:date="2024-01-12T20:29:00Z">
              <w:rPr>
                <w:rFonts w:hint="eastAsia"/>
                <w:lang w:val="en-US"/>
              </w:rPr>
            </w:rPrChange>
          </w:rPr>
          <w:t>생성하고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1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2" w:author="최광열" w:date="2024-01-12T20:29:00Z">
              <w:rPr>
                <w:rFonts w:hint="eastAsia"/>
                <w:lang w:val="en-US"/>
              </w:rPr>
            </w:rPrChange>
          </w:rPr>
          <w:t>입력하는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3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4" w:author="최광열" w:date="2024-01-12T20:29:00Z">
              <w:rPr>
                <w:rFonts w:hint="eastAsia"/>
                <w:lang w:val="en-US"/>
              </w:rPr>
            </w:rPrChange>
          </w:rPr>
          <w:t>모듈이다</w:t>
        </w:r>
        <w:r w:rsidR="007B5092" w:rsidRPr="00BF432F">
          <w:rPr>
            <w:rFonts w:ascii="Calibri" w:hAnsi="Calibri" w:cs="Calibri" w:hint="eastAsia"/>
            <w:sz w:val="20"/>
            <w:szCs w:val="20"/>
            <w:lang w:val="en-US"/>
            <w:rPrChange w:id="915" w:author="최광열" w:date="2024-01-12T20:29:00Z">
              <w:rPr>
                <w:rFonts w:hint="eastAsia"/>
                <w:lang w:val="en-US"/>
              </w:rPr>
            </w:rPrChange>
          </w:rPr>
          <w:t>.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16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</w:ins>
      <w:ins w:id="917" w:author="최광열" w:date="2024-01-12T20:28:00Z"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18" w:author="최광열" w:date="2024-01-12T20:29:00Z">
              <w:rPr>
                <w:rFonts w:hint="eastAsia"/>
                <w:lang w:val="en-US"/>
              </w:rPr>
            </w:rPrChange>
          </w:rPr>
          <w:t>아래의</w:t>
        </w:r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19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20" w:author="최광열" w:date="2024-01-12T20:29:00Z">
              <w:rPr>
                <w:rFonts w:hint="eastAsia"/>
                <w:lang w:val="en-US"/>
              </w:rPr>
            </w:rPrChange>
          </w:rPr>
          <w:t>식과</w:t>
        </w:r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21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22" w:author="최광열" w:date="2024-01-12T20:29:00Z">
              <w:rPr>
                <w:rFonts w:hint="eastAsia"/>
                <w:lang w:val="en-US"/>
              </w:rPr>
            </w:rPrChange>
          </w:rPr>
          <w:t>같이</w:t>
        </w:r>
        <w:r w:rsidR="00F80EEE" w:rsidRPr="00BF432F">
          <w:rPr>
            <w:rFonts w:ascii="Calibri" w:hAnsi="Calibri" w:cs="Calibri" w:hint="eastAsia"/>
            <w:sz w:val="20"/>
            <w:szCs w:val="20"/>
            <w:lang w:val="en-US"/>
            <w:rPrChange w:id="923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</w:ins>
      <w:ins w:id="924" w:author="최광열" w:date="2024-01-12T20:23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25" w:author="최광열" w:date="2024-01-12T20:29:00Z">
              <w:rPr>
                <w:rFonts w:hint="eastAsia"/>
                <w:lang w:val="en-US"/>
              </w:rPr>
            </w:rPrChange>
          </w:rPr>
          <w:t>주어진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26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</w:ins>
      <w:ins w:id="927" w:author="최광열" w:date="2024-01-12T20:24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28" w:author="최광열" w:date="2024-01-12T20:29:00Z">
              <w:rPr>
                <w:rFonts w:hint="eastAsia"/>
                <w:lang w:val="en-US"/>
              </w:rPr>
            </w:rPrChange>
          </w:rPr>
          <w:t>48bit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29" w:author="최광열" w:date="2024-01-12T20:29:00Z">
              <w:rPr>
                <w:rFonts w:hint="eastAsia"/>
                <w:lang w:val="en-US"/>
              </w:rPr>
            </w:rPrChange>
          </w:rPr>
          <w:t>의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30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</w:ins>
      <w:ins w:id="931" w:author="최광열" w:date="2024-01-12T20:23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32" w:author="최광열" w:date="2024-01-12T20:29:00Z">
              <w:rPr>
                <w:rFonts w:hint="eastAsia"/>
                <w:lang w:val="en-US"/>
              </w:rPr>
            </w:rPrChange>
          </w:rPr>
          <w:t>주파수</w:t>
        </w:r>
      </w:ins>
      <w:ins w:id="933" w:author="최광열" w:date="2024-01-12T20:24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34" w:author="최광열" w:date="2024-01-12T20:29:00Z">
              <w:rPr>
                <w:rFonts w:hint="eastAsia"/>
                <w:lang w:val="en-US"/>
              </w:rPr>
            </w:rPrChange>
          </w:rPr>
          <w:t>(</w:t>
        </w:r>
      </w:ins>
      <m:oMath>
        <m:r>
          <w:ins w:id="935" w:author="최광열" w:date="2024-01-12T20:27:00Z">
            <w:rPr>
              <w:rFonts w:ascii="Cambria Math" w:hAnsi="Cambria Math" w:cs="Cambria Math"/>
              <w:sz w:val="20"/>
              <w:szCs w:val="20"/>
              <w:lang w:val="en-US"/>
              <w:rPrChange w:id="936" w:author="최광열" w:date="2024-01-12T20:29:00Z">
                <w:rPr>
                  <w:rFonts w:ascii="Cambria Math" w:hAnsi="Cambria Math" w:cs="Cambria Math"/>
                  <w:lang w:val="en-US"/>
                </w:rPr>
              </w:rPrChange>
            </w:rPr>
            <m:t>f</m:t>
          </w:ins>
        </m:r>
      </m:oMath>
      <w:ins w:id="937" w:author="최광열" w:date="2024-01-12T20:24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38" w:author="최광열" w:date="2024-01-12T20:29:00Z">
              <w:rPr>
                <w:rFonts w:hint="eastAsia"/>
                <w:lang w:val="en-US"/>
              </w:rPr>
            </w:rPrChange>
          </w:rPr>
          <w:t>)</w:t>
        </w:r>
      </w:ins>
      <w:ins w:id="939" w:author="최광열" w:date="2024-01-12T20:23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40" w:author="최광열" w:date="2024-01-12T20:29:00Z">
              <w:rPr>
                <w:rFonts w:hint="eastAsia"/>
                <w:lang w:val="en-US"/>
              </w:rPr>
            </w:rPrChange>
          </w:rPr>
          <w:t xml:space="preserve">, </w:t>
        </w:r>
      </w:ins>
      <w:ins w:id="941" w:author="최광열" w:date="2024-01-12T20:24:00Z"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42" w:author="최광열" w:date="2024-01-12T20:29:00Z">
              <w:rPr>
                <w:rFonts w:hint="eastAsia"/>
                <w:lang w:val="en-US"/>
              </w:rPr>
            </w:rPrChange>
          </w:rPr>
          <w:t>14bit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43" w:author="최광열" w:date="2024-01-12T20:29:00Z">
              <w:rPr>
                <w:rFonts w:hint="eastAsia"/>
                <w:lang w:val="en-US"/>
              </w:rPr>
            </w:rPrChange>
          </w:rPr>
          <w:t>의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44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A277B8" w:rsidRPr="00BF432F">
          <w:rPr>
            <w:rFonts w:ascii="Calibri" w:hAnsi="Calibri" w:cs="Calibri" w:hint="eastAsia"/>
            <w:sz w:val="20"/>
            <w:szCs w:val="20"/>
            <w:lang w:val="en-US"/>
            <w:rPrChange w:id="945" w:author="최광열" w:date="2024-01-12T20:29:00Z">
              <w:rPr>
                <w:rFonts w:hint="eastAsia"/>
                <w:lang w:val="en-US"/>
              </w:rPr>
            </w:rPrChange>
          </w:rPr>
          <w:t>진폭</w:t>
        </w:r>
        <w:r w:rsidR="00BF5C46" w:rsidRPr="00BF432F">
          <w:rPr>
            <w:rFonts w:ascii="Calibri" w:hAnsi="Calibri" w:cs="Calibri" w:hint="eastAsia"/>
            <w:sz w:val="20"/>
            <w:szCs w:val="20"/>
            <w:lang w:val="en-US"/>
            <w:rPrChange w:id="946" w:author="최광열" w:date="2024-01-12T20:29:00Z">
              <w:rPr>
                <w:rFonts w:hint="eastAsia"/>
                <w:lang w:val="en-US"/>
              </w:rPr>
            </w:rPrChange>
          </w:rPr>
          <w:t>(</w:t>
        </w:r>
      </w:ins>
      <m:oMath>
        <m:r>
          <w:ins w:id="947" w:author="최광열" w:date="2024-01-12T20:27:00Z">
            <w:rPr>
              <w:rFonts w:ascii="Cambria Math" w:hAnsi="Cambria Math" w:cs="Cambria Math"/>
              <w:sz w:val="20"/>
              <w:szCs w:val="20"/>
              <w:lang w:val="en-US"/>
              <w:rPrChange w:id="948" w:author="최광열" w:date="2024-01-12T20:29:00Z">
                <w:rPr>
                  <w:rFonts w:ascii="Cambria Math" w:hAnsi="Cambria Math" w:cs="Cambria Math"/>
                  <w:lang w:val="en-US"/>
                </w:rPr>
              </w:rPrChange>
            </w:rPr>
            <m:t>A</m:t>
          </w:ins>
        </m:r>
      </m:oMath>
      <w:ins w:id="949" w:author="최광열" w:date="2024-01-12T20:24:00Z">
        <w:r w:rsidR="00BF5C46" w:rsidRPr="00BF432F">
          <w:rPr>
            <w:rFonts w:ascii="Calibri" w:hAnsi="Calibri" w:cs="Calibri" w:hint="eastAsia"/>
            <w:sz w:val="20"/>
            <w:szCs w:val="20"/>
            <w:lang w:val="en-US"/>
            <w:rPrChange w:id="950" w:author="최광열" w:date="2024-01-12T20:29:00Z">
              <w:rPr>
                <w:rFonts w:hint="eastAsia"/>
                <w:lang w:val="en-US"/>
              </w:rPr>
            </w:rPrChange>
          </w:rPr>
          <w:t>), 14bit</w:t>
        </w:r>
        <w:r w:rsidR="00BF5C46" w:rsidRPr="00BF432F">
          <w:rPr>
            <w:rFonts w:ascii="Calibri" w:hAnsi="Calibri" w:cs="Calibri" w:hint="eastAsia"/>
            <w:sz w:val="20"/>
            <w:szCs w:val="20"/>
            <w:lang w:val="en-US"/>
            <w:rPrChange w:id="951" w:author="최광열" w:date="2024-01-12T20:29:00Z">
              <w:rPr>
                <w:rFonts w:hint="eastAsia"/>
                <w:lang w:val="en-US"/>
              </w:rPr>
            </w:rPrChange>
          </w:rPr>
          <w:t>의</w:t>
        </w:r>
        <w:r w:rsidR="00BF5C46" w:rsidRPr="00BF432F">
          <w:rPr>
            <w:rFonts w:ascii="Calibri" w:hAnsi="Calibri" w:cs="Calibri" w:hint="eastAsia"/>
            <w:sz w:val="20"/>
            <w:szCs w:val="20"/>
            <w:lang w:val="en-US"/>
            <w:rPrChange w:id="952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BF5C46" w:rsidRPr="00BF432F">
          <w:rPr>
            <w:rFonts w:ascii="Calibri" w:hAnsi="Calibri" w:cs="Calibri" w:hint="eastAsia"/>
            <w:sz w:val="20"/>
            <w:szCs w:val="20"/>
            <w:lang w:val="en-US"/>
            <w:rPrChange w:id="953" w:author="최광열" w:date="2024-01-12T20:29:00Z">
              <w:rPr>
                <w:rFonts w:hint="eastAsia"/>
                <w:lang w:val="en-US"/>
              </w:rPr>
            </w:rPrChange>
          </w:rPr>
          <w:t>위상</w:t>
        </w:r>
      </w:ins>
      <w:ins w:id="954" w:author="최광열" w:date="2024-01-12T20:27:00Z">
        <w:r w:rsidR="00E44B2D" w:rsidRPr="00BF432F">
          <w:rPr>
            <w:rFonts w:ascii="Calibri" w:hAnsi="Calibri" w:cs="Calibri" w:hint="eastAsia"/>
            <w:sz w:val="20"/>
            <w:szCs w:val="20"/>
            <w:lang w:val="en-US"/>
            <w:rPrChange w:id="955" w:author="최광열" w:date="2024-01-12T20:29:00Z">
              <w:rPr>
                <w:rFonts w:hint="eastAsia"/>
                <w:lang w:val="en-US"/>
              </w:rPr>
            </w:rPrChange>
          </w:rPr>
          <w:t>(</w:t>
        </w:r>
        <m:oMath>
          <m:r>
            <w:rPr>
              <w:rFonts w:ascii="Cambria Math" w:hAnsi="Cambria Math" w:cs="Cambria Math"/>
              <w:sz w:val="20"/>
              <w:szCs w:val="20"/>
              <w:lang w:val="en-US"/>
              <w:rPrChange w:id="956" w:author="최광열" w:date="2024-01-12T20:29:00Z">
                <w:rPr>
                  <w:rFonts w:ascii="Cambria Math" w:hAnsi="Cambria Math" w:cs="Cambria Math"/>
                  <w:lang w:val="en-US"/>
                </w:rPr>
              </w:rPrChange>
            </w:rPr>
            <m:t>ϕ</m:t>
          </m:r>
        </m:oMath>
        <w:r w:rsidR="00E44B2D" w:rsidRPr="00BF432F">
          <w:rPr>
            <w:rFonts w:ascii="Calibri" w:hAnsi="Calibri" w:cs="Calibri" w:hint="eastAsia"/>
            <w:sz w:val="20"/>
            <w:szCs w:val="20"/>
            <w:lang w:val="en-US"/>
            <w:rPrChange w:id="957" w:author="최광열" w:date="2024-01-12T20:29:00Z">
              <w:rPr>
                <w:rFonts w:hint="eastAsia"/>
                <w:lang w:val="en-US"/>
              </w:rPr>
            </w:rPrChange>
          </w:rPr>
          <w:t>)</w:t>
        </w:r>
      </w:ins>
      <w:ins w:id="958" w:author="최광열" w:date="2024-01-12T20:24:00Z"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59" w:author="최광열" w:date="2024-01-12T20:29:00Z">
              <w:rPr>
                <w:rFonts w:hint="eastAsia"/>
                <w:lang w:val="en-US"/>
              </w:rPr>
            </w:rPrChange>
          </w:rPr>
          <w:t>에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0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1" w:author="최광열" w:date="2024-01-12T20:29:00Z">
              <w:rPr>
                <w:rFonts w:hint="eastAsia"/>
                <w:lang w:val="en-US"/>
              </w:rPr>
            </w:rPrChange>
          </w:rPr>
          <w:t>해당하는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2" w:author="최광열" w:date="2024-01-12T20:29:00Z">
              <w:rPr>
                <w:rFonts w:hint="eastAsia"/>
                <w:lang w:val="en-US"/>
              </w:rPr>
            </w:rPrChange>
          </w:rPr>
          <w:t xml:space="preserve"> sin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3" w:author="최광열" w:date="2024-01-12T20:29:00Z">
              <w:rPr>
                <w:rFonts w:hint="eastAsia"/>
                <w:lang w:val="en-US"/>
              </w:rPr>
            </w:rPrChange>
          </w:rPr>
          <w:t>파를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4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</w:ins>
      <w:ins w:id="965" w:author="최광열" w:date="2024-01-12T20:25:00Z"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6" w:author="최광열" w:date="2024-01-12T20:29:00Z">
              <w:rPr>
                <w:rFonts w:hint="eastAsia"/>
                <w:lang w:val="en-US"/>
              </w:rPr>
            </w:rPrChange>
          </w:rPr>
          <w:t>만들어낸다</w:t>
        </w:r>
        <w:r w:rsidR="003B3D47" w:rsidRPr="00BF432F">
          <w:rPr>
            <w:rFonts w:ascii="Calibri" w:hAnsi="Calibri" w:cs="Calibri" w:hint="eastAsia"/>
            <w:sz w:val="20"/>
            <w:szCs w:val="20"/>
            <w:lang w:val="en-US"/>
            <w:rPrChange w:id="967" w:author="최광열" w:date="2024-01-12T20:29:00Z">
              <w:rPr>
                <w:rFonts w:hint="eastAsia"/>
                <w:lang w:val="en-US"/>
              </w:rPr>
            </w:rPrChange>
          </w:rPr>
          <w:t>.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68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69" w:author="최광열" w:date="2024-01-12T20:29:00Z">
              <w:rPr>
                <w:rFonts w:hint="eastAsia"/>
                <w:lang w:val="en-US"/>
              </w:rPr>
            </w:rPrChange>
          </w:rPr>
          <w:t>이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0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1" w:author="최광열" w:date="2024-01-12T20:29:00Z">
              <w:rPr>
                <w:rFonts w:hint="eastAsia"/>
                <w:lang w:val="en-US"/>
              </w:rPr>
            </w:rPrChange>
          </w:rPr>
          <w:t>때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2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3" w:author="최광열" w:date="2024-01-12T20:29:00Z">
              <w:rPr>
                <w:rFonts w:hint="eastAsia"/>
                <w:lang w:val="en-US"/>
              </w:rPr>
            </w:rPrChange>
          </w:rPr>
          <w:t>시간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4" w:author="최광열" w:date="2024-01-12T20:29:00Z">
              <w:rPr>
                <w:rFonts w:hint="eastAsia"/>
                <w:lang w:val="en-US"/>
              </w:rPr>
            </w:rPrChange>
          </w:rPr>
          <w:t xml:space="preserve"> t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5" w:author="최광열" w:date="2024-01-12T20:29:00Z">
              <w:rPr>
                <w:rFonts w:hint="eastAsia"/>
                <w:lang w:val="en-US"/>
              </w:rPr>
            </w:rPrChange>
          </w:rPr>
          <w:t>는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6" w:author="최광열" w:date="2024-01-12T20:29:00Z">
              <w:rPr>
                <w:rFonts w:hint="eastAsia"/>
                <w:lang w:val="en-US"/>
              </w:rPr>
            </w:rPrChange>
          </w:rPr>
          <w:t xml:space="preserve"> timestamp controller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7" w:author="최광열" w:date="2024-01-12T20:29:00Z">
              <w:rPr>
                <w:rFonts w:hint="eastAsia"/>
                <w:lang w:val="en-US"/>
              </w:rPr>
            </w:rPrChange>
          </w:rPr>
          <w:t>에서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8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79" w:author="최광열" w:date="2024-01-12T20:29:00Z">
              <w:rPr>
                <w:rFonts w:hint="eastAsia"/>
                <w:lang w:val="en-US"/>
              </w:rPr>
            </w:rPrChange>
          </w:rPr>
          <w:t>만들어내는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0" w:author="최광열" w:date="2024-01-12T20:29:00Z">
              <w:rPr>
                <w:rFonts w:hint="eastAsia"/>
                <w:lang w:val="en-US"/>
              </w:rPr>
            </w:rPrChange>
          </w:rPr>
          <w:t xml:space="preserve"> timestamp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1" w:author="최광열" w:date="2024-01-12T20:29:00Z">
              <w:rPr>
                <w:rFonts w:hint="eastAsia"/>
                <w:lang w:val="en-US"/>
              </w:rPr>
            </w:rPrChange>
          </w:rPr>
          <w:t>에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2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3" w:author="최광열" w:date="2024-01-12T20:29:00Z">
              <w:rPr>
                <w:rFonts w:hint="eastAsia"/>
                <w:lang w:val="en-US"/>
              </w:rPr>
            </w:rPrChange>
          </w:rPr>
          <w:t>해당하는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4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5" w:author="최광열" w:date="2024-01-12T20:29:00Z">
              <w:rPr>
                <w:rFonts w:hint="eastAsia"/>
                <w:lang w:val="en-US"/>
              </w:rPr>
            </w:rPrChange>
          </w:rPr>
          <w:t>값을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6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7" w:author="최광열" w:date="2024-01-12T20:29:00Z">
              <w:rPr>
                <w:rFonts w:hint="eastAsia"/>
                <w:lang w:val="en-US"/>
              </w:rPr>
            </w:rPrChange>
          </w:rPr>
          <w:t>이용한다</w:t>
        </w:r>
        <w:r w:rsidR="00971041" w:rsidRPr="00BF432F">
          <w:rPr>
            <w:rFonts w:ascii="Calibri" w:hAnsi="Calibri" w:cs="Calibri" w:hint="eastAsia"/>
            <w:sz w:val="20"/>
            <w:szCs w:val="20"/>
            <w:lang w:val="en-US"/>
            <w:rPrChange w:id="988" w:author="최광열" w:date="2024-01-12T20:29:00Z">
              <w:rPr>
                <w:rFonts w:hint="eastAsia"/>
                <w:lang w:val="en-US"/>
              </w:rPr>
            </w:rPrChange>
          </w:rPr>
          <w:t>.</w:t>
        </w:r>
      </w:ins>
      <w:ins w:id="989" w:author="최광열" w:date="2024-01-12T20:28:00Z"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0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1" w:author="최광열" w:date="2024-01-12T20:29:00Z">
              <w:rPr>
                <w:rFonts w:hint="eastAsia"/>
                <w:lang w:val="en-US"/>
              </w:rPr>
            </w:rPrChange>
          </w:rPr>
          <w:t>따라서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2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3" w:author="최광열" w:date="2024-01-12T20:29:00Z">
              <w:rPr>
                <w:rFonts w:hint="eastAsia"/>
                <w:lang w:val="en-US"/>
              </w:rPr>
            </w:rPrChange>
          </w:rPr>
          <w:t>주파수를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4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5" w:author="최광열" w:date="2024-01-12T20:29:00Z">
              <w:rPr>
                <w:rFonts w:hint="eastAsia"/>
                <w:lang w:val="en-US"/>
              </w:rPr>
            </w:rPrChange>
          </w:rPr>
          <w:t>바꾸는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6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7" w:author="최광열" w:date="2024-01-12T20:29:00Z">
              <w:rPr>
                <w:rFonts w:hint="eastAsia"/>
                <w:lang w:val="en-US"/>
              </w:rPr>
            </w:rPrChange>
          </w:rPr>
          <w:t>경우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998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m:oMath>
          <m:r>
            <m:rPr>
              <m:sty m:val="p"/>
            </m:rPr>
            <w:rPr>
              <w:rFonts w:ascii="Cambria Math" w:hAnsi="Cambria Math" w:cs="Calibri" w:hint="eastAsia"/>
              <w:sz w:val="20"/>
              <w:szCs w:val="20"/>
              <w:lang w:val="en-US"/>
              <w:rPrChange w:id="999" w:author="최광열" w:date="2024-01-12T20:29:00Z">
                <w:rPr>
                  <w:rFonts w:ascii="Cambria Math" w:hAnsi="Cambria Math" w:hint="eastAsia"/>
                  <w:lang w:val="en-US"/>
                </w:rPr>
              </w:rPrChange>
            </w:rPr>
            <m:t>2</m:t>
          </m:r>
          <m:r>
            <w:rPr>
              <w:rFonts w:ascii="Cambria Math" w:hAnsi="Cambria Math" w:cs="Cambria Math"/>
              <w:sz w:val="20"/>
              <w:szCs w:val="20"/>
              <w:lang w:val="en-US"/>
              <w:rPrChange w:id="1000" w:author="최광열" w:date="2024-01-12T20:29:00Z">
                <w:rPr>
                  <w:rFonts w:ascii="Cambria Math" w:hAnsi="Cambria Math" w:cs="Cambria Math"/>
                  <w:lang w:val="en-US"/>
                </w:rPr>
              </w:rPrChange>
            </w:rPr>
            <m:t>πft</m:t>
          </m:r>
        </m:oMath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1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2" w:author="최광열" w:date="2024-01-12T20:29:00Z">
              <w:rPr>
                <w:rFonts w:hint="eastAsia"/>
                <w:lang w:val="en-US"/>
              </w:rPr>
            </w:rPrChange>
          </w:rPr>
          <w:t>가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3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4" w:author="최광열" w:date="2024-01-12T20:29:00Z">
              <w:rPr>
                <w:rFonts w:hint="eastAsia"/>
                <w:lang w:val="en-US"/>
              </w:rPr>
            </w:rPrChange>
          </w:rPr>
          <w:t>급격하게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5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6" w:author="최광열" w:date="2024-01-12T20:29:00Z">
              <w:rPr>
                <w:rFonts w:hint="eastAsia"/>
                <w:lang w:val="en-US"/>
              </w:rPr>
            </w:rPrChange>
          </w:rPr>
          <w:t>변화하여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7" w:author="최광열" w:date="2024-01-12T20:29:00Z">
              <w:rPr>
                <w:rFonts w:hint="eastAsia"/>
                <w:lang w:val="en-US"/>
              </w:rPr>
            </w:rPrChange>
          </w:rPr>
          <w:t xml:space="preserve"> output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8" w:author="최광열" w:date="2024-01-12T20:29:00Z">
              <w:rPr>
                <w:rFonts w:hint="eastAsia"/>
                <w:lang w:val="en-US"/>
              </w:rPr>
            </w:rPrChange>
          </w:rPr>
          <w:t>의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09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0" w:author="최광열" w:date="2024-01-12T20:29:00Z">
              <w:rPr>
                <w:rFonts w:hint="eastAsia"/>
                <w:lang w:val="en-US"/>
              </w:rPr>
            </w:rPrChange>
          </w:rPr>
          <w:t>위상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1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2" w:author="최광열" w:date="2024-01-12T20:29:00Z">
              <w:rPr>
                <w:rFonts w:hint="eastAsia"/>
                <w:lang w:val="en-US"/>
              </w:rPr>
            </w:rPrChange>
          </w:rPr>
          <w:t>또한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3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4" w:author="최광열" w:date="2024-01-12T20:29:00Z">
              <w:rPr>
                <w:rFonts w:hint="eastAsia"/>
                <w:lang w:val="en-US"/>
              </w:rPr>
            </w:rPrChange>
          </w:rPr>
          <w:t>급격하게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5" w:author="최광열" w:date="2024-01-12T20:29:00Z">
              <w:rPr>
                <w:rFonts w:hint="eastAsia"/>
                <w:lang w:val="en-US"/>
              </w:rPr>
            </w:rPrChange>
          </w:rPr>
          <w:t xml:space="preserve"> 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6" w:author="최광열" w:date="2024-01-12T20:29:00Z">
              <w:rPr>
                <w:rFonts w:hint="eastAsia"/>
                <w:lang w:val="en-US"/>
              </w:rPr>
            </w:rPrChange>
          </w:rPr>
          <w:t>변화한다</w:t>
        </w:r>
        <w:r w:rsidR="00CE26D8" w:rsidRPr="00BF432F">
          <w:rPr>
            <w:rFonts w:ascii="Calibri" w:hAnsi="Calibri" w:cs="Calibri" w:hint="eastAsia"/>
            <w:sz w:val="20"/>
            <w:szCs w:val="20"/>
            <w:lang w:val="en-US"/>
            <w:rPrChange w:id="1017" w:author="최광열" w:date="2024-01-12T20:29:00Z">
              <w:rPr>
                <w:rFonts w:hint="eastAsia"/>
                <w:lang w:val="en-US"/>
              </w:rPr>
            </w:rPrChange>
          </w:rPr>
          <w:t>.</w:t>
        </w:r>
      </w:ins>
    </w:p>
    <w:p w14:paraId="1EC2D663" w14:textId="79D04499" w:rsidR="0096125F" w:rsidRPr="00F13E20" w:rsidRDefault="00102DF3" w:rsidP="006940F1">
      <w:pPr>
        <w:rPr>
          <w:ins w:id="1018" w:author="최광열" w:date="2024-01-12T20:26:00Z"/>
          <w:rFonts w:hint="eastAsia"/>
          <w:lang w:val="en-US"/>
          <w:rPrChange w:id="1019" w:author="최광열" w:date="2024-01-12T20:26:00Z">
            <w:rPr>
              <w:ins w:id="1020" w:author="최광열" w:date="2024-01-12T20:26:00Z"/>
              <w:lang w:val="en-US"/>
            </w:rPr>
          </w:rPrChange>
        </w:rPr>
      </w:pPr>
      <m:oMathPara>
        <m:oMath>
          <m:r>
            <w:ins w:id="1021" w:author="최광열" w:date="2024-01-12T20:27:00Z">
              <w:rPr>
                <w:rFonts w:ascii="Cambria Math" w:hAnsi="Cambria Math" w:cs="Cambria Math"/>
                <w:lang w:val="en-US"/>
              </w:rPr>
              <m:t>I</m:t>
            </w:ins>
          </m:r>
          <m:d>
            <m:dPr>
              <m:ctrlPr>
                <w:ins w:id="1022" w:author="최광열" w:date="2024-01-12T20:27:00Z">
                  <w:rPr>
                    <w:rFonts w:ascii="Cambria Math" w:hAnsi="Cambria Math"/>
                    <w:lang w:val="en-US"/>
                  </w:rPr>
                </w:ins>
              </m:ctrlPr>
            </m:dPr>
            <m:e>
              <m:r>
                <w:ins w:id="1023" w:author="최광열" w:date="2024-01-12T20:27:00Z">
                  <m:rPr>
                    <m:sty m:val="p"/>
                  </m:rPr>
                  <w:rPr>
                    <w:rFonts w:ascii="Cambria Math" w:hAnsi="Cambria Math" w:hint="eastAsia"/>
                    <w:lang w:val="en-US"/>
                  </w:rPr>
                  <m:t>t</m:t>
                </w:ins>
              </m:r>
            </m:e>
          </m:d>
          <m:r>
            <w:ins w:id="1024" w:author="최광열" w:date="2024-01-12T20:29:00Z">
              <w:rPr>
                <w:rFonts w:ascii="Cambria Math" w:hAnsi="Cambria Math" w:hint="eastAsia"/>
                <w:lang w:val="en-US"/>
              </w:rPr>
              <m:t>=</m:t>
            </w:ins>
          </m:r>
          <m:r>
            <w:ins w:id="1025" w:author="최광열" w:date="2024-01-12T20:26:00Z">
              <w:rPr>
                <w:rFonts w:ascii="Cambria Math" w:hAnsi="Cambria Math" w:cs="Cambria Math"/>
                <w:lang w:val="en-US"/>
              </w:rPr>
              <m:t>A</m:t>
            </w:ins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  <w:rPrChange w:id="1026" w:author="최광열" w:date="2024-01-12T20:26:00Z">
                    <w:rPr>
                      <w:rFonts w:ascii="Cambria Math" w:hAnsi="Cambria Math" w:cs="Cambria Math"/>
                      <w:lang w:val="en-US"/>
                    </w:rPr>
                  </w:rPrChange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  <w:rPrChange w:id="1027" w:author="최광열" w:date="2024-01-12T20:26:00Z">
                    <w:rPr>
                      <w:rFonts w:ascii="Cambria Math" w:hAnsi="Cambria Math"/>
                      <w:i/>
                      <w:lang w:val="en-US"/>
                    </w:rPr>
                  </w:rPrChange>
                </w:rPr>
              </m:ctrlPr>
            </m:fName>
            <m:e>
              <m:d>
                <m:dPr>
                  <m:ctrlPr>
                    <w:ins w:id="1028" w:author="최광열" w:date="2024-01-12T20:27:00Z">
                      <w:rPr>
                        <w:rFonts w:ascii="Cambria Math" w:hAnsi="Cambria Math"/>
                        <w:i/>
                        <w:lang w:val="en-US"/>
                      </w:rPr>
                    </w:ins>
                  </m:ctrlPr>
                </m:dPr>
                <m:e>
                  <m:r>
                    <w:ins w:id="1029" w:author="최광열" w:date="2024-01-12T20:26:00Z">
                      <w:rPr>
                        <w:rFonts w:ascii="Cambria Math" w:hAnsi="Cambria Math" w:hint="eastAsia"/>
                        <w:lang w:val="en-US"/>
                      </w:rPr>
                      <m:t>2</m:t>
                    </w:ins>
                  </m:r>
                  <m:r>
                    <w:ins w:id="1030" w:author="최광열" w:date="2024-01-12T20:26:00Z">
                      <w:rPr>
                        <w:rFonts w:ascii="Cambria Math" w:hAnsi="Cambria Math" w:cs="Cambria Math"/>
                        <w:lang w:val="en-US"/>
                      </w:rPr>
                      <m:t>πf</m:t>
                    </w:ins>
                  </m:r>
                  <m:d>
                    <m:dPr>
                      <m:ctrlPr>
                        <w:ins w:id="1031" w:author="최광열" w:date="2024-01-12T21:28:00Z">
                          <w:rPr>
                            <w:rFonts w:ascii="Cambria Math" w:hAnsi="Cambria Math" w:cs="Cambria Math"/>
                            <w:i/>
                            <w:lang w:val="en-US"/>
                          </w:rPr>
                        </w:ins>
                      </m:ctrlPr>
                    </m:dPr>
                    <m:e>
                      <m:r>
                        <w:ins w:id="1032" w:author="최광열" w:date="2024-01-12T20:26:00Z">
                          <w:rPr>
                            <w:rFonts w:ascii="Cambria Math" w:hAnsi="Cambria Math" w:cs="Cambria Math"/>
                            <w:lang w:val="en-US"/>
                          </w:rPr>
                          <m:t>t</m:t>
                        </w:ins>
                      </m:r>
                      <m:r>
                        <w:ins w:id="1033" w:author="최광열" w:date="2024-01-12T21:28:00Z">
                          <w:rPr>
                            <w:rFonts w:ascii="바탕" w:eastAsia="바탕" w:hAnsi="바탕" w:cs="바탕" w:hint="eastAsia"/>
                            <w:lang w:val="en-US"/>
                          </w:rPr>
                          <m:t>-</m:t>
                        </w:ins>
                      </m:r>
                      <m:sSub>
                        <m:sSubPr>
                          <m:ctrlPr>
                            <w:ins w:id="1034" w:author="최광열" w:date="2024-01-12T21:29:00Z">
                              <w:rPr>
                                <w:rFonts w:ascii="Cambria Math" w:hAnsi="Cambria Math" w:cs="Cambria Math"/>
                                <w:i/>
                                <w:lang w:val="en-US"/>
                              </w:rPr>
                            </w:ins>
                          </m:ctrlPr>
                        </m:sSubPr>
                        <m:e>
                          <m:r>
                            <w:ins w:id="1035" w:author="최광열" w:date="2024-01-12T21:28:00Z">
                              <w:rPr>
                                <w:rFonts w:ascii="Cambria Math" w:hAnsi="Cambria Math" w:cs="Cambria Math"/>
                                <w:lang w:val="en-US"/>
                              </w:rPr>
                              <m:t>t</m:t>
                            </w:ins>
                          </m:r>
                          <m:ctrlPr>
                            <w:ins w:id="1036" w:author="최광열" w:date="2024-01-12T21:29:00Z">
                              <w:rPr>
                                <w:rFonts w:ascii="Cambria Math" w:eastAsia="바탕" w:hAnsi="Cambria Math" w:cs="바탕"/>
                                <w:i/>
                                <w:lang w:val="en-US"/>
                              </w:rPr>
                            </w:ins>
                          </m:ctrlPr>
                        </m:e>
                        <m:sub>
                          <m:r>
                            <w:ins w:id="1037" w:author="최광열" w:date="2024-01-12T21:29:00Z">
                              <w:rPr>
                                <w:rFonts w:ascii="Cambria Math" w:hAnsi="Cambria Math" w:cs="Cambria Math"/>
                                <w:lang w:val="en-US"/>
                              </w:rPr>
                              <m:t>offset</m:t>
                            </w:ins>
                          </m:r>
                        </m:sub>
                      </m:sSub>
                    </m:e>
                  </m:d>
                  <m:r>
                    <w:ins w:id="1038" w:author="최광열" w:date="2024-01-12T20:26:00Z">
                      <w:rPr>
                        <w:rFonts w:ascii="Cambria Math" w:hAnsi="Cambria Math" w:hint="eastAsia"/>
                        <w:lang w:val="en-US"/>
                      </w:rPr>
                      <m:t>+</m:t>
                    </w:ins>
                  </m:r>
                  <m:r>
                    <w:ins w:id="1039" w:author="최광열" w:date="2024-01-12T20:26:00Z">
                      <w:rPr>
                        <w:rFonts w:ascii="Cambria Math" w:hAnsi="Cambria Math" w:cs="Cambria Math"/>
                        <w:lang w:val="en-US"/>
                      </w:rPr>
                      <m:t>ϕ</m:t>
                    </w:ins>
                  </m:r>
                  <m:ctrlPr>
                    <w:ins w:id="1040" w:author="최광열" w:date="2024-01-12T20:27:00Z">
                      <w:rPr>
                        <w:rFonts w:ascii="Cambria Math" w:hAnsi="Cambria Math" w:cs="Cambria Math"/>
                        <w:i/>
                        <w:lang w:val="en-US"/>
                      </w:rPr>
                    </w:ins>
                  </m:ctrlPr>
                </m:e>
              </m:d>
              <m:r>
                <w:ins w:id="1041" w:author="최광열" w:date="2024-01-12T21:28:00Z">
                  <w:rPr>
                    <w:rFonts w:ascii="Cambria Math" w:hAnsi="Cambria Math" w:cs="Cambria Math" w:hint="eastAsia"/>
                    <w:lang w:val="en-US"/>
                  </w:rPr>
                  <m:t>+</m:t>
                </w:ins>
              </m:r>
              <m:sSub>
                <m:sSubPr>
                  <m:ctrlPr>
                    <w:ins w:id="1042" w:author="최광열" w:date="2024-01-12T21:29:00Z">
                      <w:rPr>
                        <w:rFonts w:ascii="Cambria Math" w:hAnsi="Cambria Math" w:cs="Cambria Math"/>
                        <w:i/>
                        <w:lang w:val="en-US"/>
                      </w:rPr>
                    </w:ins>
                  </m:ctrlPr>
                </m:sSubPr>
                <m:e>
                  <m:r>
                    <w:ins w:id="1043" w:author="최광열" w:date="2024-01-12T21:29:00Z">
                      <w:rPr>
                        <w:rFonts w:ascii="Cambria Math" w:hAnsi="Cambria Math" w:cs="Cambria Math"/>
                        <w:lang w:val="en-US"/>
                      </w:rPr>
                      <m:t>A</m:t>
                    </w:ins>
                  </m:r>
                </m:e>
                <m:sub>
                  <m:r>
                    <w:ins w:id="1044" w:author="최광열" w:date="2024-01-12T21:28:00Z">
                      <w:rPr>
                        <w:rFonts w:ascii="Cambria Math" w:hAnsi="Cambria Math" w:cs="Cambria Math"/>
                        <w:lang w:val="en-US"/>
                      </w:rPr>
                      <m:t>offset</m:t>
                    </w:ins>
                  </m:r>
                </m:sub>
              </m:sSub>
            </m:e>
          </m:func>
        </m:oMath>
      </m:oMathPara>
    </w:p>
    <w:p w14:paraId="08FFFB4A" w14:textId="6DCFCA22" w:rsidR="00494EB1" w:rsidRPr="0051138D" w:rsidRDefault="007908DD" w:rsidP="006940F1">
      <w:pPr>
        <w:rPr>
          <w:ins w:id="1045" w:author="최광열" w:date="2024-01-12T20:31:00Z"/>
          <w:rFonts w:ascii="Calibri" w:hAnsi="Calibri" w:cs="Calibri" w:hint="eastAsia"/>
          <w:sz w:val="20"/>
          <w:szCs w:val="20"/>
          <w:lang w:val="en-US"/>
          <w:rPrChange w:id="1046" w:author="최광열" w:date="2024-01-12T21:55:00Z">
            <w:rPr>
              <w:ins w:id="1047" w:author="최광열" w:date="2024-01-12T20:31:00Z"/>
              <w:rFonts w:hint="eastAsia"/>
              <w:lang w:val="en-US"/>
            </w:rPr>
          </w:rPrChange>
        </w:rPr>
      </w:pPr>
      <w:ins w:id="1048" w:author="최광열" w:date="2024-01-12T20:31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49" w:author="최광열" w:date="2024-01-12T21:55:00Z">
              <w:rPr>
                <w:rFonts w:hint="eastAsia"/>
                <w:lang w:val="en-US"/>
              </w:rPr>
            </w:rPrChange>
          </w:rPr>
          <w:t>DAC Controller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50" w:author="최광열" w:date="2024-01-12T21:55:00Z">
              <w:rPr>
                <w:rFonts w:hint="eastAsia"/>
                <w:lang w:val="en-US"/>
              </w:rPr>
            </w:rPrChange>
          </w:rPr>
          <w:t>로부터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51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052" w:author="최광열" w:date="2024-01-12T20:51:00Z"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3" w:author="최광열" w:date="2024-01-12T21:55:00Z">
              <w:rPr>
                <w:rFonts w:hint="eastAsia"/>
                <w:lang w:val="en-US"/>
              </w:rPr>
            </w:rPrChange>
          </w:rPr>
          <w:t>시간이</w:t>
        </w:r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5" w:author="최광열" w:date="2024-01-12T21:55:00Z">
              <w:rPr>
                <w:rFonts w:hint="eastAsia"/>
                <w:lang w:val="en-US"/>
              </w:rPr>
            </w:rPrChange>
          </w:rPr>
          <w:t>증가하는</w:t>
        </w:r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6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7" w:author="최광열" w:date="2024-01-12T21:55:00Z">
              <w:rPr>
                <w:rFonts w:hint="eastAsia"/>
                <w:lang w:val="en-US"/>
              </w:rPr>
            </w:rPrChange>
          </w:rPr>
          <w:t>순으로</w:t>
        </w:r>
        <w:r w:rsidR="00915CEE" w:rsidRPr="0051138D">
          <w:rPr>
            <w:rFonts w:ascii="Calibri" w:hAnsi="Calibri" w:cs="Calibri" w:hint="eastAsia"/>
            <w:sz w:val="20"/>
            <w:szCs w:val="20"/>
            <w:lang w:val="en-US"/>
            <w:rPrChange w:id="1058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059" w:author="최광열" w:date="2024-01-12T20:31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0" w:author="최광열" w:date="2024-01-12T21:55:00Z">
              <w:rPr>
                <w:rFonts w:hint="eastAsia"/>
                <w:lang w:val="en-US"/>
              </w:rPr>
            </w:rPrChange>
          </w:rPr>
          <w:t>16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1" w:author="최광열" w:date="2024-01-12T21:55:00Z">
              <w:rPr>
                <w:rFonts w:hint="eastAsia"/>
                <w:lang w:val="en-US"/>
              </w:rPr>
            </w:rPrChange>
          </w:rPr>
          <w:t>개의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2" w:author="최광열" w:date="2024-01-12T21:55:00Z">
              <w:rPr>
                <w:rFonts w:hint="eastAsia"/>
                <w:lang w:val="en-US"/>
              </w:rPr>
            </w:rPrChange>
          </w:rPr>
          <w:t xml:space="preserve"> sin output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3" w:author="최광열" w:date="2024-01-12T21:55:00Z">
              <w:rPr>
                <w:rFonts w:hint="eastAsia"/>
                <w:lang w:val="en-US"/>
              </w:rPr>
            </w:rPrChange>
          </w:rPr>
          <w:t>을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5" w:author="최광열" w:date="2024-01-12T21:55:00Z">
              <w:rPr>
                <w:rFonts w:hint="eastAsia"/>
                <w:lang w:val="en-US"/>
              </w:rPr>
            </w:rPrChange>
          </w:rPr>
          <w:t>만들기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6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7" w:author="최광열" w:date="2024-01-12T21:55:00Z">
              <w:rPr>
                <w:rFonts w:hint="eastAsia"/>
                <w:lang w:val="en-US"/>
              </w:rPr>
            </w:rPrChange>
          </w:rPr>
          <w:t>위해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68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69" w:author="최광열" w:date="2024-01-12T21:55:00Z">
              <w:rPr>
                <w:rFonts w:hint="eastAsia"/>
                <w:lang w:val="en-US"/>
              </w:rPr>
            </w:rPrChange>
          </w:rPr>
          <w:t>아래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0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1" w:author="최광열" w:date="2024-01-12T21:55:00Z">
              <w:rPr>
                <w:rFonts w:hint="eastAsia"/>
                <w:lang w:val="en-US"/>
              </w:rPr>
            </w:rPrChange>
          </w:rPr>
          <w:t>그</w:t>
        </w:r>
      </w:ins>
      <w:ins w:id="1072" w:author="최광열" w:date="2024-01-12T20:32:00Z"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3" w:author="최광열" w:date="2024-01-12T21:55:00Z">
              <w:rPr>
                <w:rFonts w:hint="eastAsia"/>
                <w:lang w:val="en-US"/>
              </w:rPr>
            </w:rPrChange>
          </w:rPr>
          <w:t>림과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5" w:author="최광열" w:date="2024-01-12T21:55:00Z">
              <w:rPr>
                <w:rFonts w:hint="eastAsia"/>
                <w:lang w:val="en-US"/>
              </w:rPr>
            </w:rPrChange>
          </w:rPr>
          <w:t>같이</w:t>
        </w:r>
        <w:r w:rsidR="0010182B" w:rsidRPr="0051138D">
          <w:rPr>
            <w:rFonts w:ascii="Calibri" w:hAnsi="Calibri" w:cs="Calibri" w:hint="eastAsia"/>
            <w:sz w:val="20"/>
            <w:szCs w:val="20"/>
            <w:lang w:val="en-US"/>
            <w:rPrChange w:id="1076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077" w:author="최광열" w:date="2024-01-12T20:31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78" w:author="최광열" w:date="2024-01-12T21:55:00Z">
              <w:rPr>
                <w:rFonts w:hint="eastAsia"/>
                <w:lang w:val="en-US"/>
              </w:rPr>
            </w:rPrChange>
          </w:rPr>
          <w:t>parallel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79" w:author="최광열" w:date="2024-01-12T21:55:00Z">
              <w:rPr>
                <w:rFonts w:hint="eastAsia"/>
                <w:lang w:val="en-US"/>
              </w:rPr>
            </w:rPrChange>
          </w:rPr>
          <w:t>한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0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1" w:author="최광열" w:date="2024-01-12T21:55:00Z">
              <w:rPr>
                <w:rFonts w:hint="eastAsia"/>
                <w:lang w:val="en-US"/>
              </w:rPr>
            </w:rPrChange>
          </w:rPr>
          <w:t>구조를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2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3" w:author="최광열" w:date="2024-01-12T21:55:00Z">
              <w:rPr>
                <w:rFonts w:hint="eastAsia"/>
                <w:lang w:val="en-US"/>
              </w:rPr>
            </w:rPrChange>
          </w:rPr>
          <w:t>가지고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5" w:author="최광열" w:date="2024-01-12T21:55:00Z">
              <w:rPr>
                <w:rFonts w:hint="eastAsia"/>
                <w:lang w:val="en-US"/>
              </w:rPr>
            </w:rPrChange>
          </w:rPr>
          <w:t>있다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086" w:author="최광열" w:date="2024-01-12T21:55:00Z">
              <w:rPr>
                <w:rFonts w:hint="eastAsia"/>
                <w:lang w:val="en-US"/>
              </w:rPr>
            </w:rPrChange>
          </w:rPr>
          <w:t xml:space="preserve">. </w:t>
        </w:r>
      </w:ins>
      <w:ins w:id="1087" w:author="최광열" w:date="2024-01-12T20:32:00Z"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88" w:author="최광열" w:date="2024-01-12T21:55:00Z">
              <w:rPr>
                <w:rFonts w:hint="eastAsia"/>
                <w:lang w:val="en-US"/>
              </w:rPr>
            </w:rPrChange>
          </w:rPr>
          <w:t xml:space="preserve">TimeController 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89" w:author="최광열" w:date="2024-01-12T21:55:00Z">
              <w:rPr>
                <w:rFonts w:hint="eastAsia"/>
                <w:lang w:val="en-US"/>
              </w:rPr>
            </w:rPrChange>
          </w:rPr>
          <w:t>모듈로부터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0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1" w:author="최광열" w:date="2024-01-12T21:55:00Z">
              <w:rPr>
                <w:rFonts w:hint="eastAsia"/>
                <w:lang w:val="en-US"/>
              </w:rPr>
            </w:rPrChange>
          </w:rPr>
          <w:t>공급받은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2" w:author="최광열" w:date="2024-01-12T21:55:00Z">
              <w:rPr>
                <w:rFonts w:hint="eastAsia"/>
                <w:lang w:val="en-US"/>
              </w:rPr>
            </w:rPrChange>
          </w:rPr>
          <w:t xml:space="preserve"> timestamp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3" w:author="최광열" w:date="2024-01-12T21:55:00Z">
              <w:rPr>
                <w:rFonts w:hint="eastAsia"/>
                <w:lang w:val="en-US"/>
              </w:rPr>
            </w:rPrChange>
          </w:rPr>
          <w:t>값을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4" w:author="최광열" w:date="2024-01-12T21:55:00Z">
              <w:rPr>
                <w:rFonts w:hint="eastAsia"/>
                <w:lang w:val="en-US"/>
              </w:rPr>
            </w:rPrChange>
          </w:rPr>
          <w:t xml:space="preserve"> DSP IP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5" w:author="최광열" w:date="2024-01-12T21:55:00Z">
              <w:rPr>
                <w:rFonts w:hint="eastAsia"/>
                <w:lang w:val="en-US"/>
              </w:rPr>
            </w:rPrChange>
          </w:rPr>
          <w:t>로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6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7" w:author="최광열" w:date="2024-01-12T21:55:00Z">
              <w:rPr>
                <w:rFonts w:hint="eastAsia"/>
                <w:lang w:val="en-US"/>
              </w:rPr>
            </w:rPrChange>
          </w:rPr>
          <w:t>구성된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8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099" w:author="최광열" w:date="2024-01-12T21:55:00Z">
              <w:rPr>
                <w:rFonts w:hint="eastAsia"/>
                <w:lang w:val="en-US"/>
              </w:rPr>
            </w:rPrChange>
          </w:rPr>
          <w:t>모듈을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100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101" w:author="최광열" w:date="2024-01-12T21:55:00Z">
              <w:rPr>
                <w:rFonts w:hint="eastAsia"/>
                <w:lang w:val="en-US"/>
              </w:rPr>
            </w:rPrChange>
          </w:rPr>
          <w:t>통해</w:t>
        </w:r>
        <w:r w:rsidR="00786545" w:rsidRPr="0051138D">
          <w:rPr>
            <w:rFonts w:ascii="Calibri" w:hAnsi="Calibri" w:cs="Calibri" w:hint="eastAsia"/>
            <w:sz w:val="20"/>
            <w:szCs w:val="20"/>
            <w:lang w:val="en-US"/>
            <w:rPrChange w:id="1102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103" w:author="최광열" w:date="2024-01-12T20:50:00Z"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04" w:author="최광열" w:date="2024-01-12T21:55:00Z">
              <w:rPr>
                <w:rFonts w:hint="eastAsia"/>
                <w:lang w:val="en-US"/>
              </w:rPr>
            </w:rPrChange>
          </w:rPr>
          <w:t>주파수와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0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995CE7" w:rsidRPr="0051138D">
          <w:rPr>
            <w:rFonts w:ascii="Calibri" w:hAnsi="Calibri" w:cs="Calibri" w:hint="eastAsia"/>
            <w:sz w:val="20"/>
            <w:szCs w:val="20"/>
            <w:lang w:val="en-US"/>
            <w:rPrChange w:id="1106" w:author="최광열" w:date="2024-01-12T21:55:00Z">
              <w:rPr>
                <w:rFonts w:hint="eastAsia"/>
                <w:lang w:val="en-US"/>
              </w:rPr>
            </w:rPrChange>
          </w:rPr>
          <w:t>곱한</w:t>
        </w:r>
        <w:r w:rsidR="00995CE7" w:rsidRPr="0051138D">
          <w:rPr>
            <w:rFonts w:ascii="Calibri" w:hAnsi="Calibri" w:cs="Calibri" w:hint="eastAsia"/>
            <w:sz w:val="20"/>
            <w:szCs w:val="20"/>
            <w:lang w:val="en-US"/>
            <w:rPrChange w:id="110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995CE7" w:rsidRPr="0051138D">
          <w:rPr>
            <w:rFonts w:ascii="Calibri" w:hAnsi="Calibri" w:cs="Calibri" w:hint="eastAsia"/>
            <w:sz w:val="20"/>
            <w:szCs w:val="20"/>
            <w:lang w:val="en-US"/>
            <w:rPrChange w:id="1108" w:author="최광열" w:date="2024-01-12T21:55:00Z">
              <w:rPr>
                <w:rFonts w:hint="eastAsia"/>
                <w:lang w:val="en-US"/>
              </w:rPr>
            </w:rPrChange>
          </w:rPr>
          <w:t>뒤</w:t>
        </w:r>
        <w:r w:rsidR="00995CE7" w:rsidRPr="0051138D">
          <w:rPr>
            <w:rFonts w:ascii="Calibri" w:hAnsi="Calibri" w:cs="Calibri" w:hint="eastAsia"/>
            <w:sz w:val="20"/>
            <w:szCs w:val="20"/>
            <w:lang w:val="en-US"/>
            <w:rPrChange w:id="110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110" w:author="최광열" w:date="2024-01-12T20:51:00Z"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1" w:author="최광열" w:date="2024-01-12T21:55:00Z">
              <w:rPr>
                <w:rFonts w:hint="eastAsia"/>
                <w:lang w:val="en-US"/>
              </w:rPr>
            </w:rPrChange>
          </w:rPr>
          <w:t>위상값을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2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3" w:author="최광열" w:date="2024-01-12T21:55:00Z">
              <w:rPr>
                <w:rFonts w:hint="eastAsia"/>
                <w:lang w:val="en-US"/>
              </w:rPr>
            </w:rPrChange>
          </w:rPr>
          <w:t>더해주게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5" w:author="최광열" w:date="2024-01-12T21:55:00Z">
              <w:rPr>
                <w:rFonts w:hint="eastAsia"/>
                <w:lang w:val="en-US"/>
              </w:rPr>
            </w:rPrChange>
          </w:rPr>
          <w:t>된다</w:t>
        </w:r>
        <w:r w:rsidR="00406FF9" w:rsidRPr="0051138D">
          <w:rPr>
            <w:rFonts w:ascii="Calibri" w:hAnsi="Calibri" w:cs="Calibri" w:hint="eastAsia"/>
            <w:sz w:val="20"/>
            <w:szCs w:val="20"/>
            <w:lang w:val="en-US"/>
            <w:rPrChange w:id="1116" w:author="최광열" w:date="2024-01-12T21:55:00Z">
              <w:rPr>
                <w:rFonts w:hint="eastAsia"/>
                <w:lang w:val="en-US"/>
              </w:rPr>
            </w:rPrChange>
          </w:rPr>
          <w:t>.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1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18" w:author="최광열" w:date="2024-01-12T21:55:00Z">
              <w:rPr>
                <w:rFonts w:hint="eastAsia"/>
                <w:lang w:val="en-US"/>
              </w:rPr>
            </w:rPrChange>
          </w:rPr>
          <w:t>이후에는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1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0" w:author="최광열" w:date="2024-01-12T21:55:00Z">
              <w:rPr>
                <w:rFonts w:hint="eastAsia"/>
                <w:lang w:val="en-US"/>
              </w:rPr>
            </w:rPrChange>
          </w:rPr>
          <w:t>해당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1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2" w:author="최광열" w:date="2024-01-12T21:55:00Z">
              <w:rPr>
                <w:rFonts w:hint="eastAsia"/>
                <w:lang w:val="en-US"/>
              </w:rPr>
            </w:rPrChange>
          </w:rPr>
          <w:t>위상값을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3" w:author="최광열" w:date="2024-01-12T21:55:00Z">
              <w:rPr>
                <w:rFonts w:hint="eastAsia"/>
                <w:lang w:val="en-US"/>
              </w:rPr>
            </w:rPrChange>
          </w:rPr>
          <w:t xml:space="preserve"> Xilinx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4" w:author="최광열" w:date="2024-01-12T21:55:00Z">
              <w:rPr>
                <w:rFonts w:hint="eastAsia"/>
                <w:lang w:val="en-US"/>
              </w:rPr>
            </w:rPrChange>
          </w:rPr>
          <w:t>에서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6" w:author="최광열" w:date="2024-01-12T21:55:00Z">
              <w:rPr>
                <w:rFonts w:hint="eastAsia"/>
                <w:lang w:val="en-US"/>
              </w:rPr>
            </w:rPrChange>
          </w:rPr>
          <w:t>제공</w:t>
        </w:r>
      </w:ins>
      <w:ins w:id="1127" w:author="최광열" w:date="2024-01-12T20:52:00Z"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8" w:author="최광열" w:date="2024-01-12T21:55:00Z">
              <w:rPr>
                <w:rFonts w:hint="eastAsia"/>
                <w:lang w:val="en-US"/>
              </w:rPr>
            </w:rPrChange>
          </w:rPr>
          <w:t>하는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29" w:author="최광열" w:date="2024-01-12T21:55:00Z">
              <w:rPr>
                <w:rFonts w:hint="eastAsia"/>
                <w:lang w:val="en-US"/>
              </w:rPr>
            </w:rPrChange>
          </w:rPr>
          <w:t xml:space="preserve"> Look Up Table(LUT)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0" w:author="최광열" w:date="2024-01-12T21:55:00Z">
              <w:rPr>
                <w:rFonts w:hint="eastAsia"/>
                <w:lang w:val="en-US"/>
              </w:rPr>
            </w:rPrChange>
          </w:rPr>
          <w:t>에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1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2" w:author="최광열" w:date="2024-01-12T21:55:00Z">
              <w:rPr>
                <w:rFonts w:hint="eastAsia"/>
                <w:lang w:val="en-US"/>
              </w:rPr>
            </w:rPrChange>
          </w:rPr>
          <w:t>입력하여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3" w:author="최광열" w:date="2024-01-12T21:55:00Z">
              <w:rPr>
                <w:rFonts w:hint="eastAsia"/>
                <w:lang w:val="en-US"/>
              </w:rPr>
            </w:rPrChange>
          </w:rPr>
          <w:t xml:space="preserve"> sin output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4" w:author="최광열" w:date="2024-01-12T21:55:00Z">
              <w:rPr>
                <w:rFonts w:hint="eastAsia"/>
                <w:lang w:val="en-US"/>
              </w:rPr>
            </w:rPrChange>
          </w:rPr>
          <w:t>을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6" w:author="최광열" w:date="2024-01-12T21:55:00Z">
              <w:rPr>
                <w:rFonts w:hint="eastAsia"/>
                <w:lang w:val="en-US"/>
              </w:rPr>
            </w:rPrChange>
          </w:rPr>
          <w:t>얻게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8" w:author="최광열" w:date="2024-01-12T21:55:00Z">
              <w:rPr>
                <w:rFonts w:hint="eastAsia"/>
                <w:lang w:val="en-US"/>
              </w:rPr>
            </w:rPrChange>
          </w:rPr>
          <w:t>된다</w:t>
        </w:r>
        <w:r w:rsidR="00F72AF8" w:rsidRPr="0051138D">
          <w:rPr>
            <w:rFonts w:ascii="Calibri" w:hAnsi="Calibri" w:cs="Calibri" w:hint="eastAsia"/>
            <w:sz w:val="20"/>
            <w:szCs w:val="20"/>
            <w:lang w:val="en-US"/>
            <w:rPrChange w:id="1139" w:author="최광열" w:date="2024-01-12T21:55:00Z">
              <w:rPr>
                <w:rFonts w:hint="eastAsia"/>
                <w:lang w:val="en-US"/>
              </w:rPr>
            </w:rPrChange>
          </w:rPr>
          <w:t>.</w:t>
        </w:r>
      </w:ins>
    </w:p>
    <w:p w14:paraId="5CFCFCDA" w14:textId="1D654731" w:rsidR="007908DD" w:rsidRPr="0051138D" w:rsidRDefault="007908DD" w:rsidP="007908DD">
      <w:pPr>
        <w:jc w:val="center"/>
        <w:rPr>
          <w:ins w:id="1140" w:author="최광열" w:date="2024-01-12T20:31:00Z"/>
          <w:rFonts w:ascii="Calibri" w:hAnsi="Calibri" w:cs="Calibri"/>
          <w:sz w:val="20"/>
          <w:szCs w:val="20"/>
          <w:lang w:val="en-US"/>
          <w:rPrChange w:id="1141" w:author="최광열" w:date="2024-01-12T21:55:00Z">
            <w:rPr>
              <w:ins w:id="1142" w:author="최광열" w:date="2024-01-12T20:31:00Z"/>
              <w:lang w:val="en-US"/>
            </w:rPr>
          </w:rPrChange>
        </w:rPr>
        <w:pPrChange w:id="1143" w:author="최광열" w:date="2024-01-12T20:31:00Z">
          <w:pPr/>
        </w:pPrChange>
      </w:pPr>
      <w:ins w:id="1144" w:author="최광열" w:date="2024-01-12T20:31:00Z">
        <w:r w:rsidRPr="0051138D">
          <w:rPr>
            <w:rFonts w:ascii="Calibri" w:hAnsi="Calibri" w:cs="Calibri"/>
            <w:sz w:val="20"/>
            <w:szCs w:val="20"/>
            <w:lang w:val="en-US"/>
            <w:rPrChange w:id="1145" w:author="최광열" w:date="2024-01-12T21:55:00Z">
              <w:rPr>
                <w:noProof/>
                <w:lang w:val="ko-KR"/>
              </w:rPr>
            </w:rPrChange>
          </w:rPr>
          <w:lastRenderedPageBreak/>
          <w:drawing>
            <wp:inline distT="0" distB="0" distL="0" distR="0" wp14:anchorId="4AE8FC5A" wp14:editId="11E53C90">
              <wp:extent cx="4550735" cy="2559883"/>
              <wp:effectExtent l="0" t="0" r="2540" b="0"/>
              <wp:docPr id="17" name="그림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58510" cy="25642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C3A267" w14:textId="1E720DA9" w:rsidR="007908DD" w:rsidRDefault="005562E4" w:rsidP="006940F1">
      <w:pPr>
        <w:rPr>
          <w:ins w:id="1146" w:author="최광열" w:date="2024-01-12T22:22:00Z"/>
          <w:rFonts w:ascii="Calibri" w:hAnsi="Calibri" w:cs="Calibri"/>
          <w:sz w:val="20"/>
          <w:szCs w:val="20"/>
          <w:lang w:val="en-US"/>
        </w:rPr>
      </w:pPr>
      <w:ins w:id="1147" w:author="최광열" w:date="2024-01-12T21:03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48" w:author="최광열" w:date="2024-01-12T21:55:00Z">
              <w:rPr>
                <w:rFonts w:hint="eastAsia"/>
                <w:lang w:val="en-US"/>
              </w:rPr>
            </w:rPrChange>
          </w:rPr>
          <w:t>이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4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0" w:author="최광열" w:date="2024-01-12T21:55:00Z">
              <w:rPr>
                <w:rFonts w:hint="eastAsia"/>
                <w:lang w:val="en-US"/>
              </w:rPr>
            </w:rPrChange>
          </w:rPr>
          <w:t>때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1" w:author="최광열" w:date="2024-01-12T21:55:00Z">
              <w:rPr>
                <w:rFonts w:hint="eastAsia"/>
                <w:lang w:val="en-US"/>
              </w:rPr>
            </w:rPrChange>
          </w:rPr>
          <w:t xml:space="preserve"> negative slack</w:t>
        </w:r>
      </w:ins>
      <w:ins w:id="1152" w:author="최광열" w:date="2024-01-12T21:04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3" w:author="최광열" w:date="2024-01-12T21:55:00Z">
              <w:rPr>
                <w:rFonts w:hint="eastAsia"/>
                <w:lang w:val="en-US"/>
              </w:rPr>
            </w:rPrChange>
          </w:rPr>
          <w:t>을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4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155" w:author="최광열" w:date="2024-01-12T21:44:00Z">
        <w:r w:rsidR="000727EB" w:rsidRPr="0051138D">
          <w:rPr>
            <w:rFonts w:ascii="Calibri" w:hAnsi="Calibri" w:cs="Calibri" w:hint="eastAsia"/>
            <w:sz w:val="20"/>
            <w:szCs w:val="20"/>
            <w:lang w:val="en-US"/>
            <w:rPrChange w:id="1156" w:author="최광열" w:date="2024-01-12T21:55:00Z">
              <w:rPr>
                <w:rFonts w:hint="eastAsia"/>
                <w:lang w:val="en-US"/>
              </w:rPr>
            </w:rPrChange>
          </w:rPr>
          <w:t>방지하기</w:t>
        </w:r>
      </w:ins>
      <w:ins w:id="1157" w:author="최광열" w:date="2024-01-12T21:04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8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59" w:author="최광열" w:date="2024-01-12T21:55:00Z">
              <w:rPr>
                <w:rFonts w:hint="eastAsia"/>
                <w:lang w:val="en-US"/>
              </w:rPr>
            </w:rPrChange>
          </w:rPr>
          <w:t>위해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0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1" w:author="최광열" w:date="2024-01-12T21:55:00Z">
              <w:rPr>
                <w:rFonts w:hint="eastAsia"/>
                <w:lang w:val="en-US"/>
              </w:rPr>
            </w:rPrChange>
          </w:rPr>
          <w:t>아래와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2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3" w:author="최광열" w:date="2024-01-12T21:55:00Z">
              <w:rPr>
                <w:rFonts w:hint="eastAsia"/>
                <w:lang w:val="en-US"/>
              </w:rPr>
            </w:rPrChange>
          </w:rPr>
          <w:t>같이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4" w:author="최광열" w:date="2024-01-12T21:55:00Z">
              <w:rPr>
                <w:rFonts w:hint="eastAsia"/>
                <w:lang w:val="en-US"/>
              </w:rPr>
            </w:rPrChange>
          </w:rPr>
          <w:t xml:space="preserve"> DSP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5" w:author="최광열" w:date="2024-01-12T21:55:00Z">
              <w:rPr>
                <w:rFonts w:hint="eastAsia"/>
                <w:lang w:val="en-US"/>
              </w:rPr>
            </w:rPrChange>
          </w:rPr>
          <w:t>를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6" w:author="최광열" w:date="2024-01-12T21:55:00Z">
              <w:rPr>
                <w:rFonts w:hint="eastAsia"/>
                <w:lang w:val="en-US"/>
              </w:rPr>
            </w:rPrChange>
          </w:rPr>
          <w:t xml:space="preserve"> pipelining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7" w:author="최광열" w:date="2024-01-12T21:55:00Z">
              <w:rPr>
                <w:rFonts w:hint="eastAsia"/>
                <w:lang w:val="en-US"/>
              </w:rPr>
            </w:rPrChange>
          </w:rPr>
          <w:t>하여</w:t>
        </w:r>
        <w:r w:rsidR="00396D40" w:rsidRPr="0051138D">
          <w:rPr>
            <w:rFonts w:ascii="Calibri" w:hAnsi="Calibri" w:cs="Calibri" w:hint="eastAsia"/>
            <w:sz w:val="20"/>
            <w:szCs w:val="20"/>
            <w:lang w:val="en-US"/>
            <w:rPrChange w:id="1168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169" w:author="최광열" w:date="2024-01-12T22:22:00Z">
        <w:r w:rsidR="00190EBB">
          <w:rPr>
            <w:rFonts w:ascii="Calibri" w:hAnsi="Calibri" w:cs="Calibri" w:hint="eastAsia"/>
            <w:sz w:val="20"/>
            <w:szCs w:val="20"/>
            <w:lang w:val="en-US"/>
          </w:rPr>
          <w:t>구현하였다</w:t>
        </w:r>
        <w:r w:rsidR="00190EBB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1882BEE6" w14:textId="4290EA41" w:rsidR="00190EBB" w:rsidRPr="0051138D" w:rsidRDefault="00190EBB" w:rsidP="008057AA">
      <w:pPr>
        <w:jc w:val="center"/>
        <w:rPr>
          <w:ins w:id="1170" w:author="최광열" w:date="2024-01-12T21:04:00Z"/>
          <w:rFonts w:ascii="Calibri" w:hAnsi="Calibri" w:cs="Calibri" w:hint="eastAsia"/>
          <w:sz w:val="20"/>
          <w:szCs w:val="20"/>
          <w:lang w:val="en-US"/>
          <w:rPrChange w:id="1171" w:author="최광열" w:date="2024-01-12T21:55:00Z">
            <w:rPr>
              <w:ins w:id="1172" w:author="최광열" w:date="2024-01-12T21:04:00Z"/>
              <w:lang w:val="en-US"/>
            </w:rPr>
          </w:rPrChange>
        </w:rPr>
        <w:pPrChange w:id="1173" w:author="최광열" w:date="2024-01-12T22:22:00Z">
          <w:pPr/>
        </w:pPrChange>
      </w:pPr>
      <w:ins w:id="1174" w:author="최광열" w:date="2024-01-12T22:22:00Z">
        <w:r>
          <w:rPr>
            <w:noProof/>
          </w:rPr>
          <w:drawing>
            <wp:inline distT="0" distB="0" distL="0" distR="0" wp14:anchorId="4C778F1D" wp14:editId="2AD32C57">
              <wp:extent cx="4444779" cy="2500280"/>
              <wp:effectExtent l="0" t="0" r="0" b="0"/>
              <wp:docPr id="48" name="그림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3208" cy="25050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E32DB9" w14:textId="3FA279BC" w:rsidR="00462CD8" w:rsidRPr="0051138D" w:rsidRDefault="00825E33" w:rsidP="00825E33">
      <w:pPr>
        <w:jc w:val="center"/>
        <w:rPr>
          <w:ins w:id="1175" w:author="최광열" w:date="2024-01-12T21:05:00Z"/>
          <w:rFonts w:ascii="Calibri" w:hAnsi="Calibri" w:cs="Calibri"/>
          <w:sz w:val="20"/>
          <w:szCs w:val="20"/>
          <w:lang w:val="en-US"/>
          <w:rPrChange w:id="1176" w:author="최광열" w:date="2024-01-12T21:55:00Z">
            <w:rPr>
              <w:ins w:id="1177" w:author="최광열" w:date="2024-01-12T21:05:00Z"/>
              <w:lang w:val="en-US"/>
            </w:rPr>
          </w:rPrChange>
        </w:rPr>
        <w:pPrChange w:id="1178" w:author="최광열" w:date="2024-01-12T21:05:00Z">
          <w:pPr/>
        </w:pPrChange>
      </w:pPr>
      <w:ins w:id="1179" w:author="최광열" w:date="2024-01-12T21:05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0" w:author="최광열" w:date="2024-01-12T21:55:00Z">
              <w:rPr>
                <w:rFonts w:hint="eastAsia"/>
                <w:noProof/>
                <w:lang w:val="en-US"/>
              </w:rPr>
            </w:rPrChange>
          </w:rPr>
          <w:drawing>
            <wp:inline distT="0" distB="0" distL="0" distR="0" wp14:anchorId="124C19C2" wp14:editId="0136046E">
              <wp:extent cx="4614530" cy="2149016"/>
              <wp:effectExtent l="0" t="0" r="0" b="3810"/>
              <wp:docPr id="19" name="그림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33518" cy="215785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C9C8CEF" w14:textId="35C1B8D1" w:rsidR="00825E33" w:rsidRDefault="0014259E" w:rsidP="006940F1">
      <w:pPr>
        <w:rPr>
          <w:ins w:id="1181" w:author="최광열" w:date="2024-01-12T21:59:00Z"/>
          <w:rFonts w:ascii="Calibri" w:hAnsi="Calibri" w:cs="Calibri" w:hint="eastAsia"/>
          <w:sz w:val="20"/>
          <w:szCs w:val="20"/>
          <w:lang w:val="en-US"/>
        </w:rPr>
      </w:pPr>
      <w:ins w:id="1182" w:author="최광열" w:date="2024-01-12T21:06:00Z"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3" w:author="최광열" w:date="2024-01-12T21:55:00Z">
              <w:rPr>
                <w:rFonts w:hint="eastAsia"/>
                <w:lang w:val="en-US"/>
              </w:rPr>
            </w:rPrChange>
          </w:rPr>
          <w:t>DAC Controller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4" w:author="최광열" w:date="2024-01-12T21:55:00Z">
              <w:rPr>
                <w:rFonts w:hint="eastAsia"/>
                <w:lang w:val="en-US"/>
              </w:rPr>
            </w:rPrChange>
          </w:rPr>
          <w:t>에는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5" w:author="최광열" w:date="2024-01-12T21:55:00Z">
              <w:rPr>
                <w:rFonts w:hint="eastAsia"/>
                <w:lang w:val="en-US"/>
              </w:rPr>
            </w:rPrChange>
          </w:rPr>
          <w:t xml:space="preserve"> 64bit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6" w:author="최광열" w:date="2024-01-12T21:55:00Z">
              <w:rPr>
                <w:rFonts w:hint="eastAsia"/>
                <w:lang w:val="en-US"/>
              </w:rPr>
            </w:rPrChange>
          </w:rPr>
          <w:t>의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8" w:author="최광열" w:date="2024-01-12T21:55:00Z">
              <w:rPr>
                <w:rFonts w:hint="eastAsia"/>
                <w:lang w:val="en-US"/>
              </w:rPr>
            </w:rPrChange>
          </w:rPr>
          <w:t>데이터가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8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0" w:author="최광열" w:date="2024-01-12T21:55:00Z">
              <w:rPr>
                <w:rFonts w:hint="eastAsia"/>
                <w:lang w:val="en-US"/>
              </w:rPr>
            </w:rPrChange>
          </w:rPr>
          <w:t>입력되며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1" w:author="최광열" w:date="2024-01-12T21:55:00Z">
              <w:rPr>
                <w:rFonts w:hint="eastAsia"/>
                <w:lang w:val="en-US"/>
              </w:rPr>
            </w:rPrChange>
          </w:rPr>
          <w:t xml:space="preserve"> MSB 4 bit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2" w:author="최광열" w:date="2024-01-12T21:55:00Z">
              <w:rPr>
                <w:rFonts w:hint="eastAsia"/>
                <w:lang w:val="en-US"/>
              </w:rPr>
            </w:rPrChange>
          </w:rPr>
          <w:t>는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3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4" w:author="최광열" w:date="2024-01-12T21:55:00Z">
              <w:rPr>
                <w:rFonts w:hint="eastAsia"/>
                <w:lang w:val="en-US"/>
              </w:rPr>
            </w:rPrChange>
          </w:rPr>
          <w:t>입력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6" w:author="최광열" w:date="2024-01-12T21:55:00Z">
              <w:rPr>
                <w:rFonts w:hint="eastAsia"/>
                <w:lang w:val="en-US"/>
              </w:rPr>
            </w:rPrChange>
          </w:rPr>
          <w:t>데이터가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8" w:author="최광열" w:date="2024-01-12T21:55:00Z">
              <w:rPr>
                <w:rFonts w:hint="eastAsia"/>
                <w:lang w:val="en-US"/>
              </w:rPr>
            </w:rPrChange>
          </w:rPr>
          <w:t>어떤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19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0" w:author="최광열" w:date="2024-01-12T21:55:00Z">
              <w:rPr>
                <w:rFonts w:hint="eastAsia"/>
                <w:lang w:val="en-US"/>
              </w:rPr>
            </w:rPrChange>
          </w:rPr>
          <w:t>데이터에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1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2" w:author="최광열" w:date="2024-01-12T21:55:00Z">
              <w:rPr>
                <w:rFonts w:hint="eastAsia"/>
                <w:lang w:val="en-US"/>
              </w:rPr>
            </w:rPrChange>
          </w:rPr>
          <w:t>해당하는지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3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4" w:author="최광열" w:date="2024-01-12T21:55:00Z">
              <w:rPr>
                <w:rFonts w:hint="eastAsia"/>
                <w:lang w:val="en-US"/>
              </w:rPr>
            </w:rPrChange>
          </w:rPr>
          <w:t>구분하는</w:t>
        </w:r>
        <w:r w:rsidRPr="0051138D">
          <w:rPr>
            <w:rFonts w:ascii="Calibri" w:hAnsi="Calibri" w:cs="Calibri" w:hint="eastAsia"/>
            <w:sz w:val="20"/>
            <w:szCs w:val="20"/>
            <w:lang w:val="en-US"/>
            <w:rPrChange w:id="120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</w:ins>
      <w:ins w:id="1206" w:author="최광열" w:date="2024-01-12T21:07:00Z">
        <w:r w:rsidR="007B5FD3" w:rsidRPr="0051138D">
          <w:rPr>
            <w:rFonts w:ascii="Calibri" w:hAnsi="Calibri" w:cs="Calibri" w:hint="eastAsia"/>
            <w:sz w:val="20"/>
            <w:szCs w:val="20"/>
            <w:lang w:val="en-US"/>
            <w:rPrChange w:id="1207" w:author="최광열" w:date="2024-01-12T21:55:00Z">
              <w:rPr>
                <w:rFonts w:hint="eastAsia"/>
                <w:lang w:val="en-US"/>
              </w:rPr>
            </w:rPrChange>
          </w:rPr>
          <w:t>데이터이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08" w:author="최광열" w:date="2024-01-12T21:55:00Z">
              <w:rPr>
                <w:rFonts w:hint="eastAsia"/>
                <w:lang w:val="en-US"/>
              </w:rPr>
            </w:rPrChange>
          </w:rPr>
          <w:t>며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0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0" w:author="최광열" w:date="2024-01-12T21:55:00Z">
              <w:rPr>
                <w:rFonts w:hint="eastAsia"/>
                <w:lang w:val="en-US"/>
              </w:rPr>
            </w:rPrChange>
          </w:rPr>
          <w:t>각각의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1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2" w:author="최광열" w:date="2024-01-12T21:55:00Z">
              <w:rPr>
                <w:rFonts w:hint="eastAsia"/>
                <w:lang w:val="en-US"/>
              </w:rPr>
            </w:rPrChange>
          </w:rPr>
          <w:t>경우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3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4" w:author="최광열" w:date="2024-01-12T21:55:00Z">
              <w:rPr>
                <w:rFonts w:hint="eastAsia"/>
                <w:lang w:val="en-US"/>
              </w:rPr>
            </w:rPrChange>
          </w:rPr>
          <w:t>아래에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5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6" w:author="최광열" w:date="2024-01-12T21:55:00Z">
              <w:rPr>
                <w:rFonts w:hint="eastAsia"/>
                <w:lang w:val="en-US"/>
              </w:rPr>
            </w:rPrChange>
          </w:rPr>
          <w:t>해당하는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7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8" w:author="최광열" w:date="2024-01-12T21:55:00Z">
              <w:rPr>
                <w:rFonts w:hint="eastAsia"/>
                <w:lang w:val="en-US"/>
              </w:rPr>
            </w:rPrChange>
          </w:rPr>
          <w:t>값을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19" w:author="최광열" w:date="2024-01-12T21:55:00Z">
              <w:rPr>
                <w:rFonts w:hint="eastAsia"/>
                <w:lang w:val="en-US"/>
              </w:rPr>
            </w:rPrChange>
          </w:rPr>
          <w:t xml:space="preserve"> 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20" w:author="최광열" w:date="2024-01-12T21:55:00Z">
              <w:rPr>
                <w:rFonts w:hint="eastAsia"/>
                <w:lang w:val="en-US"/>
              </w:rPr>
            </w:rPrChange>
          </w:rPr>
          <w:t>가진다</w:t>
        </w:r>
        <w:r w:rsidR="00032D62" w:rsidRPr="0051138D">
          <w:rPr>
            <w:rFonts w:ascii="Calibri" w:hAnsi="Calibri" w:cs="Calibri" w:hint="eastAsia"/>
            <w:sz w:val="20"/>
            <w:szCs w:val="20"/>
            <w:lang w:val="en-US"/>
            <w:rPrChange w:id="1221" w:author="최광열" w:date="2024-01-12T21:55:00Z">
              <w:rPr>
                <w:rFonts w:hint="eastAsia"/>
                <w:lang w:val="en-US"/>
              </w:rPr>
            </w:rPrChange>
          </w:rPr>
          <w:t>.</w:t>
        </w:r>
      </w:ins>
      <w:ins w:id="1222" w:author="최광열" w:date="2024-01-12T22:26:00Z">
        <w:r w:rsidR="001A631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D</w:t>
        </w:r>
        <w:r w:rsidR="0071624C">
          <w:rPr>
            <w:rFonts w:ascii="Calibri" w:hAnsi="Calibri" w:cs="Calibri"/>
            <w:sz w:val="20"/>
            <w:szCs w:val="20"/>
            <w:lang w:val="en-US"/>
          </w:rPr>
          <w:t>AC Controller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들을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/>
            <w:sz w:val="20"/>
            <w:szCs w:val="20"/>
            <w:lang w:val="en-US"/>
          </w:rPr>
          <w:t xml:space="preserve">RTO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모듈을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입력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받는다</w:t>
        </w:r>
        <w:r w:rsidR="0071624C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4E693D3B" w14:textId="77777777" w:rsidR="00820F89" w:rsidRDefault="00820F89" w:rsidP="006940F1">
      <w:pPr>
        <w:rPr>
          <w:ins w:id="1223" w:author="최광열" w:date="2024-01-12T21:59:00Z"/>
          <w:rFonts w:ascii="Calibri" w:hAnsi="Calibri" w:cs="Calibri" w:hint="eastAsia"/>
          <w:sz w:val="20"/>
          <w:szCs w:val="20"/>
          <w:lang w:val="en-US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  <w:tblPrChange w:id="1224" w:author="최광열" w:date="2024-01-12T22:14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333"/>
        <w:tblGridChange w:id="1225">
          <w:tblGrid>
            <w:gridCol w:w="9019"/>
          </w:tblGrid>
        </w:tblGridChange>
      </w:tblGrid>
      <w:tr w:rsidR="00E66DA3" w:rsidRPr="006B65F6" w14:paraId="20F2BDC8" w14:textId="77777777" w:rsidTr="00886BB4">
        <w:trPr>
          <w:trHeight w:val="8773"/>
          <w:jc w:val="center"/>
          <w:ins w:id="1226" w:author="최광열" w:date="2024-01-12T21:59:00Z"/>
        </w:trPr>
        <w:tc>
          <w:tcPr>
            <w:tcW w:w="8333" w:type="dxa"/>
            <w:tcPrChange w:id="1227" w:author="최광열" w:date="2024-01-12T22:14:00Z">
              <w:tcPr>
                <w:tcW w:w="9019" w:type="dxa"/>
              </w:tcPr>
            </w:tcPrChange>
          </w:tcPr>
          <w:p w14:paraId="1319AA09" w14:textId="53AA6D00" w:rsidR="00E66DA3" w:rsidRDefault="00E66DA3" w:rsidP="00702D23">
            <w:pPr>
              <w:ind w:leftChars="100" w:left="220"/>
              <w:jc w:val="center"/>
              <w:rPr>
                <w:ins w:id="1228" w:author="최광열" w:date="2024-01-12T21:59:00Z"/>
                <w:sz w:val="20"/>
                <w:szCs w:val="20"/>
                <w:lang w:val="en-US"/>
              </w:rPr>
              <w:pPrChange w:id="1229" w:author="최광열" w:date="2024-01-12T21:59:00Z">
                <w:pPr>
                  <w:ind w:leftChars="100" w:left="220"/>
                </w:pPr>
              </w:pPrChange>
            </w:pPr>
            <w:ins w:id="1230" w:author="최광열" w:date="2024-01-12T21:59:00Z">
              <w:r>
                <w:rPr>
                  <w:noProof/>
                </w:rPr>
                <w:lastRenderedPageBreak/>
                <w:drawing>
                  <wp:inline distT="0" distB="0" distL="0" distR="0" wp14:anchorId="06590895" wp14:editId="20AAFF7E">
                    <wp:extent cx="4678326" cy="2631656"/>
                    <wp:effectExtent l="0" t="0" r="8255" b="0"/>
                    <wp:docPr id="45" name="그림 4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88641" cy="263745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D639F2B" w14:textId="77777777" w:rsidR="00E66DA3" w:rsidRDefault="00E66DA3" w:rsidP="00245797">
            <w:pPr>
              <w:ind w:leftChars="100" w:left="220"/>
              <w:rPr>
                <w:ins w:id="1231" w:author="최광열" w:date="2024-01-12T21:59:00Z"/>
                <w:sz w:val="20"/>
                <w:szCs w:val="20"/>
                <w:lang w:val="en-US"/>
              </w:rPr>
            </w:pPr>
          </w:p>
          <w:p w14:paraId="51D42C0A" w14:textId="77777777" w:rsidR="00E66DA3" w:rsidRDefault="00E66DA3" w:rsidP="00702D23">
            <w:pPr>
              <w:ind w:leftChars="100" w:left="220"/>
              <w:jc w:val="center"/>
              <w:rPr>
                <w:ins w:id="1232" w:author="최광열" w:date="2024-01-12T21:59:00Z"/>
                <w:sz w:val="20"/>
                <w:szCs w:val="20"/>
                <w:lang w:val="en-US"/>
              </w:rPr>
            </w:pPr>
            <w:ins w:id="1233" w:author="최광열" w:date="2024-01-12T21:59:00Z">
              <w:r>
                <w:rPr>
                  <w:noProof/>
                </w:rPr>
                <w:drawing>
                  <wp:inline distT="0" distB="0" distL="0" distR="0" wp14:anchorId="415E99B3" wp14:editId="653B4324">
                    <wp:extent cx="4678326" cy="2631656"/>
                    <wp:effectExtent l="0" t="0" r="8255" b="0"/>
                    <wp:docPr id="46" name="그림 4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07243" cy="264792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AD8F9C4" w14:textId="60D7CCAE" w:rsidR="00FD4132" w:rsidRPr="006B65F6" w:rsidRDefault="00FD4132" w:rsidP="00702D23">
            <w:pPr>
              <w:ind w:leftChars="100" w:left="220"/>
              <w:jc w:val="center"/>
              <w:rPr>
                <w:ins w:id="1234" w:author="최광열" w:date="2024-01-12T21:59:00Z"/>
                <w:rFonts w:hint="eastAsia"/>
                <w:sz w:val="20"/>
                <w:szCs w:val="20"/>
                <w:lang w:val="en-US"/>
              </w:rPr>
              <w:pPrChange w:id="1235" w:author="최광열" w:date="2024-01-12T21:59:00Z">
                <w:pPr>
                  <w:ind w:leftChars="100" w:left="220"/>
                </w:pPr>
              </w:pPrChange>
            </w:pPr>
          </w:p>
        </w:tc>
      </w:tr>
    </w:tbl>
    <w:p w14:paraId="4771DF00" w14:textId="77777777" w:rsidR="00E66DA3" w:rsidRPr="00E66DA3" w:rsidRDefault="00E66DA3" w:rsidP="006940F1">
      <w:pPr>
        <w:rPr>
          <w:ins w:id="1236" w:author="최광열" w:date="2024-01-12T21:34:00Z"/>
          <w:rFonts w:ascii="Calibri" w:hAnsi="Calibri" w:cs="Calibri" w:hint="eastAsia"/>
          <w:sz w:val="20"/>
          <w:szCs w:val="20"/>
          <w:lang w:val="en-US"/>
          <w:rPrChange w:id="1237" w:author="최광열" w:date="2024-01-12T21:59:00Z">
            <w:rPr>
              <w:ins w:id="1238" w:author="최광열" w:date="2024-01-12T21:34:00Z"/>
              <w:lang w:val="en-US"/>
            </w:rPr>
          </w:rPrChange>
        </w:rPr>
      </w:pPr>
    </w:p>
    <w:p w14:paraId="139AC295" w14:textId="77777777" w:rsidR="00DA139A" w:rsidRPr="006940F1" w:rsidRDefault="00DA139A" w:rsidP="006940F1">
      <w:pPr>
        <w:rPr>
          <w:ins w:id="1239" w:author="최광열" w:date="2024-01-12T20:11:00Z"/>
          <w:rFonts w:hint="eastAsia"/>
          <w:lang w:val="en-US"/>
          <w:rPrChange w:id="1240" w:author="최광열" w:date="2024-01-12T20:23:00Z">
            <w:rPr>
              <w:ins w:id="1241" w:author="최광열" w:date="2024-01-12T20:11:00Z"/>
              <w:rFonts w:hint="eastAsia"/>
              <w:sz w:val="26"/>
              <w:szCs w:val="26"/>
              <w:lang w:val="en-US"/>
            </w:rPr>
          </w:rPrChange>
        </w:rPr>
        <w:pPrChange w:id="1242" w:author="최광열" w:date="2024-01-12T20:23:00Z">
          <w:pPr>
            <w:pStyle w:val="2"/>
            <w:widowControl w:val="0"/>
            <w:spacing w:line="240" w:lineRule="auto"/>
            <w:ind w:firstLineChars="50" w:firstLine="130"/>
            <w:jc w:val="both"/>
          </w:pPr>
        </w:pPrChange>
      </w:pPr>
    </w:p>
    <w:p w14:paraId="0376BC9B" w14:textId="3CC29A39" w:rsidR="001F0582" w:rsidRDefault="00FD1B16" w:rsidP="004B3BF9">
      <w:pPr>
        <w:pStyle w:val="2"/>
        <w:widowControl w:val="0"/>
        <w:spacing w:line="240" w:lineRule="auto"/>
        <w:ind w:firstLineChars="50" w:firstLine="130"/>
        <w:jc w:val="both"/>
        <w:rPr>
          <w:ins w:id="1243" w:author="최광열" w:date="2024-01-12T19:25:00Z"/>
          <w:sz w:val="26"/>
          <w:szCs w:val="26"/>
          <w:lang w:val="en-US"/>
        </w:rPr>
        <w:pPrChange w:id="1244" w:author="최광열" w:date="2024-01-12T19:30:00Z">
          <w:pPr>
            <w:pStyle w:val="2"/>
            <w:widowControl w:val="0"/>
            <w:spacing w:line="240" w:lineRule="auto"/>
            <w:jc w:val="both"/>
          </w:pPr>
        </w:pPrChange>
      </w:pPr>
      <w:bookmarkStart w:id="1245" w:name="_Toc155991425"/>
      <w:ins w:id="1246" w:author="최광열" w:date="2024-01-12T19:30:00Z">
        <w:r>
          <w:rPr>
            <w:rFonts w:hint="eastAsia"/>
            <w:sz w:val="26"/>
            <w:szCs w:val="26"/>
            <w:lang w:val="en-US"/>
          </w:rPr>
          <w:t>2.</w:t>
        </w:r>
      </w:ins>
      <w:ins w:id="1247" w:author="최광열" w:date="2024-01-12T20:22:00Z">
        <w:r w:rsidR="0097038D">
          <w:rPr>
            <w:rFonts w:hint="eastAsia"/>
            <w:sz w:val="26"/>
            <w:szCs w:val="26"/>
            <w:lang w:val="en-US"/>
          </w:rPr>
          <w:t>4</w:t>
        </w:r>
      </w:ins>
      <w:ins w:id="1248" w:author="최광열" w:date="2024-01-12T19:30:00Z">
        <w:r>
          <w:rPr>
            <w:rFonts w:hint="eastAsia"/>
            <w:sz w:val="26"/>
            <w:szCs w:val="26"/>
            <w:lang w:val="en-US"/>
          </w:rPr>
          <w:t>.</w:t>
        </w:r>
      </w:ins>
      <w:ins w:id="1249" w:author="최광열" w:date="2023-10-28T15:21:00Z">
        <w:r>
          <w:rPr>
            <w:sz w:val="26"/>
            <w:szCs w:val="26"/>
            <w:lang w:val="en-US"/>
          </w:rPr>
          <w:t>RTO</w:t>
        </w:r>
      </w:ins>
      <w:ins w:id="1250" w:author="최광열" w:date="2024-01-12T22:25:00Z">
        <w:r w:rsidR="00EB1034">
          <w:rPr>
            <w:sz w:val="26"/>
            <w:szCs w:val="26"/>
            <w:lang w:val="en-US"/>
          </w:rPr>
          <w:t>(B)</w:t>
        </w:r>
      </w:ins>
      <w:ins w:id="1251" w:author="최광열" w:date="2023-10-28T15:21:00Z">
        <w:r>
          <w:rPr>
            <w:sz w:val="26"/>
            <w:szCs w:val="26"/>
            <w:lang w:val="en-US"/>
          </w:rPr>
          <w:t xml:space="preserve"> &amp; GPO</w:t>
        </w:r>
      </w:ins>
      <w:bookmarkEnd w:id="1245"/>
    </w:p>
    <w:p w14:paraId="4DDC5880" w14:textId="76547353" w:rsidR="00DF69CF" w:rsidRPr="002148F5" w:rsidRDefault="00245797" w:rsidP="008B7040">
      <w:pPr>
        <w:ind w:firstLineChars="100" w:firstLine="200"/>
        <w:rPr>
          <w:ins w:id="1252" w:author="최광열" w:date="2024-01-12T22:12:00Z"/>
          <w:rFonts w:ascii="Calibri" w:hAnsi="Calibri" w:cs="Calibri"/>
          <w:sz w:val="20"/>
          <w:szCs w:val="20"/>
          <w:lang w:val="en-US"/>
          <w:rPrChange w:id="1253" w:author="최광열" w:date="2024-01-12T22:15:00Z">
            <w:rPr>
              <w:ins w:id="1254" w:author="최광열" w:date="2024-01-12T22:12:00Z"/>
              <w:lang w:val="en-US"/>
            </w:rPr>
          </w:rPrChange>
        </w:rPr>
      </w:pPr>
      <w:ins w:id="1255" w:author="최광열" w:date="2024-01-12T22:02:00Z">
        <w:r w:rsidRPr="002148F5">
          <w:rPr>
            <w:rFonts w:ascii="Calibri" w:hAnsi="Calibri" w:cs="Calibri" w:hint="eastAsia"/>
            <w:sz w:val="20"/>
            <w:szCs w:val="20"/>
            <w:lang w:val="en-US"/>
            <w:rPrChange w:id="1256" w:author="최광열" w:date="2024-01-12T22:15:00Z">
              <w:rPr>
                <w:rFonts w:hint="eastAsia"/>
                <w:lang w:val="en-US"/>
              </w:rPr>
            </w:rPrChange>
          </w:rPr>
          <w:t>R</w:t>
        </w:r>
        <w:r w:rsidRPr="002148F5">
          <w:rPr>
            <w:rFonts w:ascii="Calibri" w:hAnsi="Calibri" w:cs="Calibri"/>
            <w:sz w:val="20"/>
            <w:szCs w:val="20"/>
            <w:lang w:val="en-US"/>
            <w:rPrChange w:id="1257" w:author="최광열" w:date="2024-01-12T22:15:00Z">
              <w:rPr>
                <w:lang w:val="en-US"/>
              </w:rPr>
            </w:rPrChange>
          </w:rPr>
          <w:t>eal Time Output(RTO)</w:t>
        </w:r>
      </w:ins>
      <w:ins w:id="1258" w:author="최광열" w:date="2024-01-12T22:03:00Z"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5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0" w:author="최광열" w:date="2024-01-12T22:15:00Z">
              <w:rPr>
                <w:rFonts w:hint="eastAsia"/>
                <w:lang w:val="en-US"/>
              </w:rPr>
            </w:rPrChange>
          </w:rPr>
          <w:t>모듈은</w:t>
        </w:r>
        <w:r w:rsidR="00EE0911" w:rsidRPr="002148F5">
          <w:rPr>
            <w:rFonts w:ascii="Calibri" w:hAnsi="Calibri" w:cs="Calibri"/>
            <w:sz w:val="20"/>
            <w:szCs w:val="20"/>
            <w:lang w:val="en-US"/>
            <w:rPrChange w:id="1261" w:author="최광열" w:date="2024-01-12T22:15:00Z">
              <w:rPr>
                <w:lang w:val="en-US"/>
              </w:rPr>
            </w:rPrChange>
          </w:rPr>
          <w:t xml:space="preserve"> AXI bus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2" w:author="최광열" w:date="2024-01-12T22:15:00Z">
              <w:rPr>
                <w:rFonts w:hint="eastAsia"/>
                <w:lang w:val="en-US"/>
              </w:rPr>
            </w:rPrChange>
          </w:rPr>
          <w:t>를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4" w:author="최광열" w:date="2024-01-12T22:15:00Z">
              <w:rPr>
                <w:rFonts w:hint="eastAsia"/>
                <w:lang w:val="en-US"/>
              </w:rPr>
            </w:rPrChange>
          </w:rPr>
          <w:t>통해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</w:ins>
      <w:ins w:id="1266" w:author="최광열" w:date="2024-01-12T22:04:00Z"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7" w:author="최광열" w:date="2024-01-12T22:15:00Z">
              <w:rPr>
                <w:rFonts w:hint="eastAsia"/>
                <w:lang w:val="en-US"/>
              </w:rPr>
            </w:rPrChange>
          </w:rPr>
          <w:t>입력된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68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/>
            <w:sz w:val="20"/>
            <w:szCs w:val="20"/>
            <w:lang w:val="en-US"/>
            <w:rPrChange w:id="1269" w:author="최광열" w:date="2024-01-12T22:15:00Z">
              <w:rPr>
                <w:lang w:val="en-US"/>
              </w:rPr>
            </w:rPrChange>
          </w:rPr>
          <w:t>instruction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0" w:author="최광열" w:date="2024-01-12T22:15:00Z">
              <w:rPr>
                <w:rFonts w:hint="eastAsia"/>
                <w:lang w:val="en-US"/>
              </w:rPr>
            </w:rPrChange>
          </w:rPr>
          <w:t>을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/>
            <w:sz w:val="20"/>
            <w:szCs w:val="20"/>
            <w:lang w:val="en-US"/>
            <w:rPrChange w:id="1272" w:author="최광열" w:date="2024-01-12T22:15:00Z">
              <w:rPr>
                <w:lang w:val="en-US"/>
              </w:rPr>
            </w:rPrChange>
          </w:rPr>
          <w:t>FIFO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3" w:author="최광열" w:date="2024-01-12T22:15:00Z">
              <w:rPr>
                <w:rFonts w:hint="eastAsia"/>
                <w:lang w:val="en-US"/>
              </w:rPr>
            </w:rPrChange>
          </w:rPr>
          <w:t>에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4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5" w:author="최광열" w:date="2024-01-12T22:15:00Z">
              <w:rPr>
                <w:rFonts w:hint="eastAsia"/>
                <w:lang w:val="en-US"/>
              </w:rPr>
            </w:rPrChange>
          </w:rPr>
          <w:t>저장하고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7" w:author="최광열" w:date="2024-01-12T22:15:00Z">
              <w:rPr>
                <w:rFonts w:hint="eastAsia"/>
                <w:lang w:val="en-US"/>
              </w:rPr>
            </w:rPrChange>
          </w:rPr>
          <w:t>정해진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78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/>
            <w:sz w:val="20"/>
            <w:szCs w:val="20"/>
            <w:lang w:val="en-US"/>
            <w:rPrChange w:id="1279" w:author="최광열" w:date="2024-01-12T22:15:00Z">
              <w:rPr>
                <w:lang w:val="en-US"/>
              </w:rPr>
            </w:rPrChange>
          </w:rPr>
          <w:t>timestamp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0" w:author="최광열" w:date="2024-01-12T22:15:00Z">
              <w:rPr>
                <w:rFonts w:hint="eastAsia"/>
                <w:lang w:val="en-US"/>
              </w:rPr>
            </w:rPrChange>
          </w:rPr>
          <w:t>에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/>
            <w:sz w:val="20"/>
            <w:szCs w:val="20"/>
            <w:lang w:val="en-US"/>
            <w:rPrChange w:id="1282" w:author="최광열" w:date="2024-01-12T22:15:00Z">
              <w:rPr>
                <w:lang w:val="en-US"/>
              </w:rPr>
            </w:rPrChange>
          </w:rPr>
          <w:t>output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3" w:author="최광열" w:date="2024-01-12T22:15:00Z">
              <w:rPr>
                <w:rFonts w:hint="eastAsia"/>
                <w:lang w:val="en-US"/>
              </w:rPr>
            </w:rPrChange>
          </w:rPr>
          <w:t>하게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4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5" w:author="최광열" w:date="2024-01-12T22:15:00Z">
              <w:rPr>
                <w:rFonts w:hint="eastAsia"/>
                <w:lang w:val="en-US"/>
              </w:rPr>
            </w:rPrChange>
          </w:rPr>
          <w:t>된다</w:t>
        </w:r>
        <w:r w:rsidR="00EE0911" w:rsidRPr="002148F5">
          <w:rPr>
            <w:rFonts w:ascii="Calibri" w:hAnsi="Calibri" w:cs="Calibri" w:hint="eastAsia"/>
            <w:sz w:val="20"/>
            <w:szCs w:val="20"/>
            <w:lang w:val="en-US"/>
            <w:rPrChange w:id="1286" w:author="최광열" w:date="2024-01-12T22:15:00Z">
              <w:rPr>
                <w:rFonts w:hint="eastAsia"/>
                <w:lang w:val="en-US"/>
              </w:rPr>
            </w:rPrChange>
          </w:rPr>
          <w:t>.</w:t>
        </w:r>
      </w:ins>
      <w:ins w:id="1287" w:author="최광열" w:date="2024-01-12T22:05:00Z"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288" w:author="최광열" w:date="2024-01-12T22:15:00Z">
              <w:rPr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89" w:author="최광열" w:date="2024-01-12T22:15:00Z">
              <w:rPr>
                <w:rFonts w:hint="eastAsia"/>
                <w:lang w:val="en-US"/>
              </w:rPr>
            </w:rPrChange>
          </w:rPr>
          <w:t>이때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0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1" w:author="최광열" w:date="2024-01-12T22:15:00Z">
              <w:rPr>
                <w:rFonts w:hint="eastAsia"/>
                <w:lang w:val="en-US"/>
              </w:rPr>
            </w:rPrChange>
          </w:rPr>
          <w:t>정상적인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2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293" w:author="최광열" w:date="2024-01-12T22:15:00Z">
              <w:rPr>
                <w:lang w:val="en-US"/>
              </w:rPr>
            </w:rPrChange>
          </w:rPr>
          <w:t>instruction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4" w:author="최광열" w:date="2024-01-12T22:15:00Z">
              <w:rPr>
                <w:rFonts w:hint="eastAsia"/>
                <w:lang w:val="en-US"/>
              </w:rPr>
            </w:rPrChange>
          </w:rPr>
          <w:t>인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6" w:author="최광열" w:date="2024-01-12T22:15:00Z">
              <w:rPr>
                <w:rFonts w:hint="eastAsia"/>
                <w:lang w:val="en-US"/>
              </w:rPr>
            </w:rPrChange>
          </w:rPr>
          <w:t>경우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298" w:author="최광열" w:date="2024-01-12T22:15:00Z">
              <w:rPr>
                <w:lang w:val="en-US"/>
              </w:rPr>
            </w:rPrChange>
          </w:rPr>
          <w:t>selected pin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299" w:author="최광열" w:date="2024-01-12T22:15:00Z">
              <w:rPr>
                <w:rFonts w:hint="eastAsia"/>
                <w:lang w:val="en-US"/>
              </w:rPr>
            </w:rPrChange>
          </w:rPr>
          <w:t>에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0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301" w:author="최광열" w:date="2024-01-12T22:15:00Z">
              <w:rPr>
                <w:lang w:val="en-US"/>
              </w:rPr>
            </w:rPrChange>
          </w:rPr>
          <w:t xml:space="preserve">High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2" w:author="최광열" w:date="2024-01-12T22:15:00Z">
              <w:rPr>
                <w:rFonts w:hint="eastAsia"/>
                <w:lang w:val="en-US"/>
              </w:rPr>
            </w:rPrChange>
          </w:rPr>
          <w:t>신호를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304" w:author="최광열" w:date="2024-01-12T22:15:00Z">
              <w:rPr>
                <w:lang w:val="en-US"/>
              </w:rPr>
            </w:rPrChange>
          </w:rPr>
          <w:t>output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5" w:author="최광열" w:date="2024-01-12T22:15:00Z">
              <w:rPr>
                <w:rFonts w:hint="eastAsia"/>
                <w:lang w:val="en-US"/>
              </w:rPr>
            </w:rPrChange>
          </w:rPr>
          <w:t>하게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7" w:author="최광열" w:date="2024-01-12T22:15:00Z">
              <w:rPr>
                <w:rFonts w:hint="eastAsia"/>
                <w:lang w:val="en-US"/>
              </w:rPr>
            </w:rPrChange>
          </w:rPr>
          <w:t>되고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8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09" w:author="최광열" w:date="2024-01-12T22:15:00Z">
              <w:rPr>
                <w:rFonts w:hint="eastAsia"/>
                <w:lang w:val="en-US"/>
              </w:rPr>
            </w:rPrChange>
          </w:rPr>
          <w:t>오류가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0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1" w:author="최광열" w:date="2024-01-12T22:15:00Z">
              <w:rPr>
                <w:rFonts w:hint="eastAsia"/>
                <w:lang w:val="en-US"/>
              </w:rPr>
            </w:rPrChange>
          </w:rPr>
          <w:t>있는</w:t>
        </w:r>
      </w:ins>
      <w:ins w:id="1312" w:author="최광열" w:date="2024-01-12T22:06:00Z"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4" w:author="최광열" w:date="2024-01-12T22:15:00Z">
              <w:rPr>
                <w:rFonts w:hint="eastAsia"/>
                <w:lang w:val="en-US"/>
              </w:rPr>
            </w:rPrChange>
          </w:rPr>
          <w:t>경우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316" w:author="최광열" w:date="2024-01-12T22:15:00Z">
              <w:rPr>
                <w:lang w:val="en-US"/>
              </w:rPr>
            </w:rPrChange>
          </w:rPr>
          <w:t xml:space="preserve">Low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7" w:author="최광열" w:date="2024-01-12T22:15:00Z">
              <w:rPr>
                <w:rFonts w:hint="eastAsia"/>
                <w:lang w:val="en-US"/>
              </w:rPr>
            </w:rPrChange>
          </w:rPr>
          <w:t>신호를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18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319" w:author="최광열" w:date="2024-01-12T22:15:00Z">
              <w:rPr>
                <w:lang w:val="en-US"/>
              </w:rPr>
            </w:rPrChange>
          </w:rPr>
          <w:t>output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20" w:author="최광열" w:date="2024-01-12T22:15:00Z">
              <w:rPr>
                <w:rFonts w:hint="eastAsia"/>
                <w:lang w:val="en-US"/>
              </w:rPr>
            </w:rPrChange>
          </w:rPr>
          <w:t>하게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2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22" w:author="최광열" w:date="2024-01-12T22:15:00Z">
              <w:rPr>
                <w:rFonts w:hint="eastAsia"/>
                <w:lang w:val="en-US"/>
              </w:rPr>
            </w:rPrChange>
          </w:rPr>
          <w:t>된다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323" w:author="최광열" w:date="2024-01-12T22:15:00Z">
              <w:rPr>
                <w:rFonts w:hint="eastAsia"/>
                <w:lang w:val="en-US"/>
              </w:rPr>
            </w:rPrChange>
          </w:rPr>
          <w:t>.</w:t>
        </w:r>
      </w:ins>
      <w:ins w:id="1324" w:author="최광열" w:date="2024-01-12T22:08:00Z">
        <w:r w:rsidR="00221E2B" w:rsidRPr="002148F5">
          <w:rPr>
            <w:rFonts w:ascii="Calibri" w:hAnsi="Calibri" w:cs="Calibri"/>
            <w:sz w:val="20"/>
            <w:szCs w:val="20"/>
            <w:lang w:val="en-US"/>
            <w:rPrChange w:id="1325" w:author="최광열" w:date="2024-01-12T22:15:00Z">
              <w:rPr>
                <w:lang w:val="en-US"/>
              </w:rPr>
            </w:rPrChange>
          </w:rPr>
          <w:t xml:space="preserve"> RTO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26" w:author="최광열" w:date="2024-01-12T22:15:00Z">
              <w:rPr>
                <w:rFonts w:hint="eastAsia"/>
                <w:lang w:val="en-US"/>
              </w:rPr>
            </w:rPrChange>
          </w:rPr>
          <w:t>모듈에서는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2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28" w:author="최광열" w:date="2024-01-12T22:15:00Z">
              <w:rPr>
                <w:rFonts w:hint="eastAsia"/>
                <w:lang w:val="en-US"/>
              </w:rPr>
            </w:rPrChange>
          </w:rPr>
          <w:t>여러가지의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2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0" w:author="최광열" w:date="2024-01-12T22:15:00Z">
              <w:rPr>
                <w:rFonts w:hint="eastAsia"/>
                <w:lang w:val="en-US"/>
              </w:rPr>
            </w:rPrChange>
          </w:rPr>
          <w:t>오류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2" w:author="최광열" w:date="2024-01-12T22:15:00Z">
              <w:rPr>
                <w:rFonts w:hint="eastAsia"/>
                <w:lang w:val="en-US"/>
              </w:rPr>
            </w:rPrChange>
          </w:rPr>
          <w:t>상태를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4" w:author="최광열" w:date="2024-01-12T22:15:00Z">
              <w:rPr>
                <w:rFonts w:hint="eastAsia"/>
                <w:lang w:val="en-US"/>
              </w:rPr>
            </w:rPrChange>
          </w:rPr>
          <w:t>검출하는데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6" w:author="최광열" w:date="2024-01-12T22:15:00Z">
              <w:rPr>
                <w:rFonts w:hint="eastAsia"/>
                <w:lang w:val="en-US"/>
              </w:rPr>
            </w:rPrChange>
          </w:rPr>
          <w:t>각각의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8" w:author="최광열" w:date="2024-01-12T22:15:00Z">
              <w:rPr>
                <w:rFonts w:hint="eastAsia"/>
                <w:lang w:val="en-US"/>
              </w:rPr>
            </w:rPrChange>
          </w:rPr>
          <w:t>오류는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3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40" w:author="최광열" w:date="2024-01-12T22:15:00Z">
              <w:rPr>
                <w:rFonts w:hint="eastAsia"/>
                <w:lang w:val="en-US"/>
              </w:rPr>
            </w:rPrChange>
          </w:rPr>
          <w:t>아래와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4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42" w:author="최광열" w:date="2024-01-12T22:15:00Z">
              <w:rPr>
                <w:rFonts w:hint="eastAsia"/>
                <w:lang w:val="en-US"/>
              </w:rPr>
            </w:rPrChange>
          </w:rPr>
          <w:t>같다</w:t>
        </w:r>
        <w:r w:rsidR="00221E2B" w:rsidRPr="002148F5">
          <w:rPr>
            <w:rFonts w:ascii="Calibri" w:hAnsi="Calibri" w:cs="Calibri" w:hint="eastAsia"/>
            <w:sz w:val="20"/>
            <w:szCs w:val="20"/>
            <w:lang w:val="en-US"/>
            <w:rPrChange w:id="1343" w:author="최광열" w:date="2024-01-12T22:15:00Z">
              <w:rPr>
                <w:rFonts w:hint="eastAsia"/>
                <w:lang w:val="en-US"/>
              </w:rPr>
            </w:rPrChange>
          </w:rPr>
          <w:t>.</w:t>
        </w:r>
      </w:ins>
      <w:ins w:id="1344" w:author="최광열" w:date="2024-01-12T22:11:00Z">
        <w:r w:rsidR="00CF7FC1" w:rsidRPr="002148F5">
          <w:rPr>
            <w:rFonts w:ascii="Calibri" w:hAnsi="Calibri" w:cs="Calibri"/>
            <w:sz w:val="20"/>
            <w:szCs w:val="20"/>
            <w:lang w:val="en-US"/>
            <w:rPrChange w:id="1345" w:author="최광열" w:date="2024-01-12T22:15:00Z">
              <w:rPr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46" w:author="최광열" w:date="2024-01-12T22:15:00Z">
              <w:rPr>
                <w:rFonts w:hint="eastAsia"/>
                <w:lang w:val="en-US"/>
              </w:rPr>
            </w:rPrChange>
          </w:rPr>
          <w:t>현재는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4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48" w:author="최광열" w:date="2024-01-12T22:15:00Z">
              <w:rPr>
                <w:rFonts w:hint="eastAsia"/>
                <w:lang w:val="en-US"/>
              </w:rPr>
            </w:rPrChange>
          </w:rPr>
          <w:t>오류가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4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0" w:author="최광열" w:date="2024-01-12T22:15:00Z">
              <w:rPr>
                <w:rFonts w:hint="eastAsia"/>
                <w:lang w:val="en-US"/>
              </w:rPr>
            </w:rPrChange>
          </w:rPr>
          <w:t>발생하는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2" w:author="최광열" w:date="2024-01-12T22:15:00Z">
              <w:rPr>
                <w:rFonts w:hint="eastAsia"/>
                <w:lang w:val="en-US"/>
              </w:rPr>
            </w:rPrChange>
          </w:rPr>
          <w:t>경우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4" w:author="최광열" w:date="2024-01-12T22:15:00Z">
              <w:rPr>
                <w:rFonts w:hint="eastAsia"/>
                <w:lang w:val="en-US"/>
              </w:rPr>
            </w:rPrChange>
          </w:rPr>
          <w:t>이를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6" w:author="최광열" w:date="2024-01-12T22:15:00Z">
              <w:rPr>
                <w:rFonts w:hint="eastAsia"/>
                <w:lang w:val="en-US"/>
              </w:rPr>
            </w:rPrChange>
          </w:rPr>
          <w:t>무시하고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8" w:author="최광열" w:date="2024-01-12T22:15:00Z">
              <w:rPr>
                <w:rFonts w:hint="eastAsia"/>
                <w:lang w:val="en-US"/>
              </w:rPr>
            </w:rPrChange>
          </w:rPr>
          <w:t>계속해서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5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</w:ins>
      <w:ins w:id="1360" w:author="최광열" w:date="2024-01-12T22:12:00Z"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1" w:author="최광열" w:date="2024-01-12T22:15:00Z">
              <w:rPr>
                <w:rFonts w:hint="eastAsia"/>
                <w:lang w:val="en-US"/>
              </w:rPr>
            </w:rPrChange>
          </w:rPr>
          <w:t>i</w:t>
        </w:r>
        <w:r w:rsidR="00CF7FC1" w:rsidRPr="002148F5">
          <w:rPr>
            <w:rFonts w:ascii="Calibri" w:hAnsi="Calibri" w:cs="Calibri"/>
            <w:sz w:val="20"/>
            <w:szCs w:val="20"/>
            <w:lang w:val="en-US"/>
            <w:rPrChange w:id="1362" w:author="최광열" w:date="2024-01-12T22:15:00Z">
              <w:rPr>
                <w:lang w:val="en-US"/>
              </w:rPr>
            </w:rPrChange>
          </w:rPr>
          <w:t>nstruction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3" w:author="최광열" w:date="2024-01-12T22:15:00Z">
              <w:rPr>
                <w:rFonts w:hint="eastAsia"/>
                <w:lang w:val="en-US"/>
              </w:rPr>
            </w:rPrChange>
          </w:rPr>
          <w:t>을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4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5" w:author="최광열" w:date="2024-01-12T22:15:00Z">
              <w:rPr>
                <w:rFonts w:hint="eastAsia"/>
                <w:lang w:val="en-US"/>
              </w:rPr>
            </w:rPrChange>
          </w:rPr>
          <w:t>출력한다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6" w:author="최광열" w:date="2024-01-12T22:15:00Z">
              <w:rPr>
                <w:rFonts w:hint="eastAsia"/>
                <w:lang w:val="en-US"/>
              </w:rPr>
            </w:rPrChange>
          </w:rPr>
          <w:t>.</w:t>
        </w:r>
        <w:r w:rsidR="00CF7FC1" w:rsidRPr="002148F5">
          <w:rPr>
            <w:rFonts w:ascii="Calibri" w:hAnsi="Calibri" w:cs="Calibri"/>
            <w:sz w:val="20"/>
            <w:szCs w:val="20"/>
            <w:lang w:val="en-US"/>
            <w:rPrChange w:id="1367" w:author="최광열" w:date="2024-01-12T22:15:00Z">
              <w:rPr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8" w:author="최광열" w:date="2024-01-12T22:15:00Z">
              <w:rPr>
                <w:rFonts w:hint="eastAsia"/>
                <w:lang w:val="en-US"/>
              </w:rPr>
            </w:rPrChange>
          </w:rPr>
          <w:t>아직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6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0" w:author="최광열" w:date="2024-01-12T22:15:00Z">
              <w:rPr>
                <w:rFonts w:hint="eastAsia"/>
                <w:lang w:val="en-US"/>
              </w:rPr>
            </w:rPrChange>
          </w:rPr>
          <w:t>오류가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2" w:author="최광열" w:date="2024-01-12T22:15:00Z">
              <w:rPr>
                <w:rFonts w:hint="eastAsia"/>
                <w:lang w:val="en-US"/>
              </w:rPr>
            </w:rPrChange>
          </w:rPr>
          <w:t>발생했을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4" w:author="최광열" w:date="2024-01-12T22:15:00Z">
              <w:rPr>
                <w:rFonts w:hint="eastAsia"/>
                <w:lang w:val="en-US"/>
              </w:rPr>
            </w:rPrChange>
          </w:rPr>
          <w:t>때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6" w:author="최광열" w:date="2024-01-12T22:15:00Z">
              <w:rPr>
                <w:rFonts w:hint="eastAsia"/>
                <w:lang w:val="en-US"/>
              </w:rPr>
            </w:rPrChange>
          </w:rPr>
          <w:t>이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8" w:author="최광열" w:date="2024-01-12T22:15:00Z">
              <w:rPr>
                <w:rFonts w:hint="eastAsia"/>
                <w:lang w:val="en-US"/>
              </w:rPr>
            </w:rPrChange>
          </w:rPr>
          <w:t>값을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7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0" w:author="최광열" w:date="2024-01-12T22:15:00Z">
              <w:rPr>
                <w:rFonts w:hint="eastAsia"/>
                <w:lang w:val="en-US"/>
              </w:rPr>
            </w:rPrChange>
          </w:rPr>
          <w:t>기록하거나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/>
            <w:sz w:val="20"/>
            <w:szCs w:val="20"/>
            <w:lang w:val="en-US"/>
            <w:rPrChange w:id="1382" w:author="최광열" w:date="2024-01-12T22:15:00Z">
              <w:rPr>
                <w:lang w:val="en-US"/>
              </w:rPr>
            </w:rPrChange>
          </w:rPr>
          <w:t>CPU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3" w:author="최광열" w:date="2024-01-12T22:15:00Z">
              <w:rPr>
                <w:rFonts w:hint="eastAsia"/>
                <w:lang w:val="en-US"/>
              </w:rPr>
            </w:rPrChange>
          </w:rPr>
          <w:t>에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4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5" w:author="최광열" w:date="2024-01-12T22:15:00Z">
              <w:rPr>
                <w:rFonts w:hint="eastAsia"/>
                <w:lang w:val="en-US"/>
              </w:rPr>
            </w:rPrChange>
          </w:rPr>
          <w:t>알리는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87" w:author="최광열" w:date="2024-01-12T22:15:00Z">
              <w:rPr>
                <w:rFonts w:hint="eastAsia"/>
                <w:lang w:val="en-US"/>
              </w:rPr>
            </w:rPrChange>
          </w:rPr>
          <w:t>기능</w:t>
        </w:r>
      </w:ins>
      <w:ins w:id="1388" w:author="최광열" w:date="2024-01-12T22:21:00Z">
        <w:r w:rsidR="00CC1B05">
          <w:rPr>
            <w:rFonts w:ascii="Calibri" w:hAnsi="Calibri" w:cs="Calibri" w:hint="eastAsia"/>
            <w:sz w:val="20"/>
            <w:szCs w:val="20"/>
            <w:lang w:val="en-US"/>
          </w:rPr>
          <w:t>(</w:t>
        </w:r>
        <w:r w:rsidR="00CC1B05">
          <w:rPr>
            <w:rFonts w:ascii="Calibri" w:hAnsi="Calibri" w:cs="Calibri"/>
            <w:sz w:val="20"/>
            <w:szCs w:val="20"/>
            <w:lang w:val="en-US"/>
          </w:rPr>
          <w:t xml:space="preserve">e.g. </w:t>
        </w:r>
        <w:r w:rsidR="00CC1B05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="00CC1B05">
          <w:rPr>
            <w:rFonts w:ascii="Calibri" w:hAnsi="Calibri" w:cs="Calibri"/>
            <w:sz w:val="20"/>
            <w:szCs w:val="20"/>
            <w:lang w:val="en-US"/>
          </w:rPr>
          <w:t>)</w:t>
        </w:r>
      </w:ins>
      <w:ins w:id="1389" w:author="최광열" w:date="2024-01-12T22:12:00Z"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0" w:author="최광열" w:date="2024-01-12T22:15:00Z">
              <w:rPr>
                <w:rFonts w:hint="eastAsia"/>
                <w:lang w:val="en-US"/>
              </w:rPr>
            </w:rPrChange>
          </w:rPr>
          <w:t>은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2" w:author="최광열" w:date="2024-01-12T22:15:00Z">
              <w:rPr>
                <w:rFonts w:hint="eastAsia"/>
                <w:lang w:val="en-US"/>
              </w:rPr>
            </w:rPrChange>
          </w:rPr>
          <w:t>구현되지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4" w:author="최광열" w:date="2024-01-12T22:15:00Z">
              <w:rPr>
                <w:rFonts w:hint="eastAsia"/>
                <w:lang w:val="en-US"/>
              </w:rPr>
            </w:rPrChange>
          </w:rPr>
          <w:t>않았다</w:t>
        </w:r>
        <w:r w:rsidR="00CF7FC1" w:rsidRPr="002148F5">
          <w:rPr>
            <w:rFonts w:ascii="Calibri" w:hAnsi="Calibri" w:cs="Calibri" w:hint="eastAsia"/>
            <w:sz w:val="20"/>
            <w:szCs w:val="20"/>
            <w:lang w:val="en-US"/>
            <w:rPrChange w:id="1395" w:author="최광열" w:date="2024-01-12T22:15:00Z">
              <w:rPr>
                <w:rFonts w:hint="eastAsia"/>
                <w:lang w:val="en-US"/>
              </w:rPr>
            </w:rPrChange>
          </w:rPr>
          <w:t>.</w:t>
        </w:r>
      </w:ins>
    </w:p>
    <w:p w14:paraId="57DDD2F0" w14:textId="77777777" w:rsidR="00200B5F" w:rsidRDefault="00200B5F" w:rsidP="008B7040">
      <w:pPr>
        <w:ind w:firstLineChars="100" w:firstLine="220"/>
        <w:rPr>
          <w:ins w:id="1396" w:author="최광열" w:date="2024-01-12T22:06:00Z"/>
          <w:rFonts w:hint="eastAsia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25058" w:rsidRPr="006B65F6" w14:paraId="4230190B" w14:textId="77777777" w:rsidTr="00F03B79">
        <w:trPr>
          <w:ins w:id="1397" w:author="최광열" w:date="2024-01-12T22:09:00Z"/>
        </w:trPr>
        <w:tc>
          <w:tcPr>
            <w:tcW w:w="9019" w:type="dxa"/>
          </w:tcPr>
          <w:p w14:paraId="4E0BFD46" w14:textId="77777777" w:rsidR="00625058" w:rsidRDefault="00625058" w:rsidP="00625058">
            <w:pPr>
              <w:rPr>
                <w:ins w:id="1398" w:author="최광열" w:date="2024-01-12T22:09:00Z"/>
                <w:sz w:val="20"/>
                <w:szCs w:val="20"/>
                <w:lang w:val="en-US"/>
              </w:rPr>
            </w:pPr>
            <w:ins w:id="1399" w:author="최광열" w:date="2024-01-12T22:09:00Z">
              <w:r w:rsidRPr="00BE7A2B">
                <w:rPr>
                  <w:sz w:val="20"/>
                  <w:szCs w:val="20"/>
                  <w:lang w:val="en-US"/>
                </w:rPr>
                <w:t xml:space="preserve">1. </w:t>
              </w:r>
              <w:r>
                <w:rPr>
                  <w:sz w:val="20"/>
                  <w:szCs w:val="20"/>
                  <w:lang w:val="en-US"/>
                </w:rPr>
                <w:t>Timestamp Error</w:t>
              </w:r>
            </w:ins>
          </w:p>
          <w:p w14:paraId="18206E15" w14:textId="348EC3EC" w:rsidR="00625058" w:rsidRPr="002148F5" w:rsidRDefault="00625058" w:rsidP="00625058">
            <w:pPr>
              <w:rPr>
                <w:ins w:id="1400" w:author="최광열" w:date="2024-01-12T22:10:00Z"/>
                <w:rFonts w:ascii="Calibri" w:hAnsi="Calibri" w:cs="Calibri"/>
                <w:sz w:val="20"/>
                <w:szCs w:val="20"/>
                <w:lang w:val="en-US"/>
                <w:rPrChange w:id="1401" w:author="최광열" w:date="2024-01-12T22:15:00Z">
                  <w:rPr>
                    <w:ins w:id="1402" w:author="최광열" w:date="2024-01-12T22:10:00Z"/>
                  </w:rPr>
                </w:rPrChange>
              </w:rPr>
            </w:pPr>
            <w:ins w:id="1403" w:author="최광열" w:date="2024-01-12T22:10:00Z"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04" w:author="최광열" w:date="2024-01-12T22:15:00Z">
                    <w:rPr>
                      <w:rFonts w:hint="eastAsia"/>
                    </w:rPr>
                  </w:rPrChange>
                </w:rPr>
                <w:t>출력되는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05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/>
                  <w:sz w:val="20"/>
                  <w:szCs w:val="20"/>
                  <w:lang w:val="en-US"/>
                  <w:rPrChange w:id="1406" w:author="최광열" w:date="2024-01-12T22:15:00Z">
                    <w:rPr/>
                  </w:rPrChange>
                </w:rPr>
                <w:t>Timestamp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07" w:author="최광열" w:date="2024-01-12T22:15:00Z">
                    <w:rPr>
                      <w:rFonts w:hint="eastAsia"/>
                    </w:rPr>
                  </w:rPrChange>
                </w:rPr>
                <w:t>가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08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09" w:author="최광열" w:date="2024-01-12T22:15:00Z">
                    <w:rPr>
                      <w:rFonts w:hint="eastAsia"/>
                    </w:rPr>
                  </w:rPrChange>
                </w:rPr>
                <w:t>현재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0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/>
                  <w:sz w:val="20"/>
                  <w:szCs w:val="20"/>
                  <w:lang w:val="en-US"/>
                  <w:rPrChange w:id="1411" w:author="최광열" w:date="2024-01-12T22:15:00Z">
                    <w:rPr/>
                  </w:rPrChange>
                </w:rPr>
                <w:t>timestamp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2" w:author="최광열" w:date="2024-01-12T22:15:00Z">
                    <w:rPr>
                      <w:rFonts w:hint="eastAsia"/>
                    </w:rPr>
                  </w:rPrChange>
                </w:rPr>
                <w:t>보다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3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4" w:author="최광열" w:date="2024-01-12T22:15:00Z">
                    <w:rPr>
                      <w:rFonts w:hint="eastAsia"/>
                    </w:rPr>
                  </w:rPrChange>
                </w:rPr>
                <w:t>값이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5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6" w:author="최광열" w:date="2024-01-12T22:15:00Z">
                    <w:rPr>
                      <w:rFonts w:hint="eastAsia"/>
                    </w:rPr>
                  </w:rPrChange>
                </w:rPr>
                <w:t>낮은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7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18" w:author="최광열" w:date="2024-01-12T22:15:00Z">
                    <w:rPr>
                      <w:rFonts w:hint="eastAsia"/>
                    </w:rPr>
                  </w:rPrChange>
                </w:rPr>
                <w:t>경우</w:t>
              </w:r>
            </w:ins>
          </w:p>
          <w:p w14:paraId="3DCC3AF5" w14:textId="77777777" w:rsidR="00625058" w:rsidRPr="00CC1B05" w:rsidRDefault="00625058" w:rsidP="00625058">
            <w:pPr>
              <w:rPr>
                <w:ins w:id="1419" w:author="최광열" w:date="2024-01-12T22:10:00Z"/>
                <w:lang w:val="en-US"/>
                <w:rPrChange w:id="1420" w:author="최광열" w:date="2024-01-12T22:20:00Z">
                  <w:rPr>
                    <w:ins w:id="1421" w:author="최광열" w:date="2024-01-12T22:10:00Z"/>
                  </w:rPr>
                </w:rPrChange>
              </w:rPr>
            </w:pPr>
          </w:p>
          <w:p w14:paraId="2B395095" w14:textId="77777777" w:rsidR="00625058" w:rsidRPr="00CC1B05" w:rsidRDefault="00625058" w:rsidP="00625058">
            <w:pPr>
              <w:rPr>
                <w:ins w:id="1422" w:author="최광열" w:date="2024-01-12T22:10:00Z"/>
                <w:lang w:val="en-US"/>
                <w:rPrChange w:id="1423" w:author="최광열" w:date="2024-01-12T22:20:00Z">
                  <w:rPr>
                    <w:ins w:id="1424" w:author="최광열" w:date="2024-01-12T22:10:00Z"/>
                  </w:rPr>
                </w:rPrChange>
              </w:rPr>
            </w:pPr>
            <w:ins w:id="1425" w:author="최광열" w:date="2024-01-12T22:10:00Z">
              <w:r w:rsidRPr="00CC1B05">
                <w:rPr>
                  <w:rFonts w:hint="eastAsia"/>
                  <w:lang w:val="en-US"/>
                  <w:rPrChange w:id="1426" w:author="최광열" w:date="2024-01-12T22:20:00Z">
                    <w:rPr>
                      <w:rFonts w:hint="eastAsia"/>
                    </w:rPr>
                  </w:rPrChange>
                </w:rPr>
                <w:t>2</w:t>
              </w:r>
              <w:r w:rsidRPr="00CC1B05">
                <w:rPr>
                  <w:lang w:val="en-US"/>
                  <w:rPrChange w:id="1427" w:author="최광열" w:date="2024-01-12T22:20:00Z">
                    <w:rPr/>
                  </w:rPrChange>
                </w:rPr>
                <w:t>. Overflow Error</w:t>
              </w:r>
            </w:ins>
          </w:p>
          <w:p w14:paraId="66861DBF" w14:textId="0B0C93B0" w:rsidR="00625058" w:rsidRPr="00CC1B05" w:rsidRDefault="00625058" w:rsidP="00625058">
            <w:pPr>
              <w:rPr>
                <w:ins w:id="1428" w:author="최광열" w:date="2024-01-12T22:09:00Z"/>
                <w:rFonts w:hint="eastAsia"/>
                <w:lang w:val="en-US"/>
                <w:rPrChange w:id="1429" w:author="최광열" w:date="2024-01-12T22:20:00Z">
                  <w:rPr>
                    <w:ins w:id="1430" w:author="최광열" w:date="2024-01-12T22:09:00Z"/>
                    <w:rFonts w:hint="eastAsia"/>
                    <w:sz w:val="20"/>
                    <w:szCs w:val="20"/>
                    <w:lang w:val="en-US"/>
                  </w:rPr>
                </w:rPrChange>
              </w:rPr>
              <w:pPrChange w:id="1431" w:author="최광열" w:date="2024-01-12T22:09:00Z">
                <w:pPr>
                  <w:ind w:leftChars="100" w:left="220"/>
                </w:pPr>
              </w:pPrChange>
            </w:pPr>
            <w:ins w:id="1432" w:author="최광열" w:date="2024-01-12T22:10:00Z">
              <w:r w:rsidRPr="00CC1B05">
                <w:rPr>
                  <w:rFonts w:hint="eastAsia"/>
                  <w:lang w:val="en-US"/>
                  <w:rPrChange w:id="1433" w:author="최광열" w:date="2024-01-12T22:20:00Z">
                    <w:rPr>
                      <w:rFonts w:hint="eastAsia"/>
                    </w:rPr>
                  </w:rPrChange>
                </w:rPr>
                <w:lastRenderedPageBreak/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34" w:author="최광열" w:date="2024-01-12T22:15:00Z">
                    <w:rPr>
                      <w:rFonts w:hint="eastAsia"/>
                    </w:rPr>
                  </w:rPrChange>
                </w:rPr>
                <w:t>F</w:t>
              </w:r>
              <w:r w:rsidRPr="002148F5">
                <w:rPr>
                  <w:rFonts w:ascii="Calibri" w:hAnsi="Calibri" w:cs="Calibri"/>
                  <w:sz w:val="20"/>
                  <w:szCs w:val="20"/>
                  <w:lang w:val="en-US"/>
                  <w:rPrChange w:id="1435" w:author="최광열" w:date="2024-01-12T22:15:00Z">
                    <w:rPr/>
                  </w:rPrChange>
                </w:rPr>
                <w:t>ifo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36" w:author="최광열" w:date="2024-01-12T22:15:00Z">
                    <w:rPr>
                      <w:rFonts w:hint="eastAsia"/>
                    </w:rPr>
                  </w:rPrChange>
                </w:rPr>
                <w:t>의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37" w:author="최광열" w:date="2024-01-12T22:15:00Z">
                    <w:rPr>
                      <w:rFonts w:hint="eastAsia"/>
                    </w:rPr>
                  </w:rPrChange>
                </w:rPr>
                <w:t xml:space="preserve"> c</w:t>
              </w:r>
              <w:r w:rsidRPr="002148F5">
                <w:rPr>
                  <w:rFonts w:ascii="Calibri" w:hAnsi="Calibri" w:cs="Calibri"/>
                  <w:sz w:val="20"/>
                  <w:szCs w:val="20"/>
                  <w:lang w:val="en-US"/>
                  <w:rPrChange w:id="1438" w:author="최광열" w:date="2024-01-12T22:15:00Z">
                    <w:rPr/>
                  </w:rPrChange>
                </w:rPr>
                <w:t>apacity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39" w:author="최광열" w:date="2024-01-12T22:15:00Z">
                    <w:rPr>
                      <w:rFonts w:hint="eastAsia"/>
                    </w:rPr>
                  </w:rPrChange>
                </w:rPr>
                <w:t>보다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0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1" w:author="최광열" w:date="2024-01-12T22:15:00Z">
                    <w:rPr>
                      <w:rFonts w:hint="eastAsia"/>
                    </w:rPr>
                  </w:rPrChange>
                </w:rPr>
                <w:t>더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2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3" w:author="최광열" w:date="2024-01-12T22:15:00Z">
                    <w:rPr>
                      <w:rFonts w:hint="eastAsia"/>
                    </w:rPr>
                  </w:rPrChange>
                </w:rPr>
                <w:t>많은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4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5" w:author="최광열" w:date="2024-01-12T22:15:00Z">
                    <w:rPr>
                      <w:rFonts w:hint="eastAsia"/>
                    </w:rPr>
                  </w:rPrChange>
                </w:rPr>
                <w:t>데이터가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6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7" w:author="최광열" w:date="2024-01-12T22:15:00Z">
                    <w:rPr>
                      <w:rFonts w:hint="eastAsia"/>
                    </w:rPr>
                  </w:rPrChange>
                </w:rPr>
                <w:t>입력된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8" w:author="최광열" w:date="2024-01-12T22:15:00Z">
                    <w:rPr>
                      <w:rFonts w:hint="eastAsia"/>
                    </w:rPr>
                  </w:rPrChange>
                </w:rPr>
                <w:t xml:space="preserve"> </w:t>
              </w:r>
              <w:r w:rsidRPr="002148F5">
                <w:rPr>
                  <w:rFonts w:ascii="Calibri" w:hAnsi="Calibri" w:cs="Calibri" w:hint="eastAsia"/>
                  <w:sz w:val="20"/>
                  <w:szCs w:val="20"/>
                  <w:lang w:val="en-US"/>
                  <w:rPrChange w:id="1449" w:author="최광열" w:date="2024-01-12T22:15:00Z">
                    <w:rPr>
                      <w:rFonts w:hint="eastAsia"/>
                    </w:rPr>
                  </w:rPrChange>
                </w:rPr>
                <w:t>경우</w:t>
              </w:r>
            </w:ins>
          </w:p>
        </w:tc>
      </w:tr>
    </w:tbl>
    <w:p w14:paraId="2FA6471B" w14:textId="59729750" w:rsidR="00DF69CF" w:rsidRDefault="00DF69CF" w:rsidP="008B7040">
      <w:pPr>
        <w:ind w:firstLineChars="100" w:firstLine="220"/>
        <w:rPr>
          <w:ins w:id="1450" w:author="최광열" w:date="2024-01-12T22:14:00Z"/>
          <w:lang w:val="en-US"/>
        </w:rPr>
      </w:pPr>
    </w:p>
    <w:p w14:paraId="1C23CAA1" w14:textId="302B1990" w:rsidR="002148F5" w:rsidRDefault="002148F5" w:rsidP="008B7040">
      <w:pPr>
        <w:ind w:firstLineChars="100" w:firstLine="200"/>
        <w:rPr>
          <w:ins w:id="1451" w:author="최광열" w:date="2024-01-12T22:16:00Z"/>
          <w:rFonts w:ascii="Calibri" w:hAnsi="Calibri" w:cs="Calibri" w:hint="eastAsia"/>
          <w:sz w:val="20"/>
          <w:szCs w:val="20"/>
          <w:lang w:val="en-US"/>
        </w:rPr>
      </w:pPr>
      <w:ins w:id="1452" w:author="최광열" w:date="2024-01-12T22:14:00Z">
        <w:r w:rsidRPr="002148F5">
          <w:rPr>
            <w:rFonts w:ascii="Calibri" w:hAnsi="Calibri" w:cs="Calibri" w:hint="eastAsia"/>
            <w:sz w:val="20"/>
            <w:szCs w:val="20"/>
            <w:lang w:val="en-US"/>
            <w:rPrChange w:id="1453" w:author="최광열" w:date="2024-01-12T22:15:00Z">
              <w:rPr>
                <w:rFonts w:hint="eastAsia"/>
                <w:lang w:val="en-US"/>
              </w:rPr>
            </w:rPrChange>
          </w:rPr>
          <w:t>R</w:t>
        </w:r>
        <w:r w:rsidRPr="002148F5">
          <w:rPr>
            <w:rFonts w:ascii="Calibri" w:hAnsi="Calibri" w:cs="Calibri"/>
            <w:sz w:val="20"/>
            <w:szCs w:val="20"/>
            <w:lang w:val="en-US"/>
            <w:rPrChange w:id="1454" w:author="최광열" w:date="2024-01-12T22:15:00Z">
              <w:rPr>
                <w:lang w:val="en-US"/>
              </w:rPr>
            </w:rPrChange>
          </w:rPr>
          <w:t xml:space="preserve">TO </w:t>
        </w:r>
        <w:r w:rsidRPr="002148F5">
          <w:rPr>
            <w:rFonts w:ascii="Calibri" w:hAnsi="Calibri" w:cs="Calibri" w:hint="eastAsia"/>
            <w:sz w:val="20"/>
            <w:szCs w:val="20"/>
            <w:lang w:val="en-US"/>
            <w:rPrChange w:id="1455" w:author="최광열" w:date="2024-01-12T22:15:00Z">
              <w:rPr>
                <w:rFonts w:hint="eastAsia"/>
                <w:lang w:val="en-US"/>
              </w:rPr>
            </w:rPrChange>
          </w:rPr>
          <w:t>모듈은</w:t>
        </w:r>
        <w:r w:rsidRPr="002148F5">
          <w:rPr>
            <w:rFonts w:ascii="Calibri" w:hAnsi="Calibri" w:cs="Calibri" w:hint="eastAsia"/>
            <w:sz w:val="20"/>
            <w:szCs w:val="20"/>
            <w:lang w:val="en-US"/>
            <w:rPrChange w:id="145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</w:ins>
      <w:ins w:id="1457" w:author="최광열" w:date="2024-01-12T22:15:00Z">
        <w:r>
          <w:rPr>
            <w:rFonts w:ascii="Calibri" w:hAnsi="Calibri" w:cs="Calibri" w:hint="eastAsia"/>
            <w:sz w:val="20"/>
            <w:szCs w:val="20"/>
            <w:lang w:val="en-US"/>
          </w:rPr>
          <w:t>R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TOB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일반적인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RTO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RTOB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458" w:author="최광열" w:date="2024-01-12T22:16:00Z">
        <w:r>
          <w:rPr>
            <w:rFonts w:ascii="Calibri" w:hAnsi="Calibri" w:cs="Calibri" w:hint="eastAsia"/>
            <w:sz w:val="20"/>
            <w:szCs w:val="20"/>
            <w:lang w:val="en-US"/>
          </w:rPr>
          <w:t>입력받은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instruction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FIFO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top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존재하는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instruction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timestamp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동일한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timestamp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가지는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instruction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override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하지만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timetsamp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가지는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instruction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top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입력된다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459" w:author="최광열" w:date="2024-01-12T22:18:00Z">
        <w:r w:rsidR="00147405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아</w:t>
        </w:r>
      </w:ins>
      <w:ins w:id="1460" w:author="최광열" w:date="2024-01-12T22:19:00Z"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래의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그림은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47405">
          <w:rPr>
            <w:rFonts w:ascii="Calibri" w:hAnsi="Calibri" w:cs="Calibri"/>
            <w:sz w:val="20"/>
            <w:szCs w:val="20"/>
            <w:lang w:val="en-US"/>
          </w:rPr>
          <w:t xml:space="preserve">RTOB 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모듈의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다이어그램이다</w:t>
        </w:r>
        <w:r w:rsidR="00147405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147405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resource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효율적으로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활용하기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t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imestamp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fifo_generator IP</w:t>
        </w:r>
      </w:ins>
      <w:ins w:id="1461" w:author="최광열" w:date="2024-01-12T22:34:00Z">
        <w:r w:rsidR="007276B7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7276B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276B7">
          <w:rPr>
            <w:rFonts w:ascii="Calibri" w:hAnsi="Calibri" w:cs="Calibri" w:hint="eastAsia"/>
            <w:sz w:val="20"/>
            <w:szCs w:val="20"/>
            <w:lang w:val="en-US"/>
          </w:rPr>
          <w:t>해당하며</w:t>
        </w:r>
      </w:ins>
      <w:ins w:id="1462" w:author="최광열" w:date="2024-01-12T22:19:00Z"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t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op instruction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수정가능한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ADJ_FIFO</w:t>
        </w:r>
      </w:ins>
      <w:ins w:id="1463" w:author="최광열" w:date="2024-01-12T22:20:00Z"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레지스터를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구현하였다</w:t>
        </w:r>
        <w:r w:rsidR="008E3DC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464" w:author="최광열" w:date="2024-01-12T22:26:00Z">
        <w:r w:rsidR="00F03B79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DAC_Controller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RT</w:t>
        </w:r>
      </w:ins>
      <w:ins w:id="1465" w:author="최광열" w:date="2024-01-12T22:27:00Z">
        <w:r w:rsidR="00240624">
          <w:rPr>
            <w:rFonts w:ascii="Calibri" w:hAnsi="Calibri" w:cs="Calibri"/>
            <w:sz w:val="20"/>
            <w:szCs w:val="20"/>
            <w:lang w:val="en-US"/>
          </w:rPr>
          <w:t>O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모듈을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이용하므로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FIFO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top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수정할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없다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하지만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TTL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과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 xml:space="preserve">TTLx8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모듈의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 xml:space="preserve">RTOB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모듈을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이용하므로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FIFO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top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수정할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이를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8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pin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40624">
          <w:rPr>
            <w:rFonts w:ascii="Calibri" w:hAnsi="Calibri" w:cs="Calibri"/>
            <w:sz w:val="20"/>
            <w:szCs w:val="20"/>
            <w:lang w:val="en-US"/>
          </w:rPr>
          <w:t>control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24062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217E98F3" w14:textId="047FBBC0" w:rsidR="002148F5" w:rsidRPr="002148F5" w:rsidRDefault="001D48B5" w:rsidP="001D48B5">
      <w:pPr>
        <w:ind w:firstLineChars="100" w:firstLine="200"/>
        <w:jc w:val="center"/>
        <w:rPr>
          <w:ins w:id="1466" w:author="최광열" w:date="2024-01-12T22:06:00Z"/>
          <w:rFonts w:ascii="Calibri" w:hAnsi="Calibri" w:cs="Calibri" w:hint="eastAsia"/>
          <w:sz w:val="20"/>
          <w:szCs w:val="20"/>
          <w:lang w:val="en-US"/>
          <w:rPrChange w:id="1467" w:author="최광열" w:date="2024-01-12T22:15:00Z">
            <w:rPr>
              <w:ins w:id="1468" w:author="최광열" w:date="2024-01-12T22:06:00Z"/>
              <w:rFonts w:hint="eastAsia"/>
              <w:lang w:val="en-US"/>
            </w:rPr>
          </w:rPrChange>
        </w:rPr>
        <w:pPrChange w:id="1469" w:author="최광열" w:date="2024-01-12T22:18:00Z">
          <w:pPr>
            <w:ind w:firstLineChars="100" w:firstLine="200"/>
          </w:pPr>
        </w:pPrChange>
      </w:pPr>
      <w:ins w:id="1470" w:author="최광열" w:date="2024-01-12T22:18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drawing>
            <wp:inline distT="0" distB="0" distL="0" distR="0" wp14:anchorId="16F88189" wp14:editId="6DD7AA22">
              <wp:extent cx="4944139" cy="2205872"/>
              <wp:effectExtent l="0" t="0" r="0" b="4445"/>
              <wp:docPr id="47" name="그림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51613" cy="22092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8165F35" w14:textId="6CA83320" w:rsidR="00751B48" w:rsidRPr="002148F5" w:rsidRDefault="00245797" w:rsidP="008B7040">
      <w:pPr>
        <w:ind w:firstLineChars="100" w:firstLine="200"/>
        <w:rPr>
          <w:ins w:id="1471" w:author="최광열" w:date="2023-10-28T15:21:00Z"/>
          <w:rFonts w:ascii="Calibri" w:hAnsi="Calibri" w:cs="Calibri" w:hint="eastAsia"/>
          <w:sz w:val="20"/>
          <w:szCs w:val="20"/>
          <w:lang w:val="en-US"/>
          <w:rPrChange w:id="1472" w:author="최광열" w:date="2024-01-12T22:15:00Z">
            <w:rPr>
              <w:ins w:id="1473" w:author="최광열" w:date="2023-10-28T15:21:00Z"/>
              <w:rFonts w:hint="eastAsia"/>
              <w:sz w:val="28"/>
              <w:szCs w:val="28"/>
              <w:lang w:val="en-US"/>
            </w:rPr>
          </w:rPrChange>
        </w:rPr>
        <w:pPrChange w:id="1474" w:author="최광열" w:date="2024-01-12T22:04:00Z">
          <w:pPr>
            <w:pStyle w:val="1"/>
          </w:pPr>
        </w:pPrChange>
      </w:pPr>
      <w:ins w:id="1475" w:author="최광열" w:date="2024-01-12T22:02:00Z">
        <w:r w:rsidRPr="002148F5">
          <w:rPr>
            <w:rFonts w:ascii="Calibri" w:hAnsi="Calibri" w:cs="Calibri"/>
            <w:sz w:val="20"/>
            <w:szCs w:val="20"/>
            <w:lang w:val="en-US"/>
            <w:rPrChange w:id="1476" w:author="최광열" w:date="2024-01-12T22:15:00Z">
              <w:rPr>
                <w:lang w:val="en-US"/>
              </w:rPr>
            </w:rPrChange>
          </w:rPr>
          <w:t>G</w:t>
        </w:r>
      </w:ins>
      <w:ins w:id="1477" w:author="최광열" w:date="2024-01-12T22:03:00Z">
        <w:r w:rsidRPr="002148F5">
          <w:rPr>
            <w:rFonts w:ascii="Calibri" w:hAnsi="Calibri" w:cs="Calibri"/>
            <w:sz w:val="20"/>
            <w:szCs w:val="20"/>
            <w:lang w:val="en-US"/>
            <w:rPrChange w:id="1478" w:author="최광열" w:date="2024-01-12T22:15:00Z">
              <w:rPr>
                <w:lang w:val="en-US"/>
              </w:rPr>
            </w:rPrChange>
          </w:rPr>
          <w:t>eneral Purpose Output(GPO)</w:t>
        </w:r>
      </w:ins>
      <w:ins w:id="1479" w:author="최광열" w:date="2024-01-12T22:04:00Z"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480" w:author="최광열" w:date="2024-01-12T22:15:00Z">
              <w:rPr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481" w:author="최광열" w:date="2024-01-12T22:15:00Z">
              <w:rPr>
                <w:rFonts w:hint="eastAsia"/>
                <w:lang w:val="en-US"/>
              </w:rPr>
            </w:rPrChange>
          </w:rPr>
          <w:t>모듈은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482" w:author="최광열" w:date="2024-01-12T22:15:00Z">
              <w:rPr>
                <w:rFonts w:hint="eastAsia"/>
                <w:lang w:val="en-US"/>
              </w:rPr>
            </w:rPrChange>
          </w:rPr>
          <w:t xml:space="preserve"> o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483" w:author="최광열" w:date="2024-01-12T22:15:00Z">
              <w:rPr>
                <w:lang w:val="en-US"/>
              </w:rPr>
            </w:rPrChange>
          </w:rPr>
          <w:t>utput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484" w:author="최광열" w:date="2024-01-12T22:15:00Z">
              <w:rPr>
                <w:rFonts w:hint="eastAsia"/>
                <w:lang w:val="en-US"/>
              </w:rPr>
            </w:rPrChange>
          </w:rPr>
          <w:t>된</w:t>
        </w:r>
        <w:r w:rsidR="005C5283" w:rsidRPr="002148F5">
          <w:rPr>
            <w:rFonts w:ascii="Calibri" w:hAnsi="Calibri" w:cs="Calibri" w:hint="eastAsia"/>
            <w:sz w:val="20"/>
            <w:szCs w:val="20"/>
            <w:lang w:val="en-US"/>
            <w:rPrChange w:id="148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5C5283" w:rsidRPr="002148F5">
          <w:rPr>
            <w:rFonts w:ascii="Calibri" w:hAnsi="Calibri" w:cs="Calibri"/>
            <w:sz w:val="20"/>
            <w:szCs w:val="20"/>
            <w:lang w:val="en-US"/>
            <w:rPrChange w:id="1486" w:author="최광열" w:date="2024-01-12T22:15:00Z">
              <w:rPr>
                <w:lang w:val="en-US"/>
              </w:rPr>
            </w:rPrChange>
          </w:rPr>
          <w:t>instruction</w:t>
        </w:r>
      </w:ins>
      <w:ins w:id="1487" w:author="최광열" w:date="2024-01-12T22:06:00Z"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88" w:author="최광열" w:date="2024-01-12T22:15:00Z">
              <w:rPr>
                <w:rFonts w:hint="eastAsia"/>
                <w:lang w:val="en-US"/>
              </w:rPr>
            </w:rPrChange>
          </w:rPr>
          <w:t>이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8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0" w:author="최광열" w:date="2024-01-12T22:15:00Z">
              <w:rPr>
                <w:rFonts w:hint="eastAsia"/>
                <w:lang w:val="en-US"/>
              </w:rPr>
            </w:rPrChange>
          </w:rPr>
          <w:t>도달했을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2" w:author="최광열" w:date="2024-01-12T22:15:00Z">
              <w:rPr>
                <w:rFonts w:hint="eastAsia"/>
                <w:lang w:val="en-US"/>
              </w:rPr>
            </w:rPrChange>
          </w:rPr>
          <w:t>때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/>
            <w:sz w:val="20"/>
            <w:szCs w:val="20"/>
            <w:lang w:val="en-US"/>
            <w:rPrChange w:id="1494" w:author="최광열" w:date="2024-01-12T22:15:00Z">
              <w:rPr>
                <w:lang w:val="en-US"/>
              </w:rPr>
            </w:rPrChange>
          </w:rPr>
          <w:t>selected pin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5" w:author="최광열" w:date="2024-01-12T22:15:00Z">
              <w:rPr>
                <w:rFonts w:hint="eastAsia"/>
                <w:lang w:val="en-US"/>
              </w:rPr>
            </w:rPrChange>
          </w:rPr>
          <w:t>이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/>
            <w:sz w:val="20"/>
            <w:szCs w:val="20"/>
            <w:lang w:val="en-US"/>
            <w:rPrChange w:id="1497" w:author="최광열" w:date="2024-01-12T22:15:00Z">
              <w:rPr>
                <w:lang w:val="en-US"/>
              </w:rPr>
            </w:rPrChange>
          </w:rPr>
          <w:t>high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8" w:author="최광열" w:date="2024-01-12T22:15:00Z">
              <w:rPr>
                <w:rFonts w:hint="eastAsia"/>
                <w:lang w:val="en-US"/>
              </w:rPr>
            </w:rPrChange>
          </w:rPr>
          <w:t>인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49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0" w:author="최광열" w:date="2024-01-12T22:15:00Z">
              <w:rPr>
                <w:rFonts w:hint="eastAsia"/>
                <w:lang w:val="en-US"/>
              </w:rPr>
            </w:rPrChange>
          </w:rPr>
          <w:t>경우에만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2" w:author="최광열" w:date="2024-01-12T22:15:00Z">
              <w:rPr>
                <w:rFonts w:hint="eastAsia"/>
                <w:lang w:val="en-US"/>
              </w:rPr>
            </w:rPrChange>
          </w:rPr>
          <w:t>최종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/>
            <w:sz w:val="20"/>
            <w:szCs w:val="20"/>
            <w:lang w:val="en-US"/>
            <w:rPrChange w:id="1504" w:author="최광열" w:date="2024-01-12T22:15:00Z">
              <w:rPr>
                <w:lang w:val="en-US"/>
              </w:rPr>
            </w:rPrChange>
          </w:rPr>
          <w:t xml:space="preserve">output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5" w:author="최광열" w:date="2024-01-12T22:15:00Z">
              <w:rPr>
                <w:rFonts w:hint="eastAsia"/>
                <w:lang w:val="en-US"/>
              </w:rPr>
            </w:rPrChange>
          </w:rPr>
          <w:t>모듈로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6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/>
            <w:sz w:val="20"/>
            <w:szCs w:val="20"/>
            <w:lang w:val="en-US"/>
            <w:rPrChange w:id="1507" w:author="최광열" w:date="2024-01-12T22:15:00Z">
              <w:rPr>
                <w:lang w:val="en-US"/>
              </w:rPr>
            </w:rPrChange>
          </w:rPr>
          <w:t>output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8" w:author="최광열" w:date="2024-01-12T22:15:00Z">
              <w:rPr>
                <w:rFonts w:hint="eastAsia"/>
                <w:lang w:val="en-US"/>
              </w:rPr>
            </w:rPrChange>
          </w:rPr>
          <w:t>하게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0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10" w:author="최광열" w:date="2024-01-12T22:15:00Z">
              <w:rPr>
                <w:rFonts w:hint="eastAsia"/>
                <w:lang w:val="en-US"/>
              </w:rPr>
            </w:rPrChange>
          </w:rPr>
          <w:t>된다</w:t>
        </w:r>
        <w:r w:rsidR="00DF69CF" w:rsidRPr="002148F5">
          <w:rPr>
            <w:rFonts w:ascii="Calibri" w:hAnsi="Calibri" w:cs="Calibri" w:hint="eastAsia"/>
            <w:sz w:val="20"/>
            <w:szCs w:val="20"/>
            <w:lang w:val="en-US"/>
            <w:rPrChange w:id="1511" w:author="최광열" w:date="2024-01-12T22:15:00Z">
              <w:rPr>
                <w:rFonts w:hint="eastAsia"/>
                <w:lang w:val="en-US"/>
              </w:rPr>
            </w:rPrChange>
          </w:rPr>
          <w:t>.</w:t>
        </w:r>
        <w:r w:rsidR="00DF69CF" w:rsidRPr="002148F5">
          <w:rPr>
            <w:rFonts w:ascii="Calibri" w:hAnsi="Calibri" w:cs="Calibri"/>
            <w:sz w:val="20"/>
            <w:szCs w:val="20"/>
            <w:lang w:val="en-US"/>
            <w:rPrChange w:id="1512" w:author="최광열" w:date="2024-01-12T22:15:00Z">
              <w:rPr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/>
            <w:sz w:val="20"/>
            <w:szCs w:val="20"/>
            <w:lang w:val="en-US"/>
            <w:rPrChange w:id="1513" w:author="최광열" w:date="2024-01-12T22:15:00Z">
              <w:rPr>
                <w:lang w:val="en-US"/>
              </w:rPr>
            </w:rPrChange>
          </w:rPr>
          <w:t>Override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14" w:author="최광열" w:date="2024-01-12T22:15:00Z">
              <w:rPr>
                <w:rFonts w:hint="eastAsia"/>
                <w:lang w:val="en-US"/>
              </w:rPr>
            </w:rPrChange>
          </w:rPr>
          <w:t>의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1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16" w:author="최광열" w:date="2024-01-12T22:15:00Z">
              <w:rPr>
                <w:rFonts w:hint="eastAsia"/>
                <w:lang w:val="en-US"/>
              </w:rPr>
            </w:rPrChange>
          </w:rPr>
          <w:t>경우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1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/>
            <w:sz w:val="20"/>
            <w:szCs w:val="20"/>
            <w:lang w:val="en-US"/>
            <w:rPrChange w:id="1518" w:author="최광열" w:date="2024-01-12T22:15:00Z">
              <w:rPr>
                <w:lang w:val="en-US"/>
              </w:rPr>
            </w:rPrChange>
          </w:rPr>
          <w:t>RTO</w:t>
        </w:r>
      </w:ins>
      <w:ins w:id="1519" w:author="최광열" w:date="2024-01-12T22:07:00Z"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0" w:author="최광열" w:date="2024-01-12T22:15:00Z">
              <w:rPr>
                <w:rFonts w:hint="eastAsia"/>
                <w:lang w:val="en-US"/>
              </w:rPr>
            </w:rPrChange>
          </w:rPr>
          <w:t>로부터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2" w:author="최광열" w:date="2024-01-12T22:15:00Z">
              <w:rPr>
                <w:rFonts w:hint="eastAsia"/>
                <w:lang w:val="en-US"/>
              </w:rPr>
            </w:rPrChange>
          </w:rPr>
          <w:t>도달하는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4" w:author="최광열" w:date="2024-01-12T22:15:00Z">
              <w:rPr>
                <w:rFonts w:hint="eastAsia"/>
                <w:lang w:val="en-US"/>
              </w:rPr>
            </w:rPrChange>
          </w:rPr>
          <w:t>데이터는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6" w:author="최광열" w:date="2024-01-12T22:15:00Z">
              <w:rPr>
                <w:rFonts w:hint="eastAsia"/>
                <w:lang w:val="en-US"/>
              </w:rPr>
            </w:rPrChange>
          </w:rPr>
          <w:t>무시하고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8" w:author="최광열" w:date="2024-01-12T22:15:00Z">
              <w:rPr>
                <w:rFonts w:hint="eastAsia"/>
                <w:lang w:val="en-US"/>
              </w:rPr>
            </w:rPrChange>
          </w:rPr>
          <w:t>데이터를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2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/>
            <w:sz w:val="20"/>
            <w:szCs w:val="20"/>
            <w:lang w:val="en-US"/>
            <w:rPrChange w:id="1530" w:author="최광열" w:date="2024-01-12T22:15:00Z">
              <w:rPr>
                <w:lang w:val="en-US"/>
              </w:rPr>
            </w:rPrChange>
          </w:rPr>
          <w:t>override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1" w:author="최광열" w:date="2024-01-12T22:15:00Z">
              <w:rPr>
                <w:rFonts w:hint="eastAsia"/>
                <w:lang w:val="en-US"/>
              </w:rPr>
            </w:rPrChange>
          </w:rPr>
          <w:t>하게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2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3" w:author="최광열" w:date="2024-01-12T22:15:00Z">
              <w:rPr>
                <w:rFonts w:hint="eastAsia"/>
                <w:lang w:val="en-US"/>
              </w:rPr>
            </w:rPrChange>
          </w:rPr>
          <w:t>되는데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4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5" w:author="최광열" w:date="2024-01-12T22:15:00Z">
              <w:rPr>
                <w:rFonts w:hint="eastAsia"/>
                <w:lang w:val="en-US"/>
              </w:rPr>
            </w:rPrChange>
          </w:rPr>
          <w:t>현재는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6" w:author="최광열" w:date="2024-01-12T22:15:00Z">
              <w:rPr>
                <w:rFonts w:hint="eastAsia"/>
                <w:lang w:val="en-US"/>
              </w:rPr>
            </w:rPrChange>
          </w:rPr>
          <w:t xml:space="preserve"> o</w:t>
        </w:r>
        <w:r w:rsidR="002E2DF8" w:rsidRPr="002148F5">
          <w:rPr>
            <w:rFonts w:ascii="Calibri" w:hAnsi="Calibri" w:cs="Calibri"/>
            <w:sz w:val="20"/>
            <w:szCs w:val="20"/>
            <w:lang w:val="en-US"/>
            <w:rPrChange w:id="1537" w:author="최광열" w:date="2024-01-12T22:15:00Z">
              <w:rPr>
                <w:lang w:val="en-US"/>
              </w:rPr>
            </w:rPrChange>
          </w:rPr>
          <w:t>verride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8" w:author="최광열" w:date="2024-01-12T22:15:00Z">
              <w:rPr>
                <w:rFonts w:hint="eastAsia"/>
                <w:lang w:val="en-US"/>
              </w:rPr>
            </w:rPrChange>
          </w:rPr>
          <w:t>핀에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3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0" w:author="최광열" w:date="2024-01-12T22:15:00Z">
              <w:rPr>
                <w:rFonts w:hint="eastAsia"/>
                <w:lang w:val="en-US"/>
              </w:rPr>
            </w:rPrChange>
          </w:rPr>
          <w:t>데이터를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2" w:author="최광열" w:date="2024-01-12T22:15:00Z">
              <w:rPr>
                <w:rFonts w:hint="eastAsia"/>
                <w:lang w:val="en-US"/>
              </w:rPr>
            </w:rPrChange>
          </w:rPr>
          <w:t>입력하는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4" w:author="최광열" w:date="2024-01-12T22:15:00Z">
              <w:rPr>
                <w:rFonts w:hint="eastAsia"/>
                <w:lang w:val="en-US"/>
              </w:rPr>
            </w:rPrChange>
          </w:rPr>
          <w:t>기능이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6" w:author="최광열" w:date="2024-01-12T22:15:00Z">
              <w:rPr>
                <w:rFonts w:hint="eastAsia"/>
                <w:lang w:val="en-US"/>
              </w:rPr>
            </w:rPrChange>
          </w:rPr>
          <w:t>구현되지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7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8" w:author="최광열" w:date="2024-01-12T22:15:00Z">
              <w:rPr>
                <w:rFonts w:hint="eastAsia"/>
                <w:lang w:val="en-US"/>
              </w:rPr>
            </w:rPrChange>
          </w:rPr>
          <w:t>않아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49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0" w:author="최광열" w:date="2024-01-12T22:15:00Z">
              <w:rPr>
                <w:rFonts w:hint="eastAsia"/>
                <w:lang w:val="en-US"/>
              </w:rPr>
            </w:rPrChange>
          </w:rPr>
          <w:t>사용할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1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2" w:author="최광열" w:date="2024-01-12T22:15:00Z">
              <w:rPr>
                <w:rFonts w:hint="eastAsia"/>
                <w:lang w:val="en-US"/>
              </w:rPr>
            </w:rPrChange>
          </w:rPr>
          <w:t>수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3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4" w:author="최광열" w:date="2024-01-12T22:15:00Z">
              <w:rPr>
                <w:rFonts w:hint="eastAsia"/>
                <w:lang w:val="en-US"/>
              </w:rPr>
            </w:rPrChange>
          </w:rPr>
          <w:t>없는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5" w:author="최광열" w:date="2024-01-12T22:15:00Z">
              <w:rPr>
                <w:rFonts w:hint="eastAsia"/>
                <w:lang w:val="en-US"/>
              </w:rPr>
            </w:rPrChange>
          </w:rPr>
          <w:t xml:space="preserve"> 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6" w:author="최광열" w:date="2024-01-12T22:15:00Z">
              <w:rPr>
                <w:rFonts w:hint="eastAsia"/>
                <w:lang w:val="en-US"/>
              </w:rPr>
            </w:rPrChange>
          </w:rPr>
          <w:t>기능이다</w:t>
        </w:r>
        <w:r w:rsidR="002E2DF8" w:rsidRPr="002148F5">
          <w:rPr>
            <w:rFonts w:ascii="Calibri" w:hAnsi="Calibri" w:cs="Calibri" w:hint="eastAsia"/>
            <w:sz w:val="20"/>
            <w:szCs w:val="20"/>
            <w:lang w:val="en-US"/>
            <w:rPrChange w:id="1557" w:author="최광열" w:date="2024-01-12T22:15:00Z">
              <w:rPr>
                <w:rFonts w:hint="eastAsia"/>
                <w:lang w:val="en-US"/>
              </w:rPr>
            </w:rPrChange>
          </w:rPr>
          <w:t>.</w:t>
        </w:r>
      </w:ins>
    </w:p>
    <w:p w14:paraId="41E29835" w14:textId="5D01E171" w:rsidR="00C3097C" w:rsidRDefault="00C3097C" w:rsidP="004B3BF9">
      <w:pPr>
        <w:pStyle w:val="2"/>
        <w:widowControl w:val="0"/>
        <w:spacing w:line="240" w:lineRule="auto"/>
        <w:ind w:firstLineChars="50" w:firstLine="130"/>
        <w:jc w:val="both"/>
        <w:rPr>
          <w:ins w:id="1558" w:author="최광열" w:date="2024-01-12T22:30:00Z"/>
          <w:sz w:val="26"/>
          <w:szCs w:val="26"/>
          <w:lang w:val="en-US"/>
        </w:rPr>
      </w:pPr>
      <w:bookmarkStart w:id="1559" w:name="_Toc155991426"/>
      <w:ins w:id="1560" w:author="최광열" w:date="2023-10-28T15:22:00Z"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1561" w:author="최광열" w:date="2024-01-12T20:22:00Z">
        <w:r w:rsidR="0097038D">
          <w:rPr>
            <w:rFonts w:hint="eastAsia"/>
            <w:sz w:val="26"/>
            <w:szCs w:val="26"/>
            <w:lang w:val="en-US"/>
          </w:rPr>
          <w:t>5</w:t>
        </w:r>
      </w:ins>
      <w:ins w:id="1562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TTL</w:t>
        </w:r>
      </w:ins>
      <w:bookmarkEnd w:id="1559"/>
    </w:p>
    <w:p w14:paraId="574B87D8" w14:textId="20A5D7CF" w:rsidR="00701BA2" w:rsidRPr="001B09FE" w:rsidRDefault="00701BA2" w:rsidP="00701BA2">
      <w:pPr>
        <w:ind w:firstLineChars="100" w:firstLine="200"/>
        <w:rPr>
          <w:ins w:id="1563" w:author="최광열" w:date="2024-01-12T22:30:00Z"/>
          <w:rFonts w:hint="eastAsia"/>
          <w:rPrChange w:id="1564" w:author="최광열" w:date="2024-01-12T22:36:00Z">
            <w:rPr>
              <w:ins w:id="1565" w:author="최광열" w:date="2024-01-12T22:30:00Z"/>
              <w:rFonts w:hint="eastAsia"/>
              <w:lang w:val="en-US"/>
            </w:rPr>
          </w:rPrChange>
        </w:rPr>
        <w:pPrChange w:id="1566" w:author="최광열" w:date="2024-01-12T22:30:00Z">
          <w:pPr/>
        </w:pPrChange>
      </w:pPr>
      <w:ins w:id="1567" w:author="최광열" w:date="2024-01-12T22:30:00Z"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68" w:author="최광열" w:date="2024-01-12T22:30:00Z">
              <w:rPr>
                <w:rFonts w:hint="eastAsia"/>
                <w:lang w:val="en-US"/>
              </w:rPr>
            </w:rPrChange>
          </w:rPr>
          <w:t>T</w:t>
        </w:r>
        <w:r w:rsidRPr="002F0586">
          <w:rPr>
            <w:rFonts w:ascii="Calibri" w:hAnsi="Calibri" w:cs="Calibri"/>
            <w:sz w:val="20"/>
            <w:szCs w:val="20"/>
            <w:lang w:val="en-US"/>
            <w:rPrChange w:id="1569" w:author="최광열" w:date="2024-01-12T22:30:00Z">
              <w:rPr>
                <w:lang w:val="en-US"/>
              </w:rPr>
            </w:rPrChange>
          </w:rPr>
          <w:t xml:space="preserve">TL 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0" w:author="최광열" w:date="2024-01-12T22:30:00Z">
              <w:rPr>
                <w:rFonts w:hint="eastAsia"/>
                <w:lang w:val="en-US"/>
              </w:rPr>
            </w:rPrChange>
          </w:rPr>
          <w:t>모듈은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1" w:author="최광열" w:date="2024-01-12T22:30:00Z">
              <w:rPr>
                <w:rFonts w:hint="eastAsia"/>
                <w:lang w:val="en-US"/>
              </w:rPr>
            </w:rPrChange>
          </w:rPr>
          <w:t xml:space="preserve"> 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2" w:author="최광열" w:date="2024-01-12T22:30:00Z">
              <w:rPr>
                <w:rFonts w:hint="eastAsia"/>
                <w:lang w:val="en-US"/>
              </w:rPr>
            </w:rPrChange>
          </w:rPr>
          <w:t>간단한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3" w:author="최광열" w:date="2024-01-12T22:30:00Z">
              <w:rPr>
                <w:rFonts w:hint="eastAsia"/>
                <w:lang w:val="en-US"/>
              </w:rPr>
            </w:rPrChange>
          </w:rPr>
          <w:t xml:space="preserve"> </w:t>
        </w:r>
        <w:r w:rsidRPr="002F0586">
          <w:rPr>
            <w:rFonts w:ascii="Calibri" w:hAnsi="Calibri" w:cs="Calibri"/>
            <w:sz w:val="20"/>
            <w:szCs w:val="20"/>
            <w:lang w:val="en-US"/>
            <w:rPrChange w:id="1574" w:author="최광열" w:date="2024-01-12T22:30:00Z">
              <w:rPr>
                <w:lang w:val="en-US"/>
              </w:rPr>
            </w:rPrChange>
          </w:rPr>
          <w:t xml:space="preserve">digital 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5" w:author="최광열" w:date="2024-01-12T22:30:00Z">
              <w:rPr>
                <w:rFonts w:hint="eastAsia"/>
                <w:lang w:val="en-US"/>
              </w:rPr>
            </w:rPrChange>
          </w:rPr>
          <w:t>신호를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6" w:author="최광열" w:date="2024-01-12T22:30:00Z">
              <w:rPr>
                <w:rFonts w:hint="eastAsia"/>
                <w:lang w:val="en-US"/>
              </w:rPr>
            </w:rPrChange>
          </w:rPr>
          <w:t xml:space="preserve"> </w:t>
        </w:r>
        <w:r w:rsidRPr="002F0586">
          <w:rPr>
            <w:rFonts w:ascii="Calibri" w:hAnsi="Calibri" w:cs="Calibri"/>
            <w:sz w:val="20"/>
            <w:szCs w:val="20"/>
            <w:lang w:val="en-US"/>
            <w:rPrChange w:id="1577" w:author="최광열" w:date="2024-01-12T22:30:00Z">
              <w:rPr>
                <w:lang w:val="en-US"/>
              </w:rPr>
            </w:rPrChange>
          </w:rPr>
          <w:t>output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8" w:author="최광열" w:date="2024-01-12T22:30:00Z">
              <w:rPr>
                <w:rFonts w:hint="eastAsia"/>
                <w:lang w:val="en-US"/>
              </w:rPr>
            </w:rPrChange>
          </w:rPr>
          <w:t>하는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79" w:author="최광열" w:date="2024-01-12T22:30:00Z">
              <w:rPr>
                <w:rFonts w:hint="eastAsia"/>
                <w:lang w:val="en-US"/>
              </w:rPr>
            </w:rPrChange>
          </w:rPr>
          <w:t xml:space="preserve"> 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80" w:author="최광열" w:date="2024-01-12T22:30:00Z">
              <w:rPr>
                <w:rFonts w:hint="eastAsia"/>
                <w:lang w:val="en-US"/>
              </w:rPr>
            </w:rPrChange>
          </w:rPr>
          <w:t>모듈이다</w:t>
        </w:r>
        <w:r w:rsidRPr="002F0586">
          <w:rPr>
            <w:rFonts w:ascii="Calibri" w:hAnsi="Calibri" w:cs="Calibri" w:hint="eastAsia"/>
            <w:sz w:val="20"/>
            <w:szCs w:val="20"/>
            <w:lang w:val="en-US"/>
            <w:rPrChange w:id="1581" w:author="최광열" w:date="2024-01-12T22:30:00Z">
              <w:rPr>
                <w:rFonts w:hint="eastAsia"/>
                <w:lang w:val="en-US"/>
              </w:rPr>
            </w:rPrChange>
          </w:rPr>
          <w:t>.</w:t>
        </w:r>
        <w:r w:rsidRPr="002F0586">
          <w:rPr>
            <w:rFonts w:ascii="Calibri" w:hAnsi="Calibri" w:cs="Calibri"/>
            <w:sz w:val="20"/>
            <w:szCs w:val="20"/>
            <w:lang w:val="en-US"/>
            <w:rPrChange w:id="1582" w:author="최광열" w:date="2024-01-12T22:30:00Z">
              <w:rPr>
                <w:lang w:val="en-US"/>
              </w:rPr>
            </w:rPrChange>
          </w:rPr>
          <w:t xml:space="preserve"> </w:t>
        </w:r>
        <w:r w:rsidR="002F0586">
          <w:rPr>
            <w:rFonts w:ascii="Calibri" w:hAnsi="Calibri" w:cs="Calibri"/>
            <w:sz w:val="20"/>
            <w:szCs w:val="20"/>
            <w:lang w:val="en-US"/>
          </w:rPr>
          <w:t>8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핀들을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583" w:author="최광열" w:date="2024-01-12T22:31:00Z"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F0586">
          <w:rPr>
            <w:rFonts w:ascii="Calibri" w:hAnsi="Calibri" w:cs="Calibri"/>
            <w:sz w:val="20"/>
            <w:szCs w:val="20"/>
            <w:lang w:val="en-US"/>
          </w:rPr>
          <w:t xml:space="preserve">TTL 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모듈에서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F0586">
          <w:rPr>
            <w:rFonts w:ascii="Calibri" w:hAnsi="Calibri" w:cs="Calibri"/>
            <w:sz w:val="20"/>
            <w:szCs w:val="20"/>
            <w:lang w:val="en-US"/>
          </w:rPr>
          <w:t>control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2F0586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F0586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>R</w:t>
        </w:r>
        <w:r w:rsidR="00C7451E">
          <w:rPr>
            <w:rFonts w:ascii="Calibri" w:hAnsi="Calibri" w:cs="Calibri"/>
            <w:sz w:val="20"/>
            <w:szCs w:val="20"/>
            <w:lang w:val="en-US"/>
          </w:rPr>
          <w:t>TOB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>모듈에서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>입력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>받은</w:t>
        </w:r>
        <w:r w:rsidR="00C7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7451E">
          <w:rPr>
            <w:rFonts w:ascii="Calibri" w:hAnsi="Calibri" w:cs="Calibri"/>
            <w:sz w:val="20"/>
            <w:szCs w:val="20"/>
            <w:lang w:val="en-US"/>
          </w:rPr>
          <w:t>instructio</w:t>
        </w:r>
        <w:r w:rsidR="000632EE">
          <w:rPr>
            <w:rFonts w:ascii="Calibri" w:hAnsi="Calibri" w:cs="Calibri"/>
            <w:sz w:val="20"/>
            <w:szCs w:val="20"/>
            <w:lang w:val="en-US"/>
          </w:rPr>
          <w:t>n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32EE">
          <w:rPr>
            <w:rFonts w:ascii="Calibri" w:hAnsi="Calibri" w:cs="Calibri"/>
            <w:sz w:val="20"/>
            <w:szCs w:val="20"/>
            <w:lang w:val="en-US"/>
          </w:rPr>
          <w:t>LSB 8bit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0632EE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지정된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핀들에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32EE">
          <w:rPr>
            <w:rFonts w:ascii="Calibri" w:hAnsi="Calibri" w:cs="Calibri"/>
            <w:sz w:val="20"/>
            <w:szCs w:val="20"/>
            <w:lang w:val="en-US"/>
          </w:rPr>
          <w:t>output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584" w:author="최광열" w:date="2024-01-12T22:32:00Z"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0632E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585" w:author="최광열" w:date="2024-01-12T22:35:00Z">
        <w:r w:rsidR="00A06E6B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 w:rsidR="00A06E6B">
          <w:rPr>
            <w:rFonts w:ascii="Calibri" w:hAnsi="Calibri" w:cs="Calibri"/>
            <w:sz w:val="20"/>
            <w:szCs w:val="20"/>
            <w:lang w:val="en-US"/>
          </w:rPr>
          <w:t xml:space="preserve">TL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모듈의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/>
            <w:sz w:val="20"/>
            <w:szCs w:val="20"/>
            <w:lang w:val="en-US"/>
          </w:rPr>
          <w:t>HD bank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연결되어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있으므로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최소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/>
            <w:sz w:val="20"/>
            <w:szCs w:val="20"/>
            <w:lang w:val="en-US"/>
          </w:rPr>
          <w:t>8ns resolution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디지털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/>
            <w:sz w:val="20"/>
            <w:szCs w:val="20"/>
            <w:lang w:val="en-US"/>
          </w:rPr>
          <w:t xml:space="preserve">output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할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6E6B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</w:ins>
    </w:p>
    <w:p w14:paraId="2C329B19" w14:textId="3E1F7154" w:rsidR="00701BA2" w:rsidRPr="00701BA2" w:rsidRDefault="00701BA2" w:rsidP="000371D1">
      <w:pPr>
        <w:jc w:val="center"/>
        <w:rPr>
          <w:ins w:id="1586" w:author="최광열" w:date="2023-10-28T15:22:00Z"/>
          <w:rFonts w:hint="eastAsia"/>
          <w:lang w:val="en-US"/>
          <w:rPrChange w:id="1587" w:author="최광열" w:date="2024-01-12T22:30:00Z">
            <w:rPr>
              <w:ins w:id="1588" w:author="최광열" w:date="2023-10-28T15:22:00Z"/>
              <w:sz w:val="28"/>
              <w:szCs w:val="28"/>
              <w:lang w:val="en-US"/>
            </w:rPr>
          </w:rPrChange>
        </w:rPr>
        <w:pPrChange w:id="1589" w:author="최광열" w:date="2024-01-12T22:32:00Z">
          <w:pPr>
            <w:pStyle w:val="1"/>
          </w:pPr>
        </w:pPrChange>
      </w:pPr>
      <w:ins w:id="1590" w:author="최광열" w:date="2024-01-12T22:30:00Z">
        <w:r>
          <w:rPr>
            <w:rFonts w:hint="eastAsia"/>
            <w:noProof/>
            <w:lang w:val="en-US"/>
          </w:rPr>
          <w:drawing>
            <wp:inline distT="0" distB="0" distL="0" distR="0" wp14:anchorId="2064D7B4" wp14:editId="1224F9C2">
              <wp:extent cx="4804890" cy="303698"/>
              <wp:effectExtent l="0" t="0" r="0" b="1270"/>
              <wp:docPr id="49" name="그림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91354" cy="309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9CFA779" w14:textId="2270A0CE" w:rsidR="00C3097C" w:rsidRPr="00C3097C" w:rsidRDefault="00C3097C">
      <w:pPr>
        <w:pStyle w:val="2"/>
        <w:widowControl w:val="0"/>
        <w:spacing w:line="240" w:lineRule="auto"/>
        <w:jc w:val="both"/>
        <w:rPr>
          <w:ins w:id="1591" w:author="최광열" w:date="2023-10-28T15:22:00Z"/>
          <w:sz w:val="26"/>
          <w:szCs w:val="26"/>
          <w:lang w:val="en-US"/>
          <w:rPrChange w:id="1592" w:author="최광열" w:date="2023-10-28T15:22:00Z">
            <w:rPr>
              <w:ins w:id="1593" w:author="최광열" w:date="2023-10-28T15:22:00Z"/>
              <w:sz w:val="28"/>
              <w:szCs w:val="28"/>
              <w:lang w:val="en-US"/>
            </w:rPr>
          </w:rPrChange>
        </w:rPr>
        <w:pPrChange w:id="1594" w:author="최광열" w:date="2023-10-28T15:22:00Z">
          <w:pPr>
            <w:pStyle w:val="1"/>
          </w:pPr>
        </w:pPrChange>
      </w:pPr>
      <w:ins w:id="1595" w:author="최광열" w:date="2023-10-28T15:22:00Z">
        <w:r w:rsidRPr="00F51EBD">
          <w:rPr>
            <w:sz w:val="26"/>
            <w:szCs w:val="26"/>
            <w:lang w:val="en-US"/>
          </w:rPr>
          <w:t xml:space="preserve"> </w:t>
        </w:r>
        <w:bookmarkStart w:id="1596" w:name="_Toc155991427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1597" w:author="최광열" w:date="2024-01-12T20:22:00Z">
        <w:r w:rsidR="0097038D">
          <w:rPr>
            <w:rFonts w:hint="eastAsia"/>
            <w:sz w:val="26"/>
            <w:szCs w:val="26"/>
            <w:lang w:val="en-US"/>
          </w:rPr>
          <w:t>6</w:t>
        </w:r>
      </w:ins>
      <w:ins w:id="1598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TTLx8</w:t>
        </w:r>
        <w:bookmarkEnd w:id="1596"/>
      </w:ins>
    </w:p>
    <w:p w14:paraId="5E58BF85" w14:textId="022C387B" w:rsidR="00C3097C" w:rsidRDefault="00C3097C" w:rsidP="00C3097C">
      <w:pPr>
        <w:pStyle w:val="2"/>
        <w:widowControl w:val="0"/>
        <w:spacing w:line="240" w:lineRule="auto"/>
        <w:jc w:val="both"/>
        <w:rPr>
          <w:ins w:id="1599" w:author="최광열" w:date="2023-10-28T15:22:00Z"/>
          <w:sz w:val="26"/>
          <w:szCs w:val="26"/>
          <w:lang w:val="en-US"/>
        </w:rPr>
      </w:pPr>
      <w:ins w:id="1600" w:author="최광열" w:date="2023-10-28T15:22:00Z">
        <w:r w:rsidRPr="00F51EBD">
          <w:rPr>
            <w:sz w:val="26"/>
            <w:szCs w:val="26"/>
            <w:lang w:val="en-US"/>
          </w:rPr>
          <w:t xml:space="preserve"> </w:t>
        </w:r>
        <w:bookmarkStart w:id="1601" w:name="_Toc155991428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1602" w:author="최광열" w:date="2024-01-12T20:22:00Z">
        <w:r w:rsidR="0097038D">
          <w:rPr>
            <w:rFonts w:hint="eastAsia"/>
            <w:sz w:val="26"/>
            <w:szCs w:val="26"/>
            <w:lang w:val="en-US"/>
          </w:rPr>
          <w:t>7</w:t>
        </w:r>
      </w:ins>
      <w:ins w:id="1603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TimeController</w:t>
        </w:r>
        <w:bookmarkEnd w:id="1601"/>
      </w:ins>
    </w:p>
    <w:p w14:paraId="69C97C2B" w14:textId="77777777" w:rsidR="0064474A" w:rsidRPr="0064474A" w:rsidRDefault="0064474A">
      <w:pPr>
        <w:rPr>
          <w:ins w:id="1604" w:author="최광열" w:date="2023-10-28T15:19:00Z"/>
          <w:lang w:val="en-US"/>
          <w:rPrChange w:id="1605" w:author="최광열" w:date="2023-10-28T15:20:00Z">
            <w:rPr>
              <w:ins w:id="1606" w:author="최광열" w:date="2023-10-28T15:19:00Z"/>
              <w:sz w:val="28"/>
              <w:szCs w:val="28"/>
              <w:lang w:val="en-US"/>
            </w:rPr>
          </w:rPrChange>
        </w:rPr>
        <w:pPrChange w:id="1607" w:author="최광열" w:date="2023-10-28T15:20:00Z">
          <w:pPr>
            <w:pStyle w:val="2"/>
            <w:widowControl w:val="0"/>
            <w:spacing w:line="240" w:lineRule="auto"/>
            <w:jc w:val="both"/>
          </w:pPr>
        </w:pPrChange>
      </w:pPr>
    </w:p>
    <w:p w14:paraId="535555A5" w14:textId="5331BE9E" w:rsidR="00E5118B" w:rsidRPr="00F51EBD" w:rsidRDefault="00067951" w:rsidP="00E5118B">
      <w:pPr>
        <w:pStyle w:val="1"/>
        <w:rPr>
          <w:ins w:id="1608" w:author="최광열" w:date="2023-10-27T16:23:00Z"/>
          <w:sz w:val="28"/>
          <w:szCs w:val="28"/>
          <w:lang w:val="en-US"/>
        </w:rPr>
      </w:pPr>
      <w:bookmarkStart w:id="1609" w:name="_Toc155991429"/>
      <w:ins w:id="1610" w:author="최광열" w:date="2023-10-27T16:23:00Z">
        <w:r>
          <w:rPr>
            <w:rFonts w:hint="eastAsia"/>
            <w:sz w:val="28"/>
            <w:szCs w:val="28"/>
            <w:lang w:val="en-US"/>
          </w:rPr>
          <w:lastRenderedPageBreak/>
          <w:t>3</w:t>
        </w:r>
        <w:r w:rsidR="00794DDF">
          <w:rPr>
            <w:rFonts w:hint="eastAsia"/>
            <w:sz w:val="28"/>
            <w:szCs w:val="28"/>
            <w:lang w:val="en-US"/>
          </w:rPr>
          <w:t>.</w:t>
        </w:r>
        <w:r w:rsidR="00794DDF">
          <w:rPr>
            <w:sz w:val="28"/>
            <w:szCs w:val="28"/>
            <w:lang w:val="en-US"/>
          </w:rPr>
          <w:t xml:space="preserve"> </w:t>
        </w:r>
      </w:ins>
      <w:ins w:id="1611" w:author="최광열" w:date="2023-10-27T16:24:00Z">
        <w:r w:rsidR="002F6689">
          <w:rPr>
            <w:rFonts w:hint="eastAsia"/>
            <w:sz w:val="28"/>
            <w:szCs w:val="28"/>
            <w:lang w:val="en-US"/>
          </w:rPr>
          <w:t>PS</w:t>
        </w:r>
        <w:r w:rsidR="002F6689">
          <w:rPr>
            <w:sz w:val="28"/>
            <w:szCs w:val="28"/>
            <w:lang w:val="en-US"/>
          </w:rPr>
          <w:t xml:space="preserve"> </w:t>
        </w:r>
        <w:r w:rsidR="002F6689">
          <w:rPr>
            <w:rFonts w:hint="eastAsia"/>
            <w:sz w:val="28"/>
            <w:szCs w:val="28"/>
            <w:lang w:val="en-US"/>
          </w:rPr>
          <w:t>Side</w:t>
        </w:r>
        <w:r w:rsidR="002F6689">
          <w:rPr>
            <w:sz w:val="28"/>
            <w:szCs w:val="28"/>
            <w:lang w:val="en-US"/>
          </w:rPr>
          <w:t xml:space="preserve"> </w:t>
        </w:r>
      </w:ins>
      <w:ins w:id="1612" w:author="최광열" w:date="2023-10-27T16:23:00Z">
        <w:r w:rsidR="00794DDF">
          <w:rPr>
            <w:rFonts w:hint="eastAsia"/>
            <w:sz w:val="28"/>
            <w:szCs w:val="28"/>
            <w:lang w:val="en-US"/>
          </w:rPr>
          <w:t>Firmware</w:t>
        </w:r>
        <w:bookmarkEnd w:id="1609"/>
      </w:ins>
    </w:p>
    <w:p w14:paraId="6A2B6599" w14:textId="2F8B47BA" w:rsidR="00431EE3" w:rsidRPr="003466DE" w:rsidRDefault="00E5118B">
      <w:pPr>
        <w:pStyle w:val="2"/>
        <w:widowControl w:val="0"/>
        <w:spacing w:line="240" w:lineRule="auto"/>
        <w:jc w:val="both"/>
        <w:rPr>
          <w:ins w:id="1613" w:author="최광열" w:date="2023-10-28T16:33:00Z"/>
          <w:sz w:val="26"/>
          <w:szCs w:val="26"/>
          <w:lang w:val="en-US"/>
          <w:rPrChange w:id="1614" w:author="최광열" w:date="2023-10-28T16:33:00Z">
            <w:rPr>
              <w:ins w:id="1615" w:author="최광열" w:date="2023-10-28T16:33:00Z"/>
              <w:lang w:val="en-US"/>
            </w:rPr>
          </w:rPrChange>
        </w:rPr>
        <w:pPrChange w:id="1616" w:author="최광열" w:date="2023-10-28T16:33:00Z">
          <w:pPr/>
        </w:pPrChange>
      </w:pPr>
      <w:ins w:id="1617" w:author="최광열" w:date="2023-10-27T16:23:00Z">
        <w:r w:rsidRPr="00F51EBD">
          <w:rPr>
            <w:sz w:val="26"/>
            <w:szCs w:val="26"/>
            <w:lang w:val="en-US"/>
          </w:rPr>
          <w:t xml:space="preserve"> </w:t>
        </w:r>
        <w:bookmarkStart w:id="1618" w:name="_Toc155991430"/>
        <w:r w:rsidR="00067951">
          <w:rPr>
            <w:rFonts w:hint="eastAsia"/>
            <w:sz w:val="26"/>
            <w:szCs w:val="26"/>
            <w:lang w:val="en-US"/>
          </w:rPr>
          <w:t>3</w:t>
        </w:r>
        <w:r w:rsidRPr="00F51EBD">
          <w:rPr>
            <w:sz w:val="26"/>
            <w:szCs w:val="26"/>
            <w:lang w:val="en-US"/>
          </w:rPr>
          <w:t>.1.</w:t>
        </w:r>
        <w:r w:rsidR="00067951">
          <w:rPr>
            <w:rFonts w:hint="eastAsia"/>
            <w:sz w:val="26"/>
            <w:szCs w:val="26"/>
            <w:lang w:val="en-US"/>
          </w:rPr>
          <w:t>Firmware</w:t>
        </w:r>
      </w:ins>
      <w:bookmarkEnd w:id="1618"/>
    </w:p>
    <w:p w14:paraId="092F4576" w14:textId="6FBA07F3" w:rsidR="0032799D" w:rsidRPr="003D7A4A" w:rsidRDefault="00431EE3">
      <w:pPr>
        <w:pStyle w:val="3"/>
        <w:rPr>
          <w:ins w:id="1619" w:author="최광열" w:date="2023-10-28T16:33:00Z"/>
          <w:color w:val="auto"/>
          <w:sz w:val="24"/>
          <w:szCs w:val="24"/>
          <w:lang w:val="en-US"/>
        </w:rPr>
      </w:pPr>
      <w:ins w:id="1620" w:author="최광열" w:date="2023-10-28T16:33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1621" w:name="_Toc155991431"/>
        <w:r>
          <w:rPr>
            <w:color w:val="auto"/>
            <w:sz w:val="24"/>
            <w:szCs w:val="24"/>
            <w:lang w:val="en-US"/>
          </w:rPr>
          <w:t>3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="00C36613">
          <w:rPr>
            <w:color w:val="auto"/>
            <w:sz w:val="24"/>
            <w:szCs w:val="24"/>
            <w:lang w:val="en-US"/>
          </w:rPr>
          <w:t>1</w:t>
        </w:r>
        <w:r w:rsidR="00C36613" w:rsidRPr="003D7A4A">
          <w:rPr>
            <w:rFonts w:hint="eastAsia"/>
            <w:color w:val="auto"/>
            <w:sz w:val="24"/>
            <w:szCs w:val="24"/>
            <w:lang w:val="en-US"/>
          </w:rPr>
          <w:t>.</w:t>
        </w:r>
        <w:r w:rsidR="00ED0693">
          <w:rPr>
            <w:color w:val="auto"/>
            <w:sz w:val="24"/>
            <w:szCs w:val="24"/>
            <w:lang w:val="en-US"/>
          </w:rPr>
          <w:t>1</w:t>
        </w:r>
        <w:r w:rsidR="00C36613">
          <w:rPr>
            <w:rFonts w:hint="eastAsia"/>
            <w:color w:val="auto"/>
            <w:sz w:val="24"/>
            <w:szCs w:val="24"/>
            <w:lang w:val="en-US"/>
          </w:rPr>
          <w:t>.</w:t>
        </w:r>
      </w:ins>
      <w:ins w:id="1622" w:author="최광열" w:date="2023-10-28T16:34:00Z">
        <w:r w:rsidR="00D50189">
          <w:rPr>
            <w:rFonts w:hint="eastAsia"/>
            <w:color w:val="auto"/>
            <w:sz w:val="24"/>
            <w:szCs w:val="24"/>
            <w:lang w:val="en-US"/>
          </w:rPr>
          <w:t>R</w:t>
        </w:r>
        <w:r w:rsidR="00D50189">
          <w:rPr>
            <w:color w:val="auto"/>
            <w:sz w:val="24"/>
            <w:szCs w:val="24"/>
            <w:lang w:val="en-US"/>
          </w:rPr>
          <w:t xml:space="preserve">unning </w:t>
        </w:r>
      </w:ins>
      <w:ins w:id="1623" w:author="최광열" w:date="2023-10-28T16:33:00Z">
        <w:r w:rsidR="00C36613">
          <w:rPr>
            <w:rFonts w:hint="eastAsia"/>
            <w:color w:val="auto"/>
            <w:sz w:val="24"/>
            <w:szCs w:val="24"/>
            <w:lang w:val="en-US"/>
          </w:rPr>
          <w:t>E</w:t>
        </w:r>
        <w:r w:rsidR="00C36613">
          <w:rPr>
            <w:color w:val="auto"/>
            <w:sz w:val="24"/>
            <w:szCs w:val="24"/>
            <w:lang w:val="en-US"/>
          </w:rPr>
          <w:t>LF</w:t>
        </w:r>
        <w:bookmarkEnd w:id="1621"/>
      </w:ins>
    </w:p>
    <w:p w14:paraId="6C72DE81" w14:textId="6EE915DE" w:rsidR="00EA6EE3" w:rsidRDefault="00EA6EE3" w:rsidP="0032799D">
      <w:pPr>
        <w:widowControl w:val="0"/>
        <w:spacing w:line="240" w:lineRule="auto"/>
        <w:ind w:firstLine="195"/>
        <w:jc w:val="both"/>
        <w:rPr>
          <w:ins w:id="1624" w:author="최광열" w:date="2024-01-12T18:58:00Z"/>
          <w:rFonts w:ascii="Calibri" w:hAnsi="Calibri" w:cs="Calibri" w:hint="eastAsia"/>
          <w:sz w:val="20"/>
          <w:szCs w:val="20"/>
          <w:lang w:val="en-US"/>
        </w:rPr>
      </w:pPr>
      <w:ins w:id="1625" w:author="최광열" w:date="2024-01-12T18:56:00Z">
        <w:r>
          <w:rPr>
            <w:rFonts w:ascii="Calibri" w:hAnsi="Calibri" w:cs="Calibri" w:hint="eastAsia"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저장되어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한줄씩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읽어온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실행하고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결과값을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레지스터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,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혹은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</w:ins>
      <w:ins w:id="1626" w:author="최광열" w:date="2024-01-12T18:57:00Z"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코드의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메모리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위치를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가리키는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주소를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Pogram Counter(</w:t>
        </w:r>
        <w:r w:rsidR="00747B70" w:rsidRPr="00747B70">
          <w:rPr>
            <w:rFonts w:ascii="Calibri" w:hAnsi="Calibri" w:cs="Calibri" w:hint="eastAsia"/>
            <w:b/>
            <w:sz w:val="20"/>
            <w:szCs w:val="20"/>
            <w:lang w:val="en-US"/>
            <w:rPrChange w:id="1627" w:author="최광열" w:date="2024-01-12T18:57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PC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)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라고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하며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메모리에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저장되는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위치를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주소는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두가지가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있는데</w:t>
        </w:r>
      </w:ins>
      <w:ins w:id="1628" w:author="최광열" w:date="2024-01-12T18:58:00Z"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각각</w:t>
        </w:r>
      </w:ins>
      <w:ins w:id="1629" w:author="최광열" w:date="2024-01-12T18:57:00Z"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Stack Pointer(</w:t>
        </w:r>
        <w:r w:rsidR="00747B70" w:rsidRPr="00747B70">
          <w:rPr>
            <w:rFonts w:ascii="Calibri" w:hAnsi="Calibri" w:cs="Calibri" w:hint="eastAsia"/>
            <w:b/>
            <w:sz w:val="20"/>
            <w:szCs w:val="20"/>
            <w:lang w:val="en-US"/>
            <w:rPrChange w:id="1630" w:author="최광열" w:date="2024-01-12T18:58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SP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),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631" w:author="최광열" w:date="2024-01-12T18:58:00Z"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Heap Pointer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 w:rsidR="00747B70"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CPU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에서는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실행하기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위해서는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binary code,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RFSoC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/>
            <w:sz w:val="20"/>
            <w:szCs w:val="20"/>
            <w:lang w:val="en-US"/>
          </w:rPr>
          <w:t>Executable Loadable File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(</w:t>
        </w:r>
        <w:r w:rsidR="00A60DB8" w:rsidRPr="00930E90">
          <w:rPr>
            <w:rFonts w:ascii="Calibri" w:hAnsi="Calibri" w:cs="Calibri" w:hint="eastAsia"/>
            <w:b/>
            <w:sz w:val="20"/>
            <w:szCs w:val="20"/>
            <w:lang w:val="en-US"/>
            <w:rPrChange w:id="1632" w:author="최광열" w:date="2024-01-12T18:59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ELF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)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코드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시작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위치로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PC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이동시켜야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코드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시작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위치</w:t>
        </w:r>
      </w:ins>
      <w:ins w:id="1633" w:author="최광열" w:date="2024-01-12T18:59:00Z"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entry point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라고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A60DB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450DB63A" w14:textId="77777777" w:rsidR="00A60DB8" w:rsidRDefault="00A60DB8" w:rsidP="0032799D">
      <w:pPr>
        <w:widowControl w:val="0"/>
        <w:spacing w:line="240" w:lineRule="auto"/>
        <w:ind w:firstLine="195"/>
        <w:jc w:val="both"/>
        <w:rPr>
          <w:ins w:id="1634" w:author="최광열" w:date="2024-01-12T18:56:00Z"/>
          <w:rFonts w:ascii="Calibri" w:hAnsi="Calibri" w:cs="Calibri" w:hint="eastAsia"/>
          <w:sz w:val="20"/>
          <w:szCs w:val="20"/>
          <w:lang w:val="en-US"/>
        </w:rPr>
      </w:pPr>
    </w:p>
    <w:p w14:paraId="75886541" w14:textId="03CEB681" w:rsidR="0032799D" w:rsidRDefault="0032799D" w:rsidP="0032799D">
      <w:pPr>
        <w:widowControl w:val="0"/>
        <w:spacing w:line="240" w:lineRule="auto"/>
        <w:ind w:firstLine="195"/>
        <w:jc w:val="both"/>
        <w:rPr>
          <w:ins w:id="1635" w:author="최광열" w:date="2023-10-28T17:07:00Z"/>
          <w:rFonts w:ascii="Calibri" w:hAnsi="Calibri" w:cs="Calibri"/>
          <w:sz w:val="20"/>
          <w:szCs w:val="20"/>
          <w:lang w:val="en-US"/>
        </w:rPr>
      </w:pPr>
      <w:ins w:id="1636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실험을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컴파일하기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C91D9F">
          <w:rPr>
            <w:rFonts w:ascii="Consolas" w:eastAsia="맑은 고딕" w:hAnsi="Consolas" w:cs="맑은 고딕"/>
            <w:sz w:val="20"/>
            <w:szCs w:val="20"/>
            <w:lang w:val="en-US"/>
            <w:rPrChange w:id="1637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gnu-aarch64-none-elf-g++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컴파일러를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</w:t>
        </w:r>
      </w:ins>
      <w:ins w:id="1638" w:author="최광열" w:date="2023-10-28T16:34:00Z">
        <w:r w:rsidR="00035174">
          <w:rPr>
            <w:rFonts w:ascii="Calibri" w:hAnsi="Calibri" w:cs="Calibri"/>
            <w:sz w:val="20"/>
            <w:szCs w:val="20"/>
            <w:lang w:val="en-US"/>
          </w:rPr>
          <w:t>F</w:t>
        </w:r>
      </w:ins>
      <w:ins w:id="1639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FPGA(RFSoC)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DRAM</w:t>
        </w:r>
      </w:ins>
      <w:ins w:id="1640" w:author="최광열" w:date="2023-10-28T16:43:00Z"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D43DB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1641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0x</w:t>
        </w:r>
      </w:ins>
      <w:ins w:id="1642" w:author="최광열" w:date="2024-01-11T15:15:00Z">
        <w:r w:rsidR="00DA2D87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1643" w:author="최광열" w:date="2024-01-11T15:26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8</w:t>
        </w:r>
      </w:ins>
      <w:ins w:id="1644" w:author="최광열" w:date="2023-10-28T16:43:00Z">
        <w:r w:rsidR="009D43DB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1645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00f00000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부터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저장한</w:t>
        </w:r>
      </w:ins>
      <w:ins w:id="1646" w:author="최광열" w:date="2024-01-11T15:15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647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648" w:author="최광열" w:date="2024-01-11T15:15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이</w:t>
        </w:r>
      </w:ins>
      <w:ins w:id="1649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650" w:author="최광열" w:date="2024-01-11T15:16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651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>
          <w:rPr>
            <w:rFonts w:ascii="Calibri" w:hAnsi="Calibri" w:cs="Calibri"/>
            <w:sz w:val="20"/>
            <w:szCs w:val="20"/>
            <w:lang w:val="en-US"/>
          </w:rPr>
          <w:t>PU</w:t>
        </w:r>
      </w:ins>
      <w:ins w:id="1652" w:author="최광열" w:date="2024-01-11T15:16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인터럽트를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걸어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653" w:author="최광열" w:date="2023-10-28T16:33:00Z">
        <w:r>
          <w:rPr>
            <w:rFonts w:ascii="Calibri" w:hAnsi="Calibri" w:cs="Calibri"/>
            <w:sz w:val="20"/>
            <w:szCs w:val="20"/>
            <w:lang w:val="en-US"/>
          </w:rPr>
          <w:t>PC(Program Counter)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entry point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점프하여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프로그램을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entry point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</w:ins>
      <w:ins w:id="1654" w:author="최광열" w:date="2023-10-28T16:34:00Z">
        <w:r w:rsidR="00095CCA">
          <w:rPr>
            <w:rFonts w:ascii="Calibri" w:hAnsi="Calibri" w:cs="Calibri" w:hint="eastAsia"/>
            <w:sz w:val="20"/>
            <w:szCs w:val="20"/>
            <w:lang w:val="en-US"/>
          </w:rPr>
          <w:t>가</w:t>
        </w:r>
      </w:ins>
      <w:ins w:id="1655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실행되기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과정을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포함한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binary code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시작점에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해당하며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main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주소와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다름에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유의한다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656" w:author="최광열" w:date="2023-10-28T16:35:00Z"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E</w:t>
        </w:r>
        <w:r w:rsidR="000607D0">
          <w:rPr>
            <w:rFonts w:ascii="Calibri" w:hAnsi="Calibri" w:cs="Calibri"/>
            <w:sz w:val="20"/>
            <w:szCs w:val="20"/>
            <w:lang w:val="en-US"/>
          </w:rPr>
          <w:t>LF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25162BAB" w14:textId="77777777" w:rsidR="00E65059" w:rsidRDefault="00E65059" w:rsidP="0032799D">
      <w:pPr>
        <w:widowControl w:val="0"/>
        <w:spacing w:line="240" w:lineRule="auto"/>
        <w:ind w:firstLine="195"/>
        <w:jc w:val="both"/>
        <w:rPr>
          <w:ins w:id="1657" w:author="최광열" w:date="2023-10-28T16:35:00Z"/>
          <w:rFonts w:ascii="Calibri" w:hAnsi="Calibri" w:cs="Calibri"/>
          <w:sz w:val="20"/>
          <w:szCs w:val="20"/>
          <w:lang w:val="en-US"/>
        </w:rPr>
      </w:pPr>
    </w:p>
    <w:p w14:paraId="77A5F649" w14:textId="1F772454" w:rsidR="002D1E08" w:rsidRDefault="008B2A78">
      <w:pPr>
        <w:widowControl w:val="0"/>
        <w:spacing w:line="240" w:lineRule="auto"/>
        <w:ind w:firstLine="195"/>
        <w:jc w:val="center"/>
        <w:rPr>
          <w:ins w:id="1658" w:author="최광열" w:date="2023-10-28T16:37:00Z"/>
          <w:rFonts w:ascii="Calibri" w:hAnsi="Calibri" w:cs="Calibri"/>
          <w:sz w:val="20"/>
          <w:szCs w:val="20"/>
          <w:lang w:val="en-US"/>
        </w:rPr>
        <w:pPrChange w:id="1659" w:author="최광열" w:date="2023-10-28T16:38:00Z">
          <w:pPr>
            <w:widowControl w:val="0"/>
            <w:spacing w:line="240" w:lineRule="auto"/>
            <w:ind w:firstLine="195"/>
            <w:jc w:val="both"/>
          </w:pPr>
        </w:pPrChange>
      </w:pPr>
      <w:ins w:id="1660" w:author="최광열" w:date="2023-10-28T16:35:00Z">
        <w:r>
          <w:rPr>
            <w:rFonts w:ascii="Calibri" w:hAnsi="Calibri" w:cs="Calibri"/>
            <w:noProof/>
            <w:sz w:val="20"/>
            <w:szCs w:val="20"/>
            <w:lang w:val="en-US"/>
          </w:rPr>
          <w:drawing>
            <wp:inline distT="0" distB="0" distL="0" distR="0" wp14:anchorId="5BD58832" wp14:editId="4EA6D1EB">
              <wp:extent cx="3774558" cy="2741744"/>
              <wp:effectExtent l="0" t="0" r="0" b="1905"/>
              <wp:docPr id="11" name="그림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95599" cy="27570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8B971EC" w14:textId="59075D84" w:rsidR="00DD2971" w:rsidRDefault="00477BE8" w:rsidP="0032799D">
      <w:pPr>
        <w:widowControl w:val="0"/>
        <w:spacing w:line="240" w:lineRule="auto"/>
        <w:ind w:firstLine="195"/>
        <w:jc w:val="both"/>
        <w:rPr>
          <w:ins w:id="1661" w:author="최광열" w:date="2024-01-11T15:18:00Z"/>
          <w:rFonts w:ascii="Calibri" w:hAnsi="Calibri" w:cs="Calibri"/>
          <w:sz w:val="20"/>
          <w:szCs w:val="20"/>
          <w:lang w:val="en-US"/>
        </w:rPr>
      </w:pPr>
      <w:ins w:id="1662" w:author="최광열" w:date="2024-01-11T15:16:00Z">
        <w:r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관리는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XIlinx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1663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_sbrk.c</w:t>
        </w:r>
      </w:ins>
      <w:ins w:id="1664" w:author="최광열" w:date="2024-01-11T15:17:00Z"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관리하고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_sbrk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함수에서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heap_pointer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1665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_heap_pointer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라는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초기화하는데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1666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linker.ld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지정되어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</w:ins>
      <w:ins w:id="1667" w:author="최광열" w:date="2024-01-11T15:18:00Z"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따라서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l</w:t>
        </w:r>
        <w:r>
          <w:rPr>
            <w:rFonts w:ascii="Calibri" w:hAnsi="Calibri" w:cs="Calibri"/>
            <w:sz w:val="20"/>
            <w:szCs w:val="20"/>
            <w:lang w:val="en-US"/>
          </w:rPr>
          <w:t>inker.ld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변경하는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heap 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정확하게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초기화되지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않아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1668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malloc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함수를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사용할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없게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됨에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주의해야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0A9B858C" w14:textId="77777777" w:rsidR="001E68D1" w:rsidRPr="003D7A4A" w:rsidRDefault="001E68D1" w:rsidP="0032799D">
      <w:pPr>
        <w:widowControl w:val="0"/>
        <w:spacing w:line="240" w:lineRule="auto"/>
        <w:ind w:firstLine="195"/>
        <w:jc w:val="both"/>
        <w:rPr>
          <w:ins w:id="1669" w:author="최광열" w:date="2023-10-28T16:33:00Z"/>
          <w:rFonts w:ascii="Calibri" w:hAnsi="Calibri" w:cs="Calibri"/>
          <w:sz w:val="20"/>
          <w:szCs w:val="20"/>
          <w:lang w:val="en-US"/>
        </w:rPr>
      </w:pPr>
    </w:p>
    <w:p w14:paraId="13C50A77" w14:textId="560735AD" w:rsidR="0032799D" w:rsidRDefault="000434E4" w:rsidP="00DF3D85">
      <w:pPr>
        <w:ind w:firstLineChars="100" w:firstLine="200"/>
        <w:rPr>
          <w:ins w:id="1670" w:author="최광열" w:date="2023-10-28T16:45:00Z"/>
          <w:rFonts w:ascii="Calibri" w:hAnsi="Calibri" w:cs="Calibri"/>
          <w:sz w:val="20"/>
          <w:szCs w:val="20"/>
          <w:lang w:val="en-US"/>
        </w:rPr>
      </w:pPr>
      <w:ins w:id="1671" w:author="최광열" w:date="2023-10-28T16:35:00Z">
        <w:r w:rsidRPr="007E208E">
          <w:rPr>
            <w:rFonts w:ascii="Calibri" w:hAnsi="Calibri" w:cs="Calibri" w:hint="eastAsia"/>
            <w:sz w:val="20"/>
            <w:szCs w:val="20"/>
            <w:lang w:val="en-US"/>
            <w:rPrChange w:id="1672" w:author="최광열" w:date="2023-10-28T16:36:00Z">
              <w:rPr>
                <w:rFonts w:hint="eastAsia"/>
                <w:lang w:val="en-US"/>
              </w:rPr>
            </w:rPrChange>
          </w:rPr>
          <w:t>앞서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1673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1674" w:author="최광열" w:date="2023-10-28T16:36:00Z">
              <w:rPr>
                <w:rFonts w:hint="eastAsia"/>
                <w:lang w:val="en-US"/>
              </w:rPr>
            </w:rPrChange>
          </w:rPr>
          <w:t>말한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1675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1676" w:author="최광열" w:date="2023-10-28T16:36:00Z">
              <w:rPr>
                <w:rFonts w:hint="eastAsia"/>
                <w:lang w:val="en-US"/>
              </w:rPr>
            </w:rPrChange>
          </w:rPr>
          <w:t>초기화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1677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1678" w:author="최광열" w:date="2023-10-28T16:36:00Z">
              <w:rPr>
                <w:rFonts w:hint="eastAsia"/>
                <w:lang w:val="en-US"/>
              </w:rPr>
            </w:rPrChange>
          </w:rPr>
          <w:t>과정은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1679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1680" w:author="최광열" w:date="2023-10-28T16:36:00Z">
              <w:rPr>
                <w:lang w:val="en-US"/>
              </w:rPr>
            </w:rPrChange>
          </w:rPr>
          <w:t>BSS</w:t>
        </w:r>
      </w:ins>
      <w:ins w:id="1681" w:author="최광열" w:date="2023-10-28T16:36:00Z"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1682" w:author="최광열" w:date="2023-10-28T16:36:00Z">
              <w:rPr>
                <w:rFonts w:hint="eastAsia"/>
                <w:lang w:val="en-US"/>
              </w:rPr>
            </w:rPrChange>
          </w:rPr>
          <w:t>영역에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1683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1684" w:author="최광열" w:date="2023-10-28T16:36:00Z">
              <w:rPr>
                <w:rFonts w:hint="eastAsia"/>
                <w:lang w:val="en-US"/>
              </w:rPr>
            </w:rPrChange>
          </w:rPr>
          <w:t>저장된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1685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1686" w:author="최광열" w:date="2023-10-28T16:36:00Z">
              <w:rPr>
                <w:rFonts w:hint="eastAsia"/>
                <w:lang w:val="en-US"/>
              </w:rPr>
            </w:rPrChange>
          </w:rPr>
          <w:t>데이터들에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1687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1688" w:author="최광열" w:date="2023-10-28T16:36:00Z">
              <w:rPr>
                <w:rFonts w:hint="eastAsia"/>
                <w:lang w:val="en-US"/>
              </w:rPr>
            </w:rPrChange>
          </w:rPr>
          <w:t>해당하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고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/>
            <w:sz w:val="20"/>
            <w:szCs w:val="20"/>
            <w:lang w:val="en-US"/>
          </w:rPr>
          <w:t>0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되어야한다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85BB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689" w:author="최광열" w:date="2023-10-28T16:37:00Z"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예를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들어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/>
            <w:sz w:val="20"/>
            <w:szCs w:val="20"/>
            <w:lang w:val="en-US"/>
          </w:rPr>
          <w:t>static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선언되고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되지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않은</w:t>
        </w:r>
        <w:r w:rsidR="00FF115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변수들에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690" w:author="최광열" w:date="2023-10-28T16:38:00Z">
        <w:r w:rsidR="00C0441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과정을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컴파일</w:t>
        </w:r>
      </w:ins>
      <w:ins w:id="1691" w:author="최광열" w:date="2023-10-28T16:39:00Z"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692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startup.S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포함하고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/>
            <w:sz w:val="20"/>
            <w:szCs w:val="20"/>
            <w:lang w:val="en-US"/>
          </w:rPr>
          <w:t xml:space="preserve">linker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파일</w:t>
        </w:r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693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linker.ld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/>
            <w:sz w:val="20"/>
            <w:szCs w:val="20"/>
            <w:lang w:val="en-US"/>
          </w:rPr>
          <w:t>entry point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694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_start_custom_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지정하였다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695" w:author="최광열" w:date="2023-10-28T16:40:00Z">
        <w:r w:rsidR="00E6346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696" w:author="최광열" w:date="2023-10-28T16:45:00Z">
        <w:r w:rsidR="00D85C2C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697" w:author="최광열" w:date="2024-01-11T15:25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s</w:t>
        </w:r>
      </w:ins>
      <w:ins w:id="1698" w:author="최광열" w:date="2023-10-28T16:40:00Z">
        <w:r w:rsidR="00E63464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699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tartup.S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 xml:space="preserve">BSS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영역에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해당하는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변수들을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0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한후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main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함수로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jump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6DA304FD" w14:textId="22034144" w:rsidR="006B7E2D" w:rsidRDefault="006B7E2D" w:rsidP="00DF3D85">
      <w:pPr>
        <w:ind w:firstLineChars="100" w:firstLine="200"/>
        <w:rPr>
          <w:ins w:id="1700" w:author="최광열" w:date="2023-10-28T16:45:00Z"/>
          <w:rFonts w:ascii="Calibri" w:hAnsi="Calibri" w:cs="Calibri"/>
          <w:sz w:val="20"/>
          <w:szCs w:val="20"/>
          <w:lang w:val="en-US"/>
        </w:rPr>
      </w:pPr>
    </w:p>
    <w:p w14:paraId="7B336FB5" w14:textId="6205A986" w:rsidR="0097693F" w:rsidRPr="00443DF8" w:rsidRDefault="006B7E2D" w:rsidP="008C7F3D">
      <w:pPr>
        <w:ind w:firstLineChars="100" w:firstLine="200"/>
        <w:rPr>
          <w:ins w:id="1701" w:author="최광열" w:date="2023-10-28T17:01:00Z"/>
          <w:rFonts w:ascii="Calibri" w:hAnsi="Calibri" w:cs="Calibri"/>
          <w:sz w:val="20"/>
          <w:szCs w:val="20"/>
          <w:lang w:val="en-US"/>
        </w:rPr>
      </w:pPr>
      <w:ins w:id="1702" w:author="최광열" w:date="2023-10-28T16:45:00Z">
        <w:r w:rsidRPr="00443DF8">
          <w:rPr>
            <w:rFonts w:ascii="Calibri" w:hAnsi="Calibri" w:cs="Calibri"/>
            <w:sz w:val="20"/>
            <w:szCs w:val="20"/>
            <w:lang w:val="en-US"/>
          </w:rPr>
          <w:t>ELF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실행한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원래의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03" w:author="최광열" w:date="2023-10-28T16:46:00Z"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함수로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return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하기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기존의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레지스터에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존재하던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모든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값들을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stack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저장한다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>.</w:t>
        </w:r>
      </w:ins>
      <w:ins w:id="1704" w:author="최광열" w:date="2024-01-11T17:29:00Z">
        <w:r w:rsidR="003E2AE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3E2AE0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sub sp, sp, #256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스택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705" w:author="최광열" w:date="2024-01-11T17:30:00Z"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포인터의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빼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레지스터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값들을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저장할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공간을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확보한다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DD703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DD703A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str x0, [sp, #8]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스택으로부터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위치에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레지스터</w:t>
        </w:r>
      </w:ins>
      <w:ins w:id="1706" w:author="최광열" w:date="2024-01-11T17:31:00Z">
        <w:r w:rsidR="00984C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x0</w:t>
        </w:r>
      </w:ins>
      <w:ins w:id="1707" w:author="최광열" w:date="2024-01-11T17:30:00Z"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저장</w:t>
        </w:r>
      </w:ins>
      <w:ins w:id="1708" w:author="최광열" w:date="2024-01-11T17:31:00Z"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하며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x</w:t>
        </w:r>
        <w:r w:rsidR="00984C3D">
          <w:rPr>
            <w:rFonts w:ascii="Consolas" w:eastAsia="맑은 고딕" w:hAnsi="Consolas" w:cs="맑은 고딕"/>
            <w:sz w:val="20"/>
            <w:szCs w:val="20"/>
            <w:lang w:val="en-US"/>
          </w:rPr>
          <w:t>3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0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까지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반복한다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709" w:author="최광열" w:date="2023-10-28T16:46:00Z"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또한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ELF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stack pointer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또한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기존과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가지기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</w:rPr>
          <w:t>때문에</w:t>
        </w:r>
        <w:r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컴파일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10" w:author="최광열" w:date="2023-10-28T16:47:00Z"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주어지는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stack pointer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레지스터에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67167F" w:rsidRPr="00443DF8">
          <w:rPr>
            <w:rFonts w:ascii="Calibri" w:hAnsi="Calibri" w:cs="Calibri"/>
            <w:sz w:val="20"/>
            <w:szCs w:val="20"/>
            <w:lang w:val="en-US"/>
          </w:rPr>
          <w:t>load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904DE4" w:rsidRPr="00443DF8">
          <w:rPr>
            <w:rFonts w:ascii="Calibri" w:hAnsi="Calibri" w:cs="Calibri"/>
            <w:sz w:val="20"/>
            <w:szCs w:val="20"/>
            <w:lang w:val="en-US"/>
          </w:rPr>
          <w:t xml:space="preserve">. 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</w:rPr>
          <w:t>이후에는</w:t>
        </w:r>
        <w:r w:rsidR="00B92017" w:rsidRPr="00443DF8">
          <w:rPr>
            <w:rFonts w:ascii="Calibri" w:hAnsi="Calibri" w:cs="Calibri"/>
            <w:sz w:val="20"/>
            <w:szCs w:val="20"/>
            <w:lang w:val="en-US"/>
          </w:rPr>
          <w:t xml:space="preserve"> entry point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B92017" w:rsidRPr="00443DF8">
          <w:rPr>
            <w:rFonts w:ascii="Calibri" w:hAnsi="Calibri" w:cs="Calibri"/>
            <w:sz w:val="20"/>
            <w:szCs w:val="20"/>
            <w:lang w:val="en-US"/>
          </w:rPr>
          <w:t xml:space="preserve"> jump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B92017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B92017" w:rsidRPr="00443DF8">
          <w:rPr>
            <w:rFonts w:ascii="Calibri" w:hAnsi="Calibri" w:cs="Calibri"/>
            <w:sz w:val="20"/>
            <w:szCs w:val="20"/>
            <w:lang w:val="en-US"/>
          </w:rPr>
          <w:t>.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단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,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기존</w:t>
        </w:r>
      </w:ins>
      <w:ins w:id="1711" w:author="최광열" w:date="2023-10-28T16:48:00Z"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data cache, intstruction cache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존재하던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값이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사용되는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것을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방지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하기위해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xilinx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cache flush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함수를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실행한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작업을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수행한다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.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과정에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12" w:author="최광열" w:date="2023-10-28T16:49:00Z"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대한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</w:rPr>
          <w:t>코드는</w:t>
        </w:r>
        <w:r w:rsidR="00186058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13" w:author="최광열" w:date="2023-10-28T16:57:00Z">
        <w:r w:rsidR="00AC1F4D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714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run_binary.c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AC1F4D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</w:rPr>
          <w:t>수행하며</w:t>
        </w:r>
        <w:r w:rsidR="00AC1F4D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15" w:author="최광열" w:date="2023-10-28T16:49:00Z">
        <w:r w:rsidR="00A95B41" w:rsidRPr="00443DF8">
          <w:rPr>
            <w:rFonts w:ascii="Calibri" w:hAnsi="Calibri" w:cs="Calibri" w:hint="eastAsia"/>
            <w:sz w:val="20"/>
            <w:szCs w:val="20"/>
            <w:lang w:val="en-US"/>
          </w:rPr>
          <w:t>아래에</w:t>
        </w:r>
        <w:r w:rsidR="00A95B41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</w:rPr>
          <w:t>주어</w:t>
        </w:r>
      </w:ins>
      <w:ins w:id="1716" w:author="최광열" w:date="2023-10-28T16:50:00Z">
        <w:r w:rsidR="00A95B41" w:rsidRPr="00443DF8">
          <w:rPr>
            <w:rFonts w:ascii="Calibri" w:hAnsi="Calibri" w:cs="Calibri" w:hint="eastAsia"/>
            <w:sz w:val="20"/>
            <w:szCs w:val="20"/>
            <w:lang w:val="en-US"/>
          </w:rPr>
          <w:t>져</w:t>
        </w:r>
        <w:r w:rsidR="00C529A1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A95B41" w:rsidRPr="00443DF8">
          <w:rPr>
            <w:rFonts w:ascii="Calibri" w:hAnsi="Calibri" w:cs="Calibri"/>
            <w:sz w:val="20"/>
            <w:szCs w:val="20"/>
            <w:lang w:val="en-US"/>
          </w:rPr>
          <w:t>.</w:t>
        </w:r>
      </w:ins>
      <w:ins w:id="1717" w:author="최광열" w:date="2024-01-11T15:05:00Z"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718" w:author="최광열" w:date="2024-01-11T15:06:00Z">
        <w:r w:rsidR="00272E5C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1719" w:author="최광열" w:date="2024-01-11T15:25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blr x1</w:t>
        </w:r>
        <w:r w:rsidR="00272E5C" w:rsidRPr="00443DF8">
          <w:rPr>
            <w:rFonts w:ascii="맑은 고딕" w:eastAsia="맑은 고딕" w:hAnsi="맑은 고딕" w:cs="맑은 고딕"/>
            <w:b/>
            <w:sz w:val="20"/>
            <w:szCs w:val="20"/>
            <w:lang w:val="en-US"/>
          </w:rPr>
          <w:t xml:space="preserve"> </w:t>
        </w:r>
      </w:ins>
      <w:ins w:id="1720" w:author="최광열" w:date="2024-01-11T15:05:00Z"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코</w:t>
        </w:r>
      </w:ins>
      <w:ins w:id="1721" w:author="최광열" w:date="2024-01-11T15:06:00Z"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드에서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ELF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파일에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entry point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jump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272E5C" w:rsidRPr="00443DF8">
          <w:rPr>
            <w:rFonts w:ascii="Calibri" w:hAnsi="Calibri" w:cs="Calibri"/>
            <w:sz w:val="20"/>
            <w:szCs w:val="20"/>
            <w:lang w:val="en-US"/>
          </w:rPr>
          <w:t>.</w:t>
        </w:r>
      </w:ins>
    </w:p>
    <w:tbl>
      <w:tblPr>
        <w:tblStyle w:val="a5"/>
        <w:tblW w:w="0" w:type="auto"/>
        <w:jc w:val="center"/>
        <w:tblLook w:val="04A0" w:firstRow="1" w:lastRow="0" w:firstColumn="1" w:lastColumn="0" w:noHBand="0" w:noVBand="1"/>
        <w:tblPrChange w:id="1722" w:author="최광열" w:date="2023-10-28T17:01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19"/>
        <w:tblGridChange w:id="1723">
          <w:tblGrid>
            <w:gridCol w:w="9019"/>
          </w:tblGrid>
        </w:tblGridChange>
      </w:tblGrid>
      <w:tr w:rsidR="00263851" w14:paraId="348EA294" w14:textId="77777777" w:rsidTr="004D10B4">
        <w:trPr>
          <w:jc w:val="center"/>
          <w:ins w:id="1724" w:author="최광열" w:date="2023-10-28T17:01:00Z"/>
        </w:trPr>
        <w:tc>
          <w:tcPr>
            <w:tcW w:w="9019" w:type="dxa"/>
            <w:tcPrChange w:id="1725" w:author="최광열" w:date="2023-10-28T17:01:00Z">
              <w:tcPr>
                <w:tcW w:w="9019" w:type="dxa"/>
              </w:tcPr>
            </w:tcPrChange>
          </w:tcPr>
          <w:p w14:paraId="73D5E92D" w14:textId="47F85659" w:rsidR="00263851" w:rsidRPr="00953D79" w:rsidRDefault="0028280A" w:rsidP="00263851">
            <w:pPr>
              <w:rPr>
                <w:ins w:id="1726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27" w:author="최광열" w:date="2024-01-11T15:25:00Z">
                  <w:rPr>
                    <w:ins w:id="1728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29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3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31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3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 </w:t>
              </w:r>
            </w:ins>
            <w:ins w:id="173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3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Xil_DCacheFlush();</w:t>
              </w:r>
            </w:ins>
          </w:p>
          <w:p w14:paraId="705F5EE7" w14:textId="1D1567CE" w:rsidR="00263851" w:rsidRPr="00953D79" w:rsidRDefault="0028280A" w:rsidP="00263851">
            <w:pPr>
              <w:rPr>
                <w:ins w:id="1735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36" w:author="최광열" w:date="2024-01-11T15:25:00Z">
                  <w:rPr>
                    <w:ins w:id="1737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38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3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40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4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 </w:t>
              </w:r>
            </w:ins>
            <w:ins w:id="174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4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Xil_ICacheInvalidate();</w:t>
              </w:r>
            </w:ins>
          </w:p>
          <w:p w14:paraId="15C8B1FE" w14:textId="593C0AA6" w:rsidR="00263851" w:rsidRPr="00953D79" w:rsidRDefault="0028280A" w:rsidP="00263851">
            <w:pPr>
              <w:rPr>
                <w:ins w:id="174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45" w:author="최광열" w:date="2024-01-11T15:25:00Z">
                  <w:rPr>
                    <w:ins w:id="174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47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4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49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5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 </w:t>
              </w:r>
            </w:ins>
            <w:ins w:id="1751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5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__asm__ __volatile__ (</w:t>
              </w:r>
            </w:ins>
          </w:p>
          <w:p w14:paraId="4F610A4E" w14:textId="6F7160B6" w:rsidR="00263851" w:rsidRPr="00953D79" w:rsidRDefault="0028280A" w:rsidP="00263851">
            <w:pPr>
              <w:rPr>
                <w:ins w:id="1753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54" w:author="최광열" w:date="2024-01-11T15:25:00Z">
                  <w:rPr>
                    <w:ins w:id="1755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56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5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58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5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4 </w:t>
              </w:r>
            </w:ins>
            <w:ins w:id="1760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6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"sub sp, sp, #256\n\t"</w:t>
              </w:r>
            </w:ins>
          </w:p>
          <w:p w14:paraId="58D5328B" w14:textId="6B982139" w:rsidR="00263851" w:rsidRPr="00953D79" w:rsidRDefault="0028280A" w:rsidP="00263851">
            <w:pPr>
              <w:rPr>
                <w:ins w:id="1762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63" w:author="최광열" w:date="2024-01-11T15:25:00Z">
                  <w:rPr>
                    <w:ins w:id="1764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65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6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67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6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5 </w:t>
              </w:r>
            </w:ins>
            <w:ins w:id="176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7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x0, [sp, #8]\n\t"</w:t>
              </w:r>
            </w:ins>
          </w:p>
          <w:p w14:paraId="0600E108" w14:textId="463F7254" w:rsidR="00263851" w:rsidRPr="00953D79" w:rsidRDefault="0028280A" w:rsidP="00263851">
            <w:pPr>
              <w:rPr>
                <w:ins w:id="177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72" w:author="최광열" w:date="2024-01-11T15:25:00Z">
                  <w:rPr>
                    <w:ins w:id="177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74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7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76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7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6 </w:t>
              </w:r>
            </w:ins>
            <w:ins w:id="1778" w:author="최광열" w:date="2023-10-28T17:06:00Z">
              <w:r w:rsidR="00E44FCE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7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…</w:t>
              </w:r>
            </w:ins>
          </w:p>
          <w:p w14:paraId="6AC59DE9" w14:textId="0B11ECA4" w:rsidR="00263851" w:rsidRPr="00953D79" w:rsidRDefault="0028280A" w:rsidP="00263851">
            <w:pPr>
              <w:rPr>
                <w:ins w:id="178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81" w:author="최광열" w:date="2024-01-11T15:25:00Z">
                  <w:rPr>
                    <w:ins w:id="178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8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8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85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8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7 </w:t>
              </w:r>
            </w:ins>
            <w:ins w:id="178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8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x30, [sp, #248]\n\t"</w:t>
              </w:r>
            </w:ins>
          </w:p>
          <w:p w14:paraId="3A47E1B7" w14:textId="49B0072D" w:rsidR="00263851" w:rsidRPr="00953D79" w:rsidRDefault="0028280A" w:rsidP="00263851">
            <w:pPr>
              <w:rPr>
                <w:ins w:id="178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90" w:author="최광열" w:date="2024-01-11T15:25:00Z">
                  <w:rPr>
                    <w:ins w:id="179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79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9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794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9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8 </w:t>
              </w:r>
            </w:ins>
            <w:ins w:id="179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79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/*save SP*/</w:t>
              </w:r>
            </w:ins>
          </w:p>
          <w:p w14:paraId="72AAFCDF" w14:textId="01101AA6" w:rsidR="00263851" w:rsidRPr="00953D79" w:rsidRDefault="0028280A" w:rsidP="00263851">
            <w:pPr>
              <w:rPr>
                <w:ins w:id="179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799" w:author="최광열" w:date="2024-01-11T15:25:00Z">
                  <w:rPr>
                    <w:ins w:id="180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01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0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1803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0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9 </w:t>
              </w:r>
            </w:ins>
            <w:ins w:id="1805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0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x0, sp\n\t"</w:t>
              </w:r>
            </w:ins>
          </w:p>
          <w:p w14:paraId="24B3FD96" w14:textId="11A0F9EF" w:rsidR="00263851" w:rsidRPr="00953D79" w:rsidRDefault="000E5885" w:rsidP="00263851">
            <w:pPr>
              <w:rPr>
                <w:ins w:id="1807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08" w:author="최광열" w:date="2024-01-11T15:25:00Z">
                  <w:rPr>
                    <w:ins w:id="1809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10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1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10 </w:t>
              </w:r>
            </w:ins>
            <w:ins w:id="181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1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x2, #0x700000\n\t"</w:t>
              </w:r>
            </w:ins>
          </w:p>
          <w:p w14:paraId="28141FA9" w14:textId="1A4799FF" w:rsidR="00263851" w:rsidRPr="00953D79" w:rsidRDefault="000E5885" w:rsidP="00263851">
            <w:pPr>
              <w:rPr>
                <w:ins w:id="181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15" w:author="최광열" w:date="2024-01-11T15:25:00Z">
                  <w:rPr>
                    <w:ins w:id="181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1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1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11 </w:t>
              </w:r>
            </w:ins>
            <w:ins w:id="181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2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x0, [x2]\n\t"</w:t>
              </w:r>
            </w:ins>
          </w:p>
          <w:p w14:paraId="270F6AC4" w14:textId="04892FE1" w:rsidR="00263851" w:rsidRPr="00953D79" w:rsidRDefault="000E5885" w:rsidP="00263851">
            <w:pPr>
              <w:rPr>
                <w:ins w:id="182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22" w:author="최광열" w:date="2024-01-11T15:25:00Z">
                  <w:rPr>
                    <w:ins w:id="182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2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2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12 </w:t>
              </w:r>
            </w:ins>
            <w:ins w:id="182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2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/*save END*/</w:t>
              </w:r>
            </w:ins>
          </w:p>
          <w:p w14:paraId="157FA8EA" w14:textId="07AB0930" w:rsidR="00263851" w:rsidRPr="00953D79" w:rsidRDefault="000E5885" w:rsidP="00263851">
            <w:pPr>
              <w:rPr>
                <w:ins w:id="182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29" w:author="최광열" w:date="2024-01-11T15:25:00Z">
                  <w:rPr>
                    <w:ins w:id="183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31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3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13 </w:t>
              </w:r>
            </w:ins>
            <w:ins w:id="183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3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 xml:space="preserve">"ldr x1, [%0]\n\t"    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3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Load sp value to x1</w:t>
              </w:r>
            </w:ins>
          </w:p>
          <w:p w14:paraId="5D7FC5F7" w14:textId="23CC0330" w:rsidR="00263851" w:rsidRPr="00953D79" w:rsidRDefault="000E5885" w:rsidP="00263851">
            <w:pPr>
              <w:rPr>
                <w:ins w:id="1836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37" w:author="최광열" w:date="2024-01-11T15:25:00Z">
                  <w:rPr>
                    <w:ins w:id="1838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39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4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14 </w:t>
              </w:r>
            </w:ins>
            <w:ins w:id="1841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4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sp, x1\n\t"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4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Move sp value to stack pointer (sp)</w:t>
              </w:r>
            </w:ins>
          </w:p>
          <w:p w14:paraId="09DA6DF9" w14:textId="69D62E75" w:rsidR="00263851" w:rsidRPr="00953D79" w:rsidRDefault="000E5885" w:rsidP="00263851">
            <w:pPr>
              <w:rPr>
                <w:ins w:id="184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45" w:author="최광열" w:date="2024-01-11T15:25:00Z">
                  <w:rPr>
                    <w:ins w:id="184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4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4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15 </w:t>
              </w:r>
            </w:ins>
            <w:ins w:id="184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5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x1, [%1]\n\t"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5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Load main address to x1</w:t>
              </w:r>
            </w:ins>
          </w:p>
          <w:p w14:paraId="1BB9A9C0" w14:textId="4DF7E012" w:rsidR="00263851" w:rsidRPr="00953D79" w:rsidRDefault="000E5885" w:rsidP="00263851">
            <w:pPr>
              <w:rPr>
                <w:ins w:id="1852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53" w:author="최광열" w:date="2024-01-11T15:25:00Z">
                  <w:rPr>
                    <w:ins w:id="1854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55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5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16 </w:t>
              </w:r>
            </w:ins>
            <w:ins w:id="185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5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/*####JUMP TO MAIN####*/</w:t>
              </w:r>
            </w:ins>
          </w:p>
          <w:p w14:paraId="3CB1D862" w14:textId="395BFE36" w:rsidR="00263851" w:rsidRPr="00953D79" w:rsidRDefault="000E5885" w:rsidP="00263851">
            <w:pPr>
              <w:rPr>
                <w:ins w:id="185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60" w:author="최광열" w:date="2024-01-11T15:25:00Z">
                  <w:rPr>
                    <w:ins w:id="186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62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6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17 </w:t>
              </w:r>
            </w:ins>
            <w:ins w:id="1864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6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 xml:space="preserve">"blr x1\n\t"         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6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Branch to the address in x1 (MAIN function)</w:t>
              </w:r>
            </w:ins>
          </w:p>
          <w:p w14:paraId="0DC6F2D5" w14:textId="368A31C1" w:rsidR="00263851" w:rsidRPr="00953D79" w:rsidRDefault="000E5885" w:rsidP="00263851">
            <w:pPr>
              <w:rPr>
                <w:ins w:id="1867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68" w:author="최광열" w:date="2024-01-11T15:25:00Z">
                  <w:rPr>
                    <w:ins w:id="1869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70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7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18 </w:t>
              </w:r>
            </w:ins>
            <w:ins w:id="187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7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/*return SP*/</w:t>
              </w:r>
            </w:ins>
          </w:p>
          <w:p w14:paraId="245E96F1" w14:textId="7D8B927A" w:rsidR="00263851" w:rsidRPr="00953D79" w:rsidRDefault="000E5885" w:rsidP="00263851">
            <w:pPr>
              <w:rPr>
                <w:ins w:id="187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75" w:author="최광열" w:date="2024-01-11T15:25:00Z">
                  <w:rPr>
                    <w:ins w:id="187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7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7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19 </w:t>
              </w:r>
            </w:ins>
            <w:ins w:id="187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8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x2, #0x700000\n\t"</w:t>
              </w:r>
            </w:ins>
          </w:p>
          <w:p w14:paraId="5BD172EA" w14:textId="24A33101" w:rsidR="00263851" w:rsidRPr="00953D79" w:rsidRDefault="000E5885" w:rsidP="00263851">
            <w:pPr>
              <w:rPr>
                <w:ins w:id="188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82" w:author="최광열" w:date="2024-01-11T15:25:00Z">
                  <w:rPr>
                    <w:ins w:id="188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8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8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20 </w:t>
              </w:r>
            </w:ins>
            <w:ins w:id="188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8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x0, [x2]\n\t"</w:t>
              </w:r>
            </w:ins>
          </w:p>
          <w:p w14:paraId="0D327345" w14:textId="425F510F" w:rsidR="00263851" w:rsidRPr="00953D79" w:rsidRDefault="000E5885" w:rsidP="00263851">
            <w:pPr>
              <w:rPr>
                <w:ins w:id="188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89" w:author="최광열" w:date="2024-01-11T15:25:00Z">
                  <w:rPr>
                    <w:ins w:id="189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91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9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21 </w:t>
              </w:r>
            </w:ins>
            <w:ins w:id="189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9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sp, x0\n\t"</w:t>
              </w:r>
            </w:ins>
          </w:p>
          <w:p w14:paraId="637CE5FF" w14:textId="777F95B7" w:rsidR="00263851" w:rsidRPr="00953D79" w:rsidRDefault="000E5885" w:rsidP="00263851">
            <w:pPr>
              <w:rPr>
                <w:ins w:id="1895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896" w:author="최광열" w:date="2024-01-11T15:25:00Z">
                  <w:rPr>
                    <w:ins w:id="1897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898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89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22 </w:t>
              </w:r>
            </w:ins>
            <w:ins w:id="1900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0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/*return END*/</w:t>
              </w:r>
            </w:ins>
          </w:p>
          <w:p w14:paraId="49904FDD" w14:textId="2A3D430D" w:rsidR="00263851" w:rsidRPr="00953D79" w:rsidRDefault="000E5885" w:rsidP="00263851">
            <w:pPr>
              <w:rPr>
                <w:ins w:id="1902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03" w:author="최광열" w:date="2024-01-11T15:25:00Z">
                  <w:rPr>
                    <w:ins w:id="1904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05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0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23</w:t>
              </w:r>
            </w:ins>
            <w:ins w:id="1907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0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 </w:t>
              </w:r>
            </w:ins>
            <w:ins w:id="190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1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x0, [sp, #8]\n\t"</w:t>
              </w:r>
            </w:ins>
          </w:p>
          <w:p w14:paraId="40549E29" w14:textId="640E4337" w:rsidR="00263851" w:rsidRPr="00953D79" w:rsidRDefault="000E5885" w:rsidP="00263851">
            <w:pPr>
              <w:rPr>
                <w:ins w:id="191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12" w:author="최광열" w:date="2024-01-11T15:25:00Z">
                  <w:rPr>
                    <w:ins w:id="191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14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1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24 </w:t>
              </w:r>
            </w:ins>
            <w:ins w:id="191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1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x1, [sp, #16]\n\t"</w:t>
              </w:r>
            </w:ins>
          </w:p>
          <w:p w14:paraId="094472AD" w14:textId="7AFCB572" w:rsidR="00263851" w:rsidRPr="00953D79" w:rsidRDefault="000E5885" w:rsidP="00263851">
            <w:pPr>
              <w:rPr>
                <w:ins w:id="191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19" w:author="최광열" w:date="2024-01-11T15:25:00Z">
                  <w:rPr>
                    <w:ins w:id="192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21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2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25 </w:t>
              </w:r>
            </w:ins>
            <w:ins w:id="1923" w:author="최광열" w:date="2023-10-28T17:06:00Z">
              <w:r w:rsidR="005550BD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2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…</w:t>
              </w:r>
            </w:ins>
          </w:p>
          <w:p w14:paraId="21EFF9EB" w14:textId="28CBA5DF" w:rsidR="00263851" w:rsidRPr="00953D79" w:rsidRDefault="000E5885" w:rsidP="00263851">
            <w:pPr>
              <w:rPr>
                <w:ins w:id="1925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26" w:author="최광열" w:date="2024-01-11T15:25:00Z">
                  <w:rPr>
                    <w:ins w:id="1927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28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2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26 </w:t>
              </w:r>
            </w:ins>
            <w:ins w:id="1930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3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x30, [sp, #248]\n\t"</w:t>
              </w:r>
            </w:ins>
          </w:p>
          <w:p w14:paraId="0E536026" w14:textId="352BB6C2" w:rsidR="00263851" w:rsidRPr="00953D79" w:rsidRDefault="000E5885" w:rsidP="00263851">
            <w:pPr>
              <w:rPr>
                <w:ins w:id="1932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33" w:author="최광열" w:date="2024-01-11T15:25:00Z">
                  <w:rPr>
                    <w:ins w:id="1934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35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3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27 </w:t>
              </w:r>
            </w:ins>
            <w:ins w:id="193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3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"add sp, sp, #256\n\t"</w:t>
              </w:r>
            </w:ins>
          </w:p>
          <w:p w14:paraId="2F9C58FD" w14:textId="354C0502" w:rsidR="00263851" w:rsidRPr="00953D79" w:rsidRDefault="000E5885" w:rsidP="00263851">
            <w:pPr>
              <w:rPr>
                <w:ins w:id="193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40" w:author="최광열" w:date="2024-01-11T15:25:00Z">
                  <w:rPr>
                    <w:ins w:id="194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4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4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28 </w:t>
              </w:r>
            </w:ins>
            <w:ins w:id="1944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4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                // No output operands</w:t>
              </w:r>
            </w:ins>
          </w:p>
          <w:p w14:paraId="1C0EAAD1" w14:textId="56170D66" w:rsidR="00263851" w:rsidRPr="00953D79" w:rsidRDefault="000E5885" w:rsidP="00263851">
            <w:pPr>
              <w:rPr>
                <w:ins w:id="1946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47" w:author="최광열" w:date="2024-01-11T15:25:00Z">
                  <w:rPr>
                    <w:ins w:id="1948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49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5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29 </w:t>
              </w:r>
            </w:ins>
            <w:ins w:id="1951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5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 "r" (STACK_START_PTR_ADDR), "r" (ENTRY_PTR_ADDR)</w:t>
              </w:r>
            </w:ins>
          </w:p>
          <w:p w14:paraId="79BBE3A5" w14:textId="286DDD13" w:rsidR="00263851" w:rsidRPr="00953D79" w:rsidRDefault="000E5885" w:rsidP="00263851">
            <w:pPr>
              <w:rPr>
                <w:ins w:id="1953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54" w:author="최광열" w:date="2024-01-11T15:25:00Z">
                  <w:rPr>
                    <w:ins w:id="1955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56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5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30 </w:t>
              </w:r>
            </w:ins>
            <w:ins w:id="1958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5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</w:t>
              </w:r>
            </w:ins>
          </w:p>
          <w:p w14:paraId="38193B56" w14:textId="455B9BBA" w:rsidR="00263851" w:rsidRPr="00953D79" w:rsidRDefault="000E5885" w:rsidP="00263851">
            <w:pPr>
              <w:rPr>
                <w:ins w:id="196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61" w:author="최광열" w:date="2024-01-11T15:25:00Z">
                  <w:rPr>
                    <w:ins w:id="196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6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6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31 </w:t>
              </w:r>
            </w:ins>
            <w:ins w:id="1965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6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3B06189A" w14:textId="6E43BC98" w:rsidR="00263851" w:rsidRPr="00953D79" w:rsidRDefault="000E5885" w:rsidP="00263851">
            <w:pPr>
              <w:rPr>
                <w:ins w:id="1967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968" w:author="최광열" w:date="2024-01-11T15:25:00Z">
                  <w:rPr>
                    <w:ins w:id="1969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70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7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32 </w:t>
              </w:r>
            </w:ins>
            <w:ins w:id="197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7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xil_printf("\r\nELF DONE\r\n");</w:t>
              </w:r>
            </w:ins>
          </w:p>
          <w:p w14:paraId="168983B6" w14:textId="71137CC5" w:rsidR="00263851" w:rsidRDefault="000E5885">
            <w:pPr>
              <w:rPr>
                <w:ins w:id="1974" w:author="최광열" w:date="2023-10-28T17:01:00Z"/>
                <w:rFonts w:ascii="Calibri" w:hAnsi="Calibri" w:cs="Calibri"/>
                <w:sz w:val="20"/>
                <w:szCs w:val="20"/>
                <w:lang w:val="en-US"/>
              </w:rPr>
            </w:pPr>
            <w:ins w:id="1975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7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33 </w:t>
              </w:r>
            </w:ins>
            <w:ins w:id="197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97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clear_DRAM();</w:t>
              </w:r>
            </w:ins>
          </w:p>
        </w:tc>
      </w:tr>
    </w:tbl>
    <w:p w14:paraId="321E81FC" w14:textId="64C2CF23" w:rsidR="00FF75D7" w:rsidRDefault="00FF75D7" w:rsidP="00FF75D7">
      <w:pPr>
        <w:pStyle w:val="3"/>
        <w:rPr>
          <w:ins w:id="1979" w:author="최광열" w:date="2024-01-11T15:12:00Z"/>
          <w:color w:val="auto"/>
          <w:sz w:val="24"/>
          <w:szCs w:val="24"/>
          <w:lang w:val="en-US"/>
        </w:rPr>
      </w:pPr>
      <w:bookmarkStart w:id="1980" w:name="_Toc155991432"/>
      <w:ins w:id="1981" w:author="최광열" w:date="2024-01-11T15:12:00Z">
        <w:r>
          <w:rPr>
            <w:rFonts w:hint="eastAsia"/>
            <w:color w:val="auto"/>
            <w:sz w:val="24"/>
            <w:szCs w:val="24"/>
            <w:lang w:val="en-US"/>
          </w:rPr>
          <w:t>3</w:t>
        </w:r>
        <w:r>
          <w:rPr>
            <w:color w:val="auto"/>
            <w:sz w:val="24"/>
            <w:szCs w:val="24"/>
            <w:lang w:val="en-US"/>
          </w:rPr>
          <w:t>.1.2.</w:t>
        </w:r>
        <w:r w:rsidR="00190734">
          <w:rPr>
            <w:rFonts w:hint="eastAsia"/>
            <w:color w:val="auto"/>
            <w:sz w:val="24"/>
            <w:szCs w:val="24"/>
            <w:lang w:val="en-US"/>
          </w:rPr>
          <w:t>B</w:t>
        </w:r>
        <w:r w:rsidR="00190734">
          <w:rPr>
            <w:color w:val="auto"/>
            <w:sz w:val="24"/>
            <w:szCs w:val="24"/>
            <w:lang w:val="en-US"/>
          </w:rPr>
          <w:t>oard Initialization</w:t>
        </w:r>
        <w:bookmarkEnd w:id="1980"/>
      </w:ins>
    </w:p>
    <w:p w14:paraId="046211DA" w14:textId="23B46E57" w:rsidR="00190734" w:rsidRDefault="00190734" w:rsidP="00190734">
      <w:pPr>
        <w:widowControl w:val="0"/>
        <w:spacing w:line="240" w:lineRule="auto"/>
        <w:ind w:firstLine="195"/>
        <w:jc w:val="both"/>
        <w:rPr>
          <w:ins w:id="1982" w:author="최광열" w:date="2024-01-11T15:12:00Z"/>
          <w:rFonts w:ascii="Calibri" w:hAnsi="Calibri" w:cs="Calibri"/>
          <w:sz w:val="20"/>
          <w:szCs w:val="20"/>
          <w:lang w:val="en-US"/>
        </w:rPr>
      </w:pPr>
      <w:ins w:id="1983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P</w:t>
        </w:r>
        <w:r>
          <w:rPr>
            <w:rFonts w:ascii="Calibri" w:hAnsi="Calibri" w:cs="Calibri"/>
            <w:sz w:val="20"/>
            <w:szCs w:val="20"/>
            <w:lang w:val="en-US"/>
          </w:rPr>
          <w:t>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APU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구동중이며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UART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화면에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출력하거나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TCP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명령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혹은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수행하는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이전에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명령을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전송하면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기능이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있었으나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PL side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설계가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변경됨에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따라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현재는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없는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기능이다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통신의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984" w:author="최광열" w:date="2024-01-11T15:23:00Z">
        <w:r w:rsidR="005557D4">
          <w:rPr>
            <w:rFonts w:ascii="Calibri" w:hAnsi="Calibri" w:cs="Calibri"/>
            <w:sz w:val="20"/>
            <w:szCs w:val="20"/>
            <w:lang w:val="en-US"/>
          </w:rPr>
          <w:t>Xilinx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제공하는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985" w:author="최광열" w:date="2024-01-11T15:12:00Z">
        <w:r>
          <w:rPr>
            <w:rFonts w:ascii="Calibri" w:hAnsi="Calibri" w:cs="Calibri"/>
            <w:sz w:val="20"/>
            <w:szCs w:val="20"/>
            <w:lang w:val="en-US"/>
          </w:rPr>
          <w:t>LWIP</w:t>
        </w:r>
      </w:ins>
      <w:ins w:id="1986" w:author="최광열" w:date="2024-01-11T15:24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라이브러리를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987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수행하며</w:t>
        </w:r>
      </w:ins>
      <w:ins w:id="1988" w:author="최광열" w:date="2024-01-11T15:24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initializ</w:t>
        </w:r>
        <w:r w:rsidR="005557D4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>a</w:t>
        </w:r>
        <w:r w:rsidR="005557D4">
          <w:rPr>
            <w:rFonts w:ascii="Consolas" w:eastAsia="맑은 고딕" w:hAnsi="Consolas" w:cs="맑은 고딕"/>
            <w:sz w:val="20"/>
            <w:szCs w:val="20"/>
            <w:lang w:val="en-US"/>
          </w:rPr>
          <w:t>tion()</w:t>
        </w:r>
        <w:r w:rsidR="005557D4" w:rsidRPr="005557D4">
          <w:rPr>
            <w:rFonts w:ascii="Calibri" w:hAnsi="Calibri" w:cs="Calibri" w:hint="eastAsia"/>
            <w:sz w:val="20"/>
            <w:szCs w:val="20"/>
            <w:lang w:val="en-US"/>
            <w:rPrChange w:id="1989" w:author="최광열" w:date="2024-01-11T15:24:00Z"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rPrChange>
          </w:rPr>
          <w:t>함수를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990" w:author="최광열" w:date="2024-01-11T15:25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초기화한다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991" w:author="최광열" w:date="2024-01-11T15:24:00Z">
        <w:r w:rsidR="005557D4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 xml:space="preserve"> </w:t>
        </w:r>
      </w:ins>
      <w:ins w:id="1992" w:author="최광열" w:date="2024-01-11T15:25:00Z">
        <w:r w:rsidR="00426C79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initializ</w:t>
        </w:r>
        <w:r w:rsidR="00426C79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>a</w:t>
        </w:r>
        <w:r w:rsidR="00426C79">
          <w:rPr>
            <w:rFonts w:ascii="Consolas" w:eastAsia="맑은 고딕" w:hAnsi="Consolas" w:cs="맑은 고딕"/>
            <w:sz w:val="20"/>
            <w:szCs w:val="20"/>
            <w:lang w:val="en-US"/>
          </w:rPr>
          <w:t xml:space="preserve">tion() </w:t>
        </w:r>
      </w:ins>
      <w:ins w:id="1993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내부에서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41538EE5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1994" w:author="최광열" w:date="2024-01-11T15:12:00Z"/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EA6EE3" w14:paraId="62AEEC98" w14:textId="77777777" w:rsidTr="00BE0FCB">
        <w:trPr>
          <w:ins w:id="1995" w:author="최광열" w:date="2024-01-11T15:12:00Z"/>
        </w:trPr>
        <w:tc>
          <w:tcPr>
            <w:tcW w:w="9019" w:type="dxa"/>
          </w:tcPr>
          <w:p w14:paraId="3D9DB198" w14:textId="4B3CAC74" w:rsidR="00190734" w:rsidRPr="005557D4" w:rsidRDefault="003244B4" w:rsidP="00BE0FCB">
            <w:pPr>
              <w:rPr>
                <w:ins w:id="1996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997" w:author="최광열" w:date="2024-01-11T15:24:00Z">
                  <w:rPr>
                    <w:ins w:id="1998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999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lastRenderedPageBreak/>
                <w:t xml:space="preserve">01 </w:t>
              </w:r>
            </w:ins>
            <w:ins w:id="2000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01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/* initialize IP addresses to be used */</w:t>
              </w:r>
            </w:ins>
          </w:p>
          <w:p w14:paraId="65B2FC38" w14:textId="0131500C" w:rsidR="00190734" w:rsidRPr="005557D4" w:rsidRDefault="003244B4" w:rsidP="00BE0FCB">
            <w:pPr>
              <w:rPr>
                <w:ins w:id="2002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03" w:author="최광열" w:date="2024-01-11T15:24:00Z">
                  <w:rPr>
                    <w:ins w:id="2004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05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02 </w:t>
              </w:r>
            </w:ins>
            <w:ins w:id="2006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07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IP4_ADDR(&amp;ipaddr,  192, 168,   1, 10);</w:t>
              </w:r>
            </w:ins>
          </w:p>
          <w:p w14:paraId="1E82CEAE" w14:textId="6B26C7A9" w:rsidR="00190734" w:rsidRPr="005557D4" w:rsidRDefault="003244B4" w:rsidP="00BE0FCB">
            <w:pPr>
              <w:rPr>
                <w:ins w:id="2008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09" w:author="최광열" w:date="2024-01-11T15:24:00Z">
                  <w:rPr>
                    <w:ins w:id="2010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11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03 </w:t>
              </w:r>
            </w:ins>
            <w:ins w:id="2012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13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IP4_ADDR(&amp;netmask, 255, 255, 255,  0);</w:t>
              </w:r>
            </w:ins>
          </w:p>
          <w:p w14:paraId="1B3FB6FD" w14:textId="43482C22" w:rsidR="00190734" w:rsidRPr="005557D4" w:rsidRDefault="003244B4" w:rsidP="00BE0FCB">
            <w:pPr>
              <w:rPr>
                <w:ins w:id="2014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15" w:author="최광열" w:date="2024-01-11T15:24:00Z">
                  <w:rPr>
                    <w:ins w:id="2016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17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04 </w:t>
              </w:r>
            </w:ins>
            <w:ins w:id="2018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19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IP4_ADDR(&amp;gw,      192, 168,   1,  1);</w:t>
              </w:r>
            </w:ins>
          </w:p>
          <w:p w14:paraId="765BD037" w14:textId="143AAE03" w:rsidR="00190734" w:rsidRPr="005557D4" w:rsidRDefault="003244B4" w:rsidP="00BE0FCB">
            <w:pPr>
              <w:rPr>
                <w:ins w:id="2020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21" w:author="최광열" w:date="2024-01-11T15:24:00Z">
                  <w:rPr>
                    <w:ins w:id="2022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23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05 </w:t>
              </w:r>
            </w:ins>
            <w:ins w:id="2024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25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xil_printf("set manual IP\n\r");</w:t>
              </w:r>
            </w:ins>
          </w:p>
          <w:p w14:paraId="3B4FB2AF" w14:textId="553C10F7" w:rsidR="00190734" w:rsidRPr="00315A79" w:rsidRDefault="003244B4" w:rsidP="00BE0FCB">
            <w:pPr>
              <w:rPr>
                <w:ins w:id="2026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27" w:author="최광열" w:date="2024-01-11T17:32:00Z">
                  <w:rPr>
                    <w:ins w:id="2028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29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06 </w:t>
              </w:r>
            </w:ins>
          </w:p>
          <w:p w14:paraId="7B86C235" w14:textId="0692DFCA" w:rsidR="00190734" w:rsidRPr="005557D4" w:rsidRDefault="003244B4" w:rsidP="00BE0FCB">
            <w:pPr>
              <w:rPr>
                <w:ins w:id="2030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31" w:author="최광열" w:date="2024-01-11T15:24:00Z">
                  <w:rPr>
                    <w:ins w:id="2032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33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07 </w:t>
              </w:r>
            </w:ins>
            <w:ins w:id="2034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35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print_app_header();</w:t>
              </w:r>
            </w:ins>
          </w:p>
          <w:p w14:paraId="5F5618A5" w14:textId="414308DA" w:rsidR="00315A79" w:rsidRDefault="003244B4" w:rsidP="00BE0FCB">
            <w:pPr>
              <w:rPr>
                <w:ins w:id="2036" w:author="최광열" w:date="2024-01-11T17:32:00Z"/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ins w:id="2037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08 </w:t>
              </w:r>
            </w:ins>
          </w:p>
          <w:p w14:paraId="42270041" w14:textId="3073B20F" w:rsidR="00190734" w:rsidRPr="005557D4" w:rsidRDefault="003244B4" w:rsidP="00BE0FCB">
            <w:pPr>
              <w:rPr>
                <w:ins w:id="2038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39" w:author="최광열" w:date="2024-01-11T15:24:00Z">
                  <w:rPr>
                    <w:ins w:id="2040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41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09 </w:t>
              </w:r>
            </w:ins>
            <w:ins w:id="2042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43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lwip_init();</w:t>
              </w:r>
            </w:ins>
          </w:p>
          <w:p w14:paraId="06902382" w14:textId="2F6331FC" w:rsidR="00190734" w:rsidRPr="003244B4" w:rsidRDefault="003244B4" w:rsidP="003244B4">
            <w:pPr>
              <w:rPr>
                <w:ins w:id="2044" w:author="최광열" w:date="2024-01-11T15:12:00Z"/>
                <w:rFonts w:ascii="Consolas" w:eastAsia="맑은 고딕" w:hAnsi="Consolas" w:cs="맑은 고딕" w:hint="eastAsia"/>
                <w:sz w:val="20"/>
                <w:szCs w:val="20"/>
                <w:lang w:val="en-US"/>
                <w:rPrChange w:id="2045" w:author="최광열" w:date="2024-01-12T20:12:00Z">
                  <w:rPr>
                    <w:ins w:id="2046" w:author="최광열" w:date="2024-01-11T15:12:00Z"/>
                    <w:rFonts w:ascii="Calibri" w:hAnsi="Calibri" w:cs="Calibri" w:hint="eastAsia"/>
                    <w:sz w:val="20"/>
                    <w:szCs w:val="20"/>
                    <w:lang w:val="en-US"/>
                  </w:rPr>
                </w:rPrChange>
              </w:rPr>
              <w:pPrChange w:id="2047" w:author="최광열" w:date="2024-01-12T20:12:00Z">
                <w:pPr>
                  <w:widowControl w:val="0"/>
                  <w:jc w:val="both"/>
                </w:pPr>
              </w:pPrChange>
            </w:pPr>
            <w:ins w:id="2048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10 </w:t>
              </w:r>
            </w:ins>
            <w:ins w:id="2049" w:author="최광열" w:date="2024-01-11T15:12:00Z">
              <w:r w:rsidR="00190734"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50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xil_printf("lwip initialize \n\r");</w:t>
              </w:r>
            </w:ins>
          </w:p>
        </w:tc>
      </w:tr>
    </w:tbl>
    <w:p w14:paraId="6BB7702A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2051" w:author="최광열" w:date="2024-01-11T15:12:00Z"/>
          <w:rFonts w:ascii="Calibri" w:hAnsi="Calibri" w:cs="Calibri"/>
          <w:sz w:val="20"/>
          <w:szCs w:val="20"/>
          <w:lang w:val="en-US"/>
        </w:rPr>
      </w:pPr>
    </w:p>
    <w:p w14:paraId="7756D924" w14:textId="77777777" w:rsidR="00190734" w:rsidRDefault="00190734" w:rsidP="00190734">
      <w:pPr>
        <w:widowControl w:val="0"/>
        <w:spacing w:line="240" w:lineRule="auto"/>
        <w:ind w:firstLine="195"/>
        <w:jc w:val="center"/>
        <w:rPr>
          <w:ins w:id="2052" w:author="최광열" w:date="2024-01-11T15:12:00Z"/>
          <w:rFonts w:ascii="Calibri" w:hAnsi="Calibri" w:cs="Calibri"/>
          <w:sz w:val="20"/>
          <w:szCs w:val="20"/>
          <w:lang w:val="en-US"/>
        </w:rPr>
      </w:pPr>
    </w:p>
    <w:p w14:paraId="59D52AD8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2053" w:author="최광열" w:date="2024-01-11T15:12:00Z"/>
          <w:sz w:val="20"/>
          <w:szCs w:val="20"/>
          <w:lang w:val="en-US"/>
        </w:rPr>
      </w:pPr>
      <w:ins w:id="2054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이후에는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공급되는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클락을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897ABD">
          <w:rPr>
            <w:sz w:val="20"/>
            <w:szCs w:val="20"/>
            <w:lang w:val="en-US"/>
          </w:rPr>
          <w:t>set_current_binary_mode</w:t>
        </w:r>
        <w:r w:rsidRPr="00897ABD">
          <w:rPr>
            <w:rFonts w:hint="eastAsia"/>
            <w:sz w:val="20"/>
            <w:szCs w:val="20"/>
            <w:lang w:val="en-US"/>
          </w:rPr>
          <w:t>함수를</w:t>
        </w:r>
        <w:r w:rsidRPr="00897ABD">
          <w:rPr>
            <w:sz w:val="20"/>
            <w:szCs w:val="20"/>
            <w:lang w:val="en-US"/>
          </w:rPr>
          <w:t xml:space="preserve"> </w:t>
        </w:r>
        <w:r w:rsidRPr="00897ABD">
          <w:rPr>
            <w:rFonts w:hint="eastAsia"/>
            <w:sz w:val="20"/>
            <w:szCs w:val="20"/>
            <w:lang w:val="en-US"/>
          </w:rPr>
          <w:t>통해</w:t>
        </w:r>
        <w:r w:rsidRPr="00897ABD">
          <w:rPr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P</w:t>
        </w:r>
        <w:r>
          <w:rPr>
            <w:sz w:val="20"/>
            <w:szCs w:val="20"/>
            <w:lang w:val="en-US"/>
          </w:rPr>
          <w:t>C</w:t>
        </w:r>
        <w:r>
          <w:rPr>
            <w:rFonts w:hint="eastAsia"/>
            <w:sz w:val="20"/>
            <w:szCs w:val="20"/>
            <w:lang w:val="en-US"/>
          </w:rPr>
          <w:t>로부터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받아들이는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정보가</w:t>
        </w:r>
        <w:r>
          <w:rPr>
            <w:rFonts w:hint="eastAsia"/>
            <w:sz w:val="20"/>
            <w:szCs w:val="20"/>
            <w:lang w:val="en-US"/>
          </w:rPr>
          <w:t xml:space="preserve"> E</w:t>
        </w:r>
        <w:r>
          <w:rPr>
            <w:sz w:val="20"/>
            <w:szCs w:val="20"/>
            <w:lang w:val="en-US"/>
          </w:rPr>
          <w:t>LF</w:t>
        </w:r>
        <w:r>
          <w:rPr>
            <w:rFonts w:hint="eastAsia"/>
            <w:sz w:val="20"/>
            <w:szCs w:val="20"/>
            <w:lang w:val="en-US"/>
          </w:rPr>
          <w:t>의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sz w:val="20"/>
            <w:szCs w:val="20"/>
            <w:lang w:val="en-US"/>
          </w:rPr>
          <w:t xml:space="preserve">binary </w:t>
        </w:r>
        <w:r>
          <w:rPr>
            <w:rFonts w:hint="eastAsia"/>
            <w:sz w:val="20"/>
            <w:szCs w:val="20"/>
            <w:lang w:val="en-US"/>
          </w:rPr>
          <w:t>파일이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아닌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sz w:val="20"/>
            <w:szCs w:val="20"/>
            <w:lang w:val="en-US"/>
          </w:rPr>
          <w:t>comand</w:t>
        </w:r>
        <w:r>
          <w:rPr>
            <w:rFonts w:hint="eastAsia"/>
            <w:sz w:val="20"/>
            <w:szCs w:val="20"/>
            <w:lang w:val="en-US"/>
          </w:rPr>
          <w:t>임을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지정한다</w:t>
        </w:r>
        <w:r>
          <w:rPr>
            <w:rFonts w:hint="eastAsia"/>
            <w:sz w:val="20"/>
            <w:szCs w:val="20"/>
            <w:lang w:val="en-US"/>
          </w:rPr>
          <w:t>.</w:t>
        </w:r>
      </w:ins>
    </w:p>
    <w:p w14:paraId="61D9888B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2055" w:author="최광열" w:date="2024-01-11T15:12:00Z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14:paraId="0848C5A6" w14:textId="77777777" w:rsidTr="00BE0FCB">
        <w:trPr>
          <w:ins w:id="2056" w:author="최광열" w:date="2024-01-11T15:12:00Z"/>
        </w:trPr>
        <w:tc>
          <w:tcPr>
            <w:tcW w:w="9019" w:type="dxa"/>
          </w:tcPr>
          <w:p w14:paraId="715821CC" w14:textId="46256C23" w:rsidR="00190734" w:rsidRPr="0074243E" w:rsidRDefault="00892F87" w:rsidP="00BE0FCB">
            <w:pPr>
              <w:rPr>
                <w:ins w:id="2057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58" w:author="최광열" w:date="2024-01-11T15:26:00Z">
                  <w:rPr>
                    <w:ins w:id="2059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60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01 </w:t>
              </w:r>
            </w:ins>
            <w:ins w:id="2061" w:author="최광열" w:date="2024-01-11T15:12:00Z">
              <w:r w:rsidR="00190734"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6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/* start the application (web server, rxtest, txtest, etc..) */</w:t>
              </w:r>
            </w:ins>
          </w:p>
          <w:p w14:paraId="5D157F20" w14:textId="7D6142EE" w:rsidR="00190734" w:rsidRPr="0074243E" w:rsidRDefault="00892F87" w:rsidP="00BE0FCB">
            <w:pPr>
              <w:rPr>
                <w:ins w:id="2063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64" w:author="최광열" w:date="2024-01-11T15:26:00Z">
                  <w:rPr>
                    <w:ins w:id="2065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66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02 </w:t>
              </w:r>
            </w:ins>
            <w:ins w:id="2067" w:author="최광열" w:date="2024-01-11T15:12:00Z">
              <w:r w:rsidR="00190734"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68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start_application();</w:t>
              </w:r>
            </w:ins>
          </w:p>
          <w:p w14:paraId="1CBADDBF" w14:textId="1A01E213" w:rsidR="00190734" w:rsidRPr="0074243E" w:rsidRDefault="00892F87" w:rsidP="00BE0FCB">
            <w:pPr>
              <w:rPr>
                <w:ins w:id="2069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70" w:author="최광열" w:date="2024-01-11T15:26:00Z">
                  <w:rPr>
                    <w:ins w:id="2071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72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03 </w:t>
              </w:r>
            </w:ins>
            <w:ins w:id="2073" w:author="최광열" w:date="2024-01-11T15:12:00Z">
              <w:r w:rsidR="00190734"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74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set_clock(2000000);</w:t>
              </w:r>
            </w:ins>
          </w:p>
          <w:p w14:paraId="47D9AA2C" w14:textId="775A7839" w:rsidR="00190734" w:rsidRPr="0074243E" w:rsidRDefault="00892F87" w:rsidP="00BE0FCB">
            <w:pPr>
              <w:rPr>
                <w:ins w:id="2075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2076" w:author="최광열" w:date="2024-01-11T15:26:00Z">
                  <w:rPr>
                    <w:ins w:id="2077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078" w:author="최광열" w:date="2024-01-12T20:12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04 </w:t>
              </w:r>
            </w:ins>
            <w:ins w:id="2079" w:author="최광열" w:date="2024-01-11T15:12:00Z">
              <w:r w:rsidR="00190734"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80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/* set binary mode false*/</w:t>
              </w:r>
            </w:ins>
          </w:p>
          <w:p w14:paraId="492E1783" w14:textId="4E9DA06D" w:rsidR="00190734" w:rsidRPr="00204528" w:rsidRDefault="00892F87" w:rsidP="00204528">
            <w:pPr>
              <w:rPr>
                <w:ins w:id="2081" w:author="최광열" w:date="2024-01-11T15:12:00Z"/>
                <w:rFonts w:ascii="Consolas" w:eastAsia="맑은 고딕" w:hAnsi="Consolas" w:cs="맑은 고딕" w:hint="eastAsia"/>
                <w:sz w:val="20"/>
                <w:szCs w:val="20"/>
                <w:lang w:val="en-US"/>
                <w:rPrChange w:id="2082" w:author="최광열" w:date="2024-01-12T20:13:00Z">
                  <w:rPr>
                    <w:ins w:id="2083" w:author="최광열" w:date="2024-01-11T15:12:00Z"/>
                    <w:rFonts w:ascii="Calibri" w:hAnsi="Calibri" w:cs="Calibri" w:hint="eastAsia"/>
                    <w:sz w:val="20"/>
                    <w:szCs w:val="20"/>
                    <w:lang w:val="en-US"/>
                  </w:rPr>
                </w:rPrChange>
              </w:rPr>
              <w:pPrChange w:id="2084" w:author="최광열" w:date="2024-01-12T20:13:00Z">
                <w:pPr>
                  <w:widowControl w:val="0"/>
                  <w:jc w:val="both"/>
                </w:pPr>
              </w:pPrChange>
            </w:pPr>
            <w:ins w:id="2085" w:author="최광열" w:date="2024-01-12T20:13:00Z">
              <w:r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</w:rPr>
                <w:t xml:space="preserve">05 </w:t>
              </w:r>
            </w:ins>
            <w:ins w:id="2086" w:author="최광열" w:date="2024-01-11T15:12:00Z">
              <w:r w:rsidR="00190734"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087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set_current_binary_mode(0);</w:t>
              </w:r>
            </w:ins>
          </w:p>
        </w:tc>
      </w:tr>
    </w:tbl>
    <w:p w14:paraId="209161CF" w14:textId="77777777" w:rsidR="00190734" w:rsidRPr="00190734" w:rsidRDefault="00190734">
      <w:pPr>
        <w:rPr>
          <w:ins w:id="2088" w:author="최광열" w:date="2024-01-11T15:11:00Z"/>
          <w:rFonts w:hint="eastAsia"/>
          <w:lang w:val="en-US"/>
          <w:rPrChange w:id="2089" w:author="최광열" w:date="2024-01-11T15:12:00Z">
            <w:rPr>
              <w:ins w:id="2090" w:author="최광열" w:date="2024-01-11T15:11:00Z"/>
              <w:color w:val="auto"/>
              <w:sz w:val="24"/>
              <w:szCs w:val="24"/>
              <w:lang w:val="en-US"/>
            </w:rPr>
          </w:rPrChange>
        </w:rPr>
        <w:pPrChange w:id="2091" w:author="최광열" w:date="2024-01-11T15:12:00Z">
          <w:pPr>
            <w:pStyle w:val="3"/>
          </w:pPr>
        </w:pPrChange>
      </w:pPr>
    </w:p>
    <w:p w14:paraId="78006A7E" w14:textId="4BE7CF14" w:rsidR="00687177" w:rsidRDefault="00155D11">
      <w:pPr>
        <w:pStyle w:val="3"/>
        <w:rPr>
          <w:ins w:id="2092" w:author="최광열" w:date="2023-10-28T15:36:00Z"/>
          <w:rFonts w:ascii="Calibri" w:hAnsi="Calibri" w:cs="Calibri"/>
          <w:sz w:val="20"/>
          <w:szCs w:val="20"/>
          <w:lang w:val="en-US"/>
        </w:rPr>
        <w:pPrChange w:id="2093" w:author="최광열" w:date="2024-01-11T15:11:00Z">
          <w:pPr>
            <w:widowControl w:val="0"/>
            <w:spacing w:line="240" w:lineRule="auto"/>
            <w:ind w:firstLine="195"/>
            <w:jc w:val="both"/>
          </w:pPr>
        </w:pPrChange>
      </w:pPr>
      <w:ins w:id="2094" w:author="최광열" w:date="2023-10-28T16:13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2095" w:name="_Toc155991433"/>
        <w:r>
          <w:rPr>
            <w:color w:val="auto"/>
            <w:sz w:val="24"/>
            <w:szCs w:val="24"/>
            <w:lang w:val="en-US"/>
          </w:rPr>
          <w:t>3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>
          <w:rPr>
            <w:color w:val="auto"/>
            <w:sz w:val="24"/>
            <w:szCs w:val="24"/>
            <w:lang w:val="en-US"/>
          </w:rPr>
          <w:t>1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.</w:t>
        </w:r>
      </w:ins>
      <w:ins w:id="2096" w:author="최광열" w:date="2024-01-11T15:12:00Z">
        <w:r w:rsidR="00FF75D7">
          <w:rPr>
            <w:color w:val="auto"/>
            <w:sz w:val="24"/>
            <w:szCs w:val="24"/>
            <w:lang w:val="en-US"/>
          </w:rPr>
          <w:t>3</w:t>
        </w:r>
      </w:ins>
      <w:ins w:id="2097" w:author="최광열" w:date="2023-10-28T16:13:00Z">
        <w:r>
          <w:rPr>
            <w:rFonts w:hint="eastAsia"/>
            <w:color w:val="auto"/>
            <w:sz w:val="24"/>
            <w:szCs w:val="24"/>
            <w:lang w:val="en-US"/>
          </w:rPr>
          <w:t>.C</w:t>
        </w:r>
        <w:r>
          <w:rPr>
            <w:color w:val="auto"/>
            <w:sz w:val="24"/>
            <w:szCs w:val="24"/>
            <w:lang w:val="en-US"/>
          </w:rPr>
          <w:t>ommand Set</w:t>
        </w:r>
      </w:ins>
      <w:bookmarkEnd w:id="2095"/>
    </w:p>
    <w:p w14:paraId="49E56391" w14:textId="0569BC92" w:rsidR="00721409" w:rsidRDefault="003E3F2E" w:rsidP="00B92AB6">
      <w:pPr>
        <w:widowControl w:val="0"/>
        <w:spacing w:line="240" w:lineRule="auto"/>
        <w:ind w:firstLine="195"/>
        <w:jc w:val="both"/>
        <w:rPr>
          <w:ins w:id="2098" w:author="최광열" w:date="2023-10-28T17:03:00Z"/>
          <w:rFonts w:ascii="Calibri" w:hAnsi="Calibri" w:cs="Calibri"/>
          <w:noProof/>
          <w:sz w:val="20"/>
          <w:szCs w:val="20"/>
          <w:lang w:val="en-US"/>
        </w:rPr>
      </w:pPr>
      <w:ins w:id="2099" w:author="최광열" w:date="2023-10-28T15:43:00Z"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F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PGA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전달하는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명령어는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simple_lexer.c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simple_lexer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함수에서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처리하게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명령어의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같</w:t>
        </w:r>
      </w:ins>
      <w:ins w:id="2100" w:author="최광열" w:date="2023-10-28T15:44:00Z"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크게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세가지의</w:t>
        </w:r>
      </w:ins>
      <w:ins w:id="2101" w:author="최광열" w:date="2023-10-28T15:43:00Z"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형태를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띠게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2102" w:author="최광열" w:date="2023-10-28T15:45:00Z"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세개의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형태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공통적으로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>‘#’</w:t>
        </w:r>
      </w:ins>
      <w:ins w:id="2103" w:author="최광열" w:date="2023-10-28T15:46:00Z"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문자를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토큰을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분리하게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04" w:author="최광열" w:date="2023-10-28T15:45:00Z">
        <w:r w:rsidR="00322348">
          <w:rPr>
            <w:rFonts w:ascii="Calibri" w:hAnsi="Calibri" w:cs="Calibri"/>
            <w:sz w:val="20"/>
            <w:szCs w:val="20"/>
            <w:lang w:val="en-US"/>
          </w:rPr>
          <w:t>‘!EOL’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토큰을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105" w:author="최광열" w:date="2023-10-28T15:46:00Z"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커맨드의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마지막임을</w:t>
        </w:r>
        <w:r w:rsidR="00322348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 w:rsidR="00322348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</w:ins>
    </w:p>
    <w:p w14:paraId="4473F139" w14:textId="77777777" w:rsidR="0072287D" w:rsidRDefault="0072287D" w:rsidP="00B92AB6">
      <w:pPr>
        <w:widowControl w:val="0"/>
        <w:spacing w:line="240" w:lineRule="auto"/>
        <w:ind w:firstLine="195"/>
        <w:jc w:val="both"/>
        <w:rPr>
          <w:ins w:id="2106" w:author="최광열" w:date="2023-10-28T15:48:00Z"/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:rsidRPr="00EA6EE3" w14:paraId="0B1134C1" w14:textId="77777777" w:rsidTr="007C4212">
        <w:trPr>
          <w:ins w:id="2107" w:author="최광열" w:date="2023-10-28T17:02:00Z"/>
        </w:trPr>
        <w:tc>
          <w:tcPr>
            <w:tcW w:w="9019" w:type="dxa"/>
          </w:tcPr>
          <w:p w14:paraId="6D6FD9E6" w14:textId="77777777" w:rsidR="00E07D49" w:rsidRPr="003D7A4A" w:rsidRDefault="00E07D49" w:rsidP="00E07D49">
            <w:pPr>
              <w:rPr>
                <w:ins w:id="2108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2109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>1. Timestamp output format</w:t>
              </w:r>
            </w:ins>
          </w:p>
          <w:p w14:paraId="770732C1" w14:textId="77777777" w:rsidR="00E07D49" w:rsidRPr="0074243E" w:rsidRDefault="00E07D49" w:rsidP="00E07D49">
            <w:pPr>
              <w:ind w:leftChars="100" w:left="220"/>
              <w:rPr>
                <w:ins w:id="2110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2111" w:author="최광열" w:date="2024-01-11T15:26:00Z">
                  <w:rPr>
                    <w:ins w:id="2112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13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14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#{Module name}#{Function name}#{Timestamp}#{Param}#!EOL</w:t>
              </w:r>
            </w:ins>
          </w:p>
          <w:p w14:paraId="6A330D06" w14:textId="616DCAA1" w:rsidR="00E07D49" w:rsidRPr="00BE7A2B" w:rsidRDefault="00E07D49" w:rsidP="00E07D49">
            <w:pPr>
              <w:rPr>
                <w:ins w:id="2115" w:author="최광열" w:date="2023-10-28T17:03:00Z"/>
                <w:sz w:val="20"/>
                <w:szCs w:val="20"/>
                <w:lang w:val="en-US"/>
              </w:rPr>
            </w:pPr>
            <w:ins w:id="2116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 xml:space="preserve"> </w:t>
              </w:r>
            </w:ins>
          </w:p>
          <w:p w14:paraId="43878336" w14:textId="77777777" w:rsidR="00E07D49" w:rsidRPr="003D7A4A" w:rsidRDefault="00E07D49" w:rsidP="00E07D49">
            <w:pPr>
              <w:rPr>
                <w:ins w:id="2117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2118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>2. CPU instruction format</w:t>
              </w:r>
            </w:ins>
          </w:p>
          <w:p w14:paraId="40C174E6" w14:textId="77777777" w:rsidR="00E07D49" w:rsidRPr="0074243E" w:rsidRDefault="00E07D49" w:rsidP="00E07D49">
            <w:pPr>
              <w:ind w:leftChars="100" w:left="220"/>
              <w:rPr>
                <w:ins w:id="2119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2120" w:author="최광열" w:date="2024-01-11T15:26:00Z">
                  <w:rPr>
                    <w:ins w:id="2121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22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23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#CPU#{Function name}#{Param}#!EOL</w:t>
              </w:r>
            </w:ins>
          </w:p>
          <w:p w14:paraId="58AE83EE" w14:textId="77777777" w:rsidR="00E07D49" w:rsidRPr="00BE7A2B" w:rsidRDefault="00E07D49" w:rsidP="00E07D49">
            <w:pPr>
              <w:rPr>
                <w:ins w:id="2124" w:author="최광열" w:date="2023-10-28T17:03:00Z"/>
                <w:sz w:val="20"/>
                <w:szCs w:val="20"/>
                <w:lang w:val="en-US"/>
              </w:rPr>
            </w:pPr>
          </w:p>
          <w:p w14:paraId="3A081C46" w14:textId="77777777" w:rsidR="00E07D49" w:rsidRPr="003D7A4A" w:rsidRDefault="00E07D49" w:rsidP="00E07D49">
            <w:pPr>
              <w:rPr>
                <w:ins w:id="2125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2126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 xml:space="preserve">3. </w:t>
              </w:r>
              <w:r>
                <w:rPr>
                  <w:sz w:val="20"/>
                  <w:szCs w:val="20"/>
                  <w:lang w:val="en-US"/>
                </w:rPr>
                <w:t xml:space="preserve">ELF related process </w:t>
              </w:r>
              <w:r w:rsidRPr="00BE7A2B">
                <w:rPr>
                  <w:sz w:val="20"/>
                  <w:szCs w:val="20"/>
                  <w:lang w:val="en-US"/>
                </w:rPr>
                <w:t>format</w:t>
              </w:r>
            </w:ins>
          </w:p>
          <w:p w14:paraId="0B6A60D3" w14:textId="5B6035E8" w:rsidR="007C4212" w:rsidRPr="00E07D49" w:rsidRDefault="00E07D49">
            <w:pPr>
              <w:ind w:leftChars="100" w:left="220"/>
              <w:rPr>
                <w:ins w:id="2127" w:author="최광열" w:date="2023-10-28T17:02:00Z"/>
                <w:sz w:val="20"/>
                <w:szCs w:val="20"/>
                <w:lang w:val="en-US"/>
                <w:rPrChange w:id="2128" w:author="최광열" w:date="2023-10-28T17:03:00Z">
                  <w:rPr>
                    <w:ins w:id="2129" w:author="최광열" w:date="2023-10-28T17:02:00Z"/>
                    <w:rFonts w:ascii="Calibri" w:hAnsi="Calibri" w:cs="Calibri"/>
                    <w:noProof/>
                    <w:sz w:val="20"/>
                    <w:szCs w:val="20"/>
                    <w:lang w:val="en-US"/>
                  </w:rPr>
                </w:rPrChange>
              </w:rPr>
              <w:pPrChange w:id="2130" w:author="최광열" w:date="2023-10-28T17:03:00Z">
                <w:pPr>
                  <w:widowControl w:val="0"/>
                  <w:jc w:val="both"/>
                </w:pPr>
              </w:pPrChange>
            </w:pPr>
            <w:ins w:id="2131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3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#BIN#{Function name}#{Param = Total page num}#!EOL</w:t>
              </w:r>
              <w:r w:rsidRPr="00BE7A2B" w:rsidDel="00BE7A2B">
                <w:rPr>
                  <w:sz w:val="20"/>
                  <w:szCs w:val="20"/>
                  <w:lang w:val="en-US"/>
                </w:rPr>
                <w:t xml:space="preserve"> </w:t>
              </w:r>
            </w:ins>
          </w:p>
        </w:tc>
      </w:tr>
    </w:tbl>
    <w:p w14:paraId="194A316F" w14:textId="4E5726D8" w:rsidR="00274B40" w:rsidRDefault="00274B40">
      <w:pPr>
        <w:widowControl w:val="0"/>
        <w:spacing w:line="240" w:lineRule="auto"/>
        <w:jc w:val="both"/>
        <w:rPr>
          <w:ins w:id="2133" w:author="최광열" w:date="2023-10-28T15:52:00Z"/>
          <w:rFonts w:ascii="Calibri" w:hAnsi="Calibri" w:cs="Calibri"/>
          <w:sz w:val="20"/>
          <w:szCs w:val="20"/>
          <w:lang w:val="en-US"/>
        </w:rPr>
        <w:pPrChange w:id="2134" w:author="최광열" w:date="2023-10-28T17:03:00Z">
          <w:pPr>
            <w:widowControl w:val="0"/>
            <w:spacing w:line="240" w:lineRule="auto"/>
            <w:ind w:firstLine="195"/>
            <w:jc w:val="both"/>
          </w:pPr>
        </w:pPrChange>
      </w:pPr>
    </w:p>
    <w:p w14:paraId="0285AC74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ins w:id="2135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  <w:ins w:id="2136" w:author="최광열" w:date="2023-10-28T15:52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첫번째의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첫번째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이름을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‘DAC00’, ‘TimeController’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같이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PL side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구현된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이름을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두번째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실행할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그리고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세번째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수행할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timestamp,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그리고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다음은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필요한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부가적인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parameter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포함하고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들어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2137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‘#DAC00#write_fifo#10#0x11011#!EOL’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DAC00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10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c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ycle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2138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0x11011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o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utput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출력하도록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FIFO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입력하는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것이다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하지만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PL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구조가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지속적으로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변화함에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따라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사용하지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않으며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대부분의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컴파일한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ELF binary code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포함되어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</w:ins>
    </w:p>
    <w:p w14:paraId="5D35A219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ins w:id="2139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</w:p>
    <w:p w14:paraId="6D988F9E" w14:textId="0679B9EF" w:rsidR="00274B40" w:rsidRDefault="00274B40" w:rsidP="00274B40">
      <w:pPr>
        <w:widowControl w:val="0"/>
        <w:spacing w:line="240" w:lineRule="auto"/>
        <w:ind w:firstLine="195"/>
        <w:jc w:val="both"/>
        <w:rPr>
          <w:ins w:id="2140" w:author="최광열" w:date="2023-10-28T17:04:00Z"/>
          <w:rFonts w:ascii="Calibri" w:hAnsi="Calibri" w:cs="Calibri"/>
          <w:noProof/>
          <w:sz w:val="20"/>
          <w:szCs w:val="20"/>
          <w:lang w:val="en-US"/>
        </w:rPr>
      </w:pPr>
      <w:ins w:id="2141" w:author="최광열" w:date="2023-10-28T15:52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두번째는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PL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s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ide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아닌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주로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전송할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사용하는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command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들어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“</w:t>
        </w:r>
        <w:r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2142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#CPU#</w:t>
        </w:r>
        <w:r w:rsidR="00FA6917"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2143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set_clock#4000000#</w:t>
        </w:r>
      </w:ins>
      <w:ins w:id="2144" w:author="최광열" w:date="2023-10-28T15:53:00Z">
        <w:r w:rsidR="00FA6917"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2145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!EOL</w:t>
        </w:r>
      </w:ins>
      <w:ins w:id="2146" w:author="최광열" w:date="2023-10-28T15:52:00Z">
        <w:r>
          <w:rPr>
            <w:rFonts w:ascii="Calibri" w:hAnsi="Calibri" w:cs="Calibri"/>
            <w:noProof/>
            <w:sz w:val="20"/>
            <w:szCs w:val="20"/>
            <w:lang w:val="en-US"/>
          </w:rPr>
          <w:t>”</w:t>
        </w:r>
      </w:ins>
      <w:ins w:id="2147" w:author="최광열" w:date="2023-10-28T15:53:00Z"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R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 xml:space="preserve">F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c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>lock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을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>4GHz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로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지정한다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명령어에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해당하는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코드들은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아래에</w:t>
        </w:r>
        <w:r w:rsidR="0014423E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정리되어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</w:ins>
    </w:p>
    <w:p w14:paraId="06DEB389" w14:textId="77777777" w:rsidR="005B1B1B" w:rsidRDefault="005B1B1B" w:rsidP="00274B40">
      <w:pPr>
        <w:widowControl w:val="0"/>
        <w:spacing w:line="240" w:lineRule="auto"/>
        <w:ind w:firstLine="195"/>
        <w:jc w:val="both"/>
        <w:rPr>
          <w:ins w:id="2148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4B7F5B6E" w14:textId="77777777" w:rsidTr="007C4212">
        <w:trPr>
          <w:ins w:id="2149" w:author="최광열" w:date="2023-10-28T17:02:00Z"/>
        </w:trPr>
        <w:tc>
          <w:tcPr>
            <w:tcW w:w="9019" w:type="dxa"/>
          </w:tcPr>
          <w:p w14:paraId="6139BB94" w14:textId="77777777" w:rsidR="00E36B6D" w:rsidRPr="00C236F9" w:rsidRDefault="00E36B6D" w:rsidP="00E36B6D">
            <w:pPr>
              <w:widowControl w:val="0"/>
              <w:jc w:val="both"/>
              <w:rPr>
                <w:ins w:id="2150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2151" w:author="최광열" w:date="2024-01-11T15:27:00Z">
                  <w:rPr>
                    <w:ins w:id="2152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53" w:author="최광열" w:date="2023-10-28T17:03:00Z"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54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#CPU#set_clock#{clock frequency}#!EOL</w:t>
              </w:r>
            </w:ins>
          </w:p>
          <w:p w14:paraId="7EDE0C68" w14:textId="77777777" w:rsidR="00E36B6D" w:rsidRPr="00F51EBD" w:rsidRDefault="00E36B6D" w:rsidP="00E36B6D">
            <w:pPr>
              <w:widowControl w:val="0"/>
              <w:jc w:val="both"/>
              <w:rPr>
                <w:ins w:id="2155" w:author="최광열" w:date="2023-10-28T17:03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8EE459" w14:textId="3CB8E314" w:rsidR="00E36B6D" w:rsidRDefault="00E36B6D" w:rsidP="00E36B6D">
            <w:pPr>
              <w:widowControl w:val="0"/>
              <w:ind w:leftChars="100" w:left="220" w:firstLineChars="50" w:firstLine="100"/>
              <w:jc w:val="both"/>
              <w:rPr>
                <w:ins w:id="2156" w:author="최광열" w:date="2023-10-28T17:03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ins w:id="2157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클락 주파수를 지정하는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command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이다.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</w:ins>
            <w:ins w:id="2158" w:author="최광열" w:date="2023-10-28T17:06:00Z">
              <w:r w:rsidR="000179A1"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59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{clock frequency}</w:t>
              </w:r>
              <w:r w:rsidR="00BB4C2E">
                <w:rPr>
                  <w:rFonts w:ascii="맑은 고딕" w:eastAsia="맑은 고딕" w:hAnsi="맑은 고딕" w:cs="맑은 고딕"/>
                  <w:b/>
                  <w:sz w:val="20"/>
                  <w:szCs w:val="20"/>
                  <w:lang w:val="en-US"/>
                </w:rPr>
                <w:t xml:space="preserve"> </w:t>
              </w:r>
            </w:ins>
            <w:ins w:id="2160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에 원하는 주파수를 입력하면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lastRenderedPageBreak/>
                <w:t>된다.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단,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6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clock_config.c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의 </w:t>
              </w:r>
              <w:r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6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XClockingLmx ClockingLmx[MAX_FREQ]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배열에 선언되어 있는 주파수만이 가능함에 유의한다.</w:t>
              </w:r>
            </w:ins>
          </w:p>
          <w:p w14:paraId="2FDAF9D5" w14:textId="77777777" w:rsidR="00E36B6D" w:rsidRPr="003D7A4A" w:rsidRDefault="00E36B6D" w:rsidP="00E36B6D">
            <w:pPr>
              <w:widowControl w:val="0"/>
              <w:ind w:firstLine="195"/>
              <w:jc w:val="both"/>
              <w:rPr>
                <w:ins w:id="2163" w:author="최광열" w:date="2023-10-28T17:03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7EAF2F80" w14:textId="77777777" w:rsidR="00E36B6D" w:rsidRPr="00C236F9" w:rsidRDefault="00E36B6D" w:rsidP="00E36B6D">
            <w:pPr>
              <w:widowControl w:val="0"/>
              <w:jc w:val="both"/>
              <w:rPr>
                <w:ins w:id="2164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2165" w:author="최광열" w:date="2024-01-11T15:27:00Z">
                  <w:rPr>
                    <w:ins w:id="2166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67" w:author="최광열" w:date="2023-10-28T17:03:00Z"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68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#CPU#read_sampling_freq#!EOL</w:t>
              </w:r>
            </w:ins>
          </w:p>
          <w:p w14:paraId="21BE3A83" w14:textId="77777777" w:rsidR="00E36B6D" w:rsidRPr="00F51EBD" w:rsidRDefault="00E36B6D" w:rsidP="00E36B6D">
            <w:pPr>
              <w:widowControl w:val="0"/>
              <w:jc w:val="both"/>
              <w:rPr>
                <w:ins w:id="2169" w:author="최광열" w:date="2023-10-28T17:03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538E1B" w14:textId="079BE440" w:rsidR="007C4212" w:rsidRPr="00906E7D" w:rsidRDefault="00E36B6D">
            <w:pPr>
              <w:widowControl w:val="0"/>
              <w:ind w:leftChars="100" w:left="220" w:firstLineChars="50" w:firstLine="100"/>
              <w:jc w:val="both"/>
              <w:rPr>
                <w:ins w:id="2170" w:author="최광열" w:date="2023-10-28T17:02:00Z"/>
                <w:sz w:val="20"/>
                <w:szCs w:val="20"/>
                <w:lang w:val="en-US"/>
                <w:rPrChange w:id="2171" w:author="최광열" w:date="2023-10-28T17:03:00Z">
                  <w:rPr>
                    <w:ins w:id="2172" w:author="최광열" w:date="2023-10-28T17:02:00Z"/>
                    <w:rFonts w:ascii="Calibri" w:hAnsi="Calibri" w:cs="Calibri"/>
                    <w:sz w:val="20"/>
                    <w:szCs w:val="20"/>
                    <w:lang w:val="en-US"/>
                  </w:rPr>
                </w:rPrChange>
              </w:rPr>
              <w:pPrChange w:id="2173" w:author="최광열" w:date="2023-10-28T17:03:00Z">
                <w:pPr>
                  <w:widowControl w:val="0"/>
                  <w:jc w:val="both"/>
                </w:pPr>
              </w:pPrChange>
            </w:pPr>
            <w:ins w:id="2174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설정된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RF sampling frequency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를 읽은 뒤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UART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통신을 통해 출력한다.</w:t>
              </w:r>
            </w:ins>
          </w:p>
        </w:tc>
      </w:tr>
    </w:tbl>
    <w:p w14:paraId="4303D7AF" w14:textId="77777777" w:rsidR="00193AF6" w:rsidRDefault="00193AF6">
      <w:pPr>
        <w:widowControl w:val="0"/>
        <w:spacing w:line="240" w:lineRule="auto"/>
        <w:jc w:val="both"/>
        <w:rPr>
          <w:ins w:id="2175" w:author="최광열" w:date="2023-10-28T16:10:00Z"/>
          <w:rFonts w:ascii="Calibri" w:hAnsi="Calibri" w:cs="Calibri"/>
          <w:sz w:val="20"/>
          <w:szCs w:val="20"/>
          <w:lang w:val="en-US"/>
        </w:rPr>
        <w:pPrChange w:id="2176" w:author="최광열" w:date="2023-10-28T17:04:00Z">
          <w:pPr>
            <w:widowControl w:val="0"/>
            <w:spacing w:line="240" w:lineRule="auto"/>
            <w:ind w:firstLine="195"/>
            <w:jc w:val="center"/>
          </w:pPr>
        </w:pPrChange>
      </w:pPr>
    </w:p>
    <w:p w14:paraId="4DBA04B2" w14:textId="02429C1E" w:rsidR="00193AF6" w:rsidRDefault="00193AF6" w:rsidP="00193AF6">
      <w:pPr>
        <w:widowControl w:val="0"/>
        <w:spacing w:line="240" w:lineRule="auto"/>
        <w:ind w:firstLine="195"/>
        <w:jc w:val="both"/>
        <w:rPr>
          <w:ins w:id="2177" w:author="최광열" w:date="2023-10-28T17:04:00Z"/>
          <w:rFonts w:ascii="Calibri" w:hAnsi="Calibri" w:cs="Calibri"/>
          <w:sz w:val="20"/>
          <w:szCs w:val="20"/>
          <w:lang w:val="en-US"/>
        </w:rPr>
      </w:pPr>
      <w:ins w:id="2178" w:author="최광열" w:date="2023-10-28T16:10:00Z">
        <w:r>
          <w:rPr>
            <w:rFonts w:ascii="Calibri" w:hAnsi="Calibri" w:cs="Calibri" w:hint="eastAsia"/>
            <w:sz w:val="20"/>
            <w:szCs w:val="20"/>
            <w:lang w:val="en-US"/>
          </w:rPr>
          <w:t>세번째는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79" w:author="최광열" w:date="2023-10-28T16:11:00Z"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</w:t>
        </w:r>
      </w:ins>
      <w:ins w:id="2180" w:author="최광열" w:date="2023-10-28T16:12:00Z"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 w:rsidR="00A0039B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0039B">
          <w:rPr>
            <w:rFonts w:ascii="Calibri" w:hAnsi="Calibri" w:cs="Calibri" w:hint="eastAsia"/>
            <w:sz w:val="20"/>
            <w:szCs w:val="20"/>
            <w:lang w:val="en-US"/>
          </w:rPr>
          <w:t>명령어이다</w:t>
        </w:r>
        <w:r w:rsidR="00A0039B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0039B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181" w:author="최광열" w:date="2023-10-28T16:14:00Z"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명령어는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아래에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정리되어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있</w:t>
        </w:r>
        <w:r w:rsidR="00C857E0"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 w:rsidR="00C857E0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506BD1C9" w14:textId="77777777" w:rsidR="00DF3034" w:rsidRDefault="00DF3034" w:rsidP="00193AF6">
      <w:pPr>
        <w:widowControl w:val="0"/>
        <w:spacing w:line="240" w:lineRule="auto"/>
        <w:ind w:firstLine="195"/>
        <w:jc w:val="both"/>
        <w:rPr>
          <w:ins w:id="2182" w:author="최광열" w:date="2023-10-28T17:02:00Z"/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040A1A28" w14:textId="77777777" w:rsidTr="007C4212">
        <w:trPr>
          <w:ins w:id="2183" w:author="최광열" w:date="2023-10-28T17:02:00Z"/>
        </w:trPr>
        <w:tc>
          <w:tcPr>
            <w:tcW w:w="9019" w:type="dxa"/>
          </w:tcPr>
          <w:p w14:paraId="1E74C6EE" w14:textId="77777777" w:rsidR="00052A81" w:rsidRPr="004B3051" w:rsidRDefault="00746FC5" w:rsidP="00746FC5">
            <w:pPr>
              <w:widowControl w:val="0"/>
              <w:jc w:val="both"/>
              <w:rPr>
                <w:ins w:id="2184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2185" w:author="최광열" w:date="2024-01-11T15:27:00Z">
                  <w:rPr>
                    <w:ins w:id="2186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87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88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#BIN#save_binary#{entry_point}#{stack_start}#{stack_end}#{heap_start}</w:t>
              </w:r>
            </w:ins>
          </w:p>
          <w:p w14:paraId="3834C6A8" w14:textId="62E24B6F" w:rsidR="00746FC5" w:rsidRPr="004B3051" w:rsidRDefault="00746FC5" w:rsidP="00746FC5">
            <w:pPr>
              <w:widowControl w:val="0"/>
              <w:jc w:val="both"/>
              <w:rPr>
                <w:ins w:id="2189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2190" w:author="최광열" w:date="2024-01-11T15:27:00Z">
                  <w:rPr>
                    <w:ins w:id="2191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192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93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#{heap_end} #{length of data_packets}#!EOL</w:t>
              </w:r>
            </w:ins>
          </w:p>
          <w:p w14:paraId="5BB5E4C2" w14:textId="77777777" w:rsidR="00746FC5" w:rsidRPr="003D7A4A" w:rsidRDefault="00746FC5" w:rsidP="00746FC5">
            <w:pPr>
              <w:widowControl w:val="0"/>
              <w:jc w:val="both"/>
              <w:rPr>
                <w:ins w:id="2194" w:author="최광열" w:date="2023-10-28T17:04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</w:p>
          <w:p w14:paraId="6C15DC7C" w14:textId="63EB469A" w:rsidR="00746FC5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ins w:id="2195" w:author="최광열" w:date="2023-10-28T17:04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ins w:id="2196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E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파일의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binary code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를 D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RAM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에 저장하는 명령어이다.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해당 명령어를 입력한 이후 </w:t>
              </w:r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97" w:author="최광열" w:date="2024-01-11T15:27:00Z">
                    <w:rPr>
                      <w:rFonts w:ascii="맑은 고딕" w:eastAsia="맑은 고딕" w:hAnsi="맑은 고딕" w:cs="맑은 고딕"/>
                      <w:sz w:val="20"/>
                      <w:szCs w:val="20"/>
                      <w:lang w:val="en-US"/>
                    </w:rPr>
                  </w:rPrChange>
                </w:rPr>
                <w:t>binary mode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가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1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로 바뀐 후 </w:t>
              </w:r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198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#0x16#0x72…#!EOL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형태의 데이터를 </w:t>
              </w:r>
            </w:ins>
            <w:ins w:id="2199" w:author="최광열" w:date="2023-10-28T17:07:00Z">
              <w:r w:rsidR="003B616A"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200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{l</w:t>
              </w:r>
            </w:ins>
            <w:ins w:id="2201" w:author="최광열" w:date="2023-10-28T17:04:00Z"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20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ength of data_packets</w:t>
              </w:r>
            </w:ins>
            <w:ins w:id="2203" w:author="최광열" w:date="2023-10-28T17:07:00Z">
              <w:r w:rsidR="003B616A"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204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}</w:t>
              </w:r>
            </w:ins>
            <w:ins w:id="2205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만큼 전송한다.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모든 데이터가 전송된 이후에는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binary mode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가 다시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0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으로 초기화 된다.</w:t>
              </w:r>
            </w:ins>
          </w:p>
          <w:p w14:paraId="1DB88479" w14:textId="77777777" w:rsidR="00746FC5" w:rsidRPr="003D7A4A" w:rsidRDefault="00746FC5" w:rsidP="00746FC5">
            <w:pPr>
              <w:widowControl w:val="0"/>
              <w:ind w:firstLine="195"/>
              <w:jc w:val="both"/>
              <w:rPr>
                <w:ins w:id="2206" w:author="최광열" w:date="2023-10-28T17:04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4ABEE083" w14:textId="77777777" w:rsidR="00746FC5" w:rsidRPr="004B3051" w:rsidRDefault="00746FC5" w:rsidP="00746FC5">
            <w:pPr>
              <w:widowControl w:val="0"/>
              <w:jc w:val="both"/>
              <w:rPr>
                <w:ins w:id="2207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2208" w:author="최광열" w:date="2024-01-11T15:27:00Z">
                  <w:rPr>
                    <w:ins w:id="2209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2210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221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#BIN#run_binary#!EOL</w:t>
              </w:r>
            </w:ins>
          </w:p>
          <w:p w14:paraId="17B7D12B" w14:textId="77777777" w:rsidR="00746FC5" w:rsidRPr="00F51EBD" w:rsidRDefault="00746FC5" w:rsidP="00746FC5">
            <w:pPr>
              <w:widowControl w:val="0"/>
              <w:jc w:val="both"/>
              <w:rPr>
                <w:ins w:id="2212" w:author="최광열" w:date="2023-10-28T17:04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01E00E5B" w14:textId="69A61125" w:rsidR="00746FC5" w:rsidRPr="00644F11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ins w:id="2213" w:author="최광열" w:date="2023-10-28T17:04:00Z"/>
                <w:sz w:val="20"/>
                <w:szCs w:val="20"/>
                <w:lang w:val="en-US"/>
              </w:rPr>
            </w:pPr>
            <w:ins w:id="2214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D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RAM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에 저장되어 있는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ELF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파일로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jump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하여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ELF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파일을 실행한다.</w:t>
              </w:r>
            </w:ins>
          </w:p>
          <w:p w14:paraId="2D21C833" w14:textId="77777777" w:rsidR="007C4212" w:rsidRDefault="007C4212" w:rsidP="00193AF6">
            <w:pPr>
              <w:widowControl w:val="0"/>
              <w:jc w:val="both"/>
              <w:rPr>
                <w:ins w:id="2215" w:author="최광열" w:date="2023-10-28T17:02:00Z"/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D6A2C66" w14:textId="0604D3EB" w:rsidR="004676AB" w:rsidRDefault="004676AB">
      <w:pPr>
        <w:widowControl w:val="0"/>
        <w:spacing w:line="240" w:lineRule="auto"/>
        <w:rPr>
          <w:ins w:id="2216" w:author="최광열" w:date="2023-10-28T16:15:00Z"/>
          <w:rFonts w:ascii="Calibri" w:hAnsi="Calibri" w:cs="Calibri"/>
          <w:sz w:val="20"/>
          <w:szCs w:val="20"/>
          <w:lang w:val="en-US"/>
        </w:rPr>
        <w:pPrChange w:id="2217" w:author="최광열" w:date="2023-10-28T17:04:00Z">
          <w:pPr>
            <w:widowControl w:val="0"/>
            <w:spacing w:line="240" w:lineRule="auto"/>
            <w:ind w:firstLine="195"/>
            <w:jc w:val="both"/>
          </w:pPr>
        </w:pPrChange>
      </w:pPr>
    </w:p>
    <w:p w14:paraId="6B4829F6" w14:textId="77777777" w:rsidR="001E2205" w:rsidRPr="00F51EBD" w:rsidRDefault="0091185E" w:rsidP="001E2205">
      <w:pPr>
        <w:pStyle w:val="1"/>
        <w:rPr>
          <w:ins w:id="2218" w:author="최광열" w:date="2023-10-27T16:30:00Z"/>
          <w:sz w:val="28"/>
          <w:szCs w:val="28"/>
          <w:lang w:val="en-US"/>
        </w:rPr>
      </w:pPr>
      <w:bookmarkStart w:id="2219" w:name="_Toc155991434"/>
      <w:ins w:id="2220" w:author="최광열" w:date="2023-10-27T16:28:00Z">
        <w:r>
          <w:rPr>
            <w:rFonts w:hint="eastAsia"/>
            <w:sz w:val="28"/>
            <w:szCs w:val="28"/>
            <w:lang w:val="en-US"/>
          </w:rPr>
          <w:t>4.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Experiment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Side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Software</w:t>
        </w:r>
      </w:ins>
      <w:bookmarkEnd w:id="2219"/>
    </w:p>
    <w:p w14:paraId="50ECFD5C" w14:textId="59173999" w:rsidR="00EB75B5" w:rsidRPr="00F51EBD" w:rsidRDefault="001E2205">
      <w:pPr>
        <w:pStyle w:val="2"/>
        <w:widowControl w:val="0"/>
        <w:spacing w:line="240" w:lineRule="auto"/>
        <w:jc w:val="both"/>
        <w:rPr>
          <w:ins w:id="2221" w:author="최광열" w:date="2023-10-27T16:29:00Z"/>
          <w:sz w:val="28"/>
          <w:szCs w:val="28"/>
          <w:lang w:val="en-US"/>
        </w:rPr>
        <w:pPrChange w:id="2222" w:author="최광열" w:date="2023-10-28T15:18:00Z">
          <w:pPr>
            <w:pStyle w:val="1"/>
          </w:pPr>
        </w:pPrChange>
      </w:pPr>
      <w:ins w:id="2223" w:author="최광열" w:date="2023-10-27T16:30:00Z">
        <w:r w:rsidRPr="00F51EBD">
          <w:rPr>
            <w:sz w:val="26"/>
            <w:szCs w:val="26"/>
            <w:lang w:val="en-US"/>
          </w:rPr>
          <w:t xml:space="preserve"> </w:t>
        </w:r>
        <w:bookmarkStart w:id="2224" w:name="_Toc155991435"/>
        <w:r>
          <w:rPr>
            <w:rFonts w:hint="eastAsia"/>
            <w:sz w:val="26"/>
            <w:szCs w:val="26"/>
            <w:lang w:val="en-US"/>
          </w:rPr>
          <w:t>4</w:t>
        </w:r>
        <w:r w:rsidRPr="00F51EBD">
          <w:rPr>
            <w:sz w:val="26"/>
            <w:szCs w:val="26"/>
            <w:lang w:val="en-US"/>
          </w:rPr>
          <w:t>.</w:t>
        </w:r>
        <w:r>
          <w:rPr>
            <w:rFonts w:hint="eastAsia"/>
            <w:sz w:val="26"/>
            <w:szCs w:val="26"/>
            <w:lang w:val="en-US"/>
          </w:rPr>
          <w:t>1.</w:t>
        </w:r>
      </w:ins>
      <w:ins w:id="2225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Compiler</w:t>
        </w:r>
      </w:ins>
      <w:bookmarkEnd w:id="2224"/>
    </w:p>
    <w:p w14:paraId="29A47ED6" w14:textId="51180C46" w:rsidR="00CE6F98" w:rsidRPr="003D7A4A" w:rsidRDefault="00EB75B5">
      <w:pPr>
        <w:pStyle w:val="2"/>
        <w:widowControl w:val="0"/>
        <w:spacing w:line="240" w:lineRule="auto"/>
        <w:jc w:val="both"/>
        <w:rPr>
          <w:ins w:id="2226" w:author="최광열" w:date="2023-10-28T15:18:00Z"/>
          <w:sz w:val="24"/>
          <w:szCs w:val="24"/>
          <w:lang w:val="en-US"/>
        </w:rPr>
        <w:pPrChange w:id="2227" w:author="최광열" w:date="2023-10-28T15:18:00Z">
          <w:pPr>
            <w:pStyle w:val="3"/>
          </w:pPr>
        </w:pPrChange>
      </w:pPr>
      <w:ins w:id="2228" w:author="최광열" w:date="2023-10-27T16:29:00Z">
        <w:r w:rsidRPr="00F51EBD">
          <w:rPr>
            <w:sz w:val="26"/>
            <w:szCs w:val="26"/>
            <w:lang w:val="en-US"/>
          </w:rPr>
          <w:t xml:space="preserve"> </w:t>
        </w:r>
        <w:bookmarkStart w:id="2229" w:name="_Toc155991436"/>
        <w:r>
          <w:rPr>
            <w:rFonts w:hint="eastAsia"/>
            <w:sz w:val="26"/>
            <w:szCs w:val="26"/>
            <w:lang w:val="en-US"/>
          </w:rPr>
          <w:t>4</w:t>
        </w:r>
        <w:r w:rsidRPr="00F51EBD">
          <w:rPr>
            <w:sz w:val="26"/>
            <w:szCs w:val="26"/>
            <w:lang w:val="en-US"/>
          </w:rPr>
          <w:t>.</w:t>
        </w:r>
      </w:ins>
      <w:ins w:id="2230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2</w:t>
        </w:r>
      </w:ins>
      <w:ins w:id="2231" w:author="최광열" w:date="2023-10-27T16:29:00Z">
        <w:r>
          <w:rPr>
            <w:rFonts w:hint="eastAsia"/>
            <w:sz w:val="26"/>
            <w:szCs w:val="26"/>
            <w:lang w:val="en-US"/>
          </w:rPr>
          <w:t>.</w:t>
        </w:r>
      </w:ins>
      <w:ins w:id="2232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Devices</w:t>
        </w:r>
        <w:bookmarkEnd w:id="2229"/>
      </w:ins>
    </w:p>
    <w:p w14:paraId="494A20E6" w14:textId="26E33116" w:rsidR="00CE6F98" w:rsidRPr="003D7A4A" w:rsidRDefault="00CE6F98" w:rsidP="00CE6F98">
      <w:pPr>
        <w:pStyle w:val="3"/>
        <w:rPr>
          <w:ins w:id="2233" w:author="최광열" w:date="2023-10-28T15:18:00Z"/>
          <w:color w:val="auto"/>
          <w:sz w:val="24"/>
          <w:szCs w:val="24"/>
          <w:lang w:val="en-US"/>
        </w:rPr>
      </w:pPr>
      <w:ins w:id="2234" w:author="최광열" w:date="2023-10-28T15:18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2235" w:name="_Toc155991437"/>
        <w:r w:rsidRPr="003D7A4A">
          <w:rPr>
            <w:rFonts w:hint="eastAsia"/>
            <w:color w:val="auto"/>
            <w:sz w:val="24"/>
            <w:szCs w:val="24"/>
            <w:lang w:val="en-US"/>
          </w:rPr>
          <w:t>4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2.</w:t>
        </w:r>
        <w:r>
          <w:rPr>
            <w:rFonts w:hint="eastAsia"/>
            <w:color w:val="auto"/>
            <w:sz w:val="24"/>
            <w:szCs w:val="24"/>
            <w:lang w:val="en-US"/>
          </w:rPr>
          <w:t>1.DAC</w:t>
        </w:r>
        <w:bookmarkEnd w:id="2235"/>
      </w:ins>
    </w:p>
    <w:p w14:paraId="3BDCE5C8" w14:textId="77777777" w:rsidR="00CE6F98" w:rsidRPr="003D7A4A" w:rsidRDefault="00CE6F98" w:rsidP="00CE6F98">
      <w:pPr>
        <w:pStyle w:val="3"/>
        <w:rPr>
          <w:ins w:id="2236" w:author="최광열" w:date="2023-10-28T15:18:00Z"/>
          <w:color w:val="auto"/>
          <w:sz w:val="24"/>
          <w:szCs w:val="24"/>
          <w:lang w:val="en-US"/>
        </w:rPr>
      </w:pPr>
      <w:ins w:id="2237" w:author="최광열" w:date="2023-10-28T15:18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2238" w:name="_Toc155991438"/>
        <w:r w:rsidRPr="003D7A4A">
          <w:rPr>
            <w:rFonts w:hint="eastAsia"/>
            <w:color w:val="auto"/>
            <w:sz w:val="24"/>
            <w:szCs w:val="24"/>
            <w:lang w:val="en-US"/>
          </w:rPr>
          <w:t>4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2.</w:t>
        </w:r>
        <w:r>
          <w:rPr>
            <w:rFonts w:hint="eastAsia"/>
            <w:color w:val="auto"/>
            <w:sz w:val="24"/>
            <w:szCs w:val="24"/>
            <w:lang w:val="en-US"/>
          </w:rPr>
          <w:t>2.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TTL</w:t>
        </w:r>
        <w:bookmarkEnd w:id="2238"/>
      </w:ins>
    </w:p>
    <w:p w14:paraId="1C5A2E27" w14:textId="11B00B0C" w:rsidR="005F7FFC" w:rsidRPr="000D0616" w:rsidRDefault="005F7FFC">
      <w:pPr>
        <w:pStyle w:val="3"/>
        <w:rPr>
          <w:ins w:id="2239" w:author="최광열" w:date="2023-10-28T15:17:00Z"/>
          <w:sz w:val="24"/>
          <w:szCs w:val="24"/>
          <w:lang w:val="en-US"/>
          <w:rPrChange w:id="2240" w:author="최광열" w:date="2023-10-28T15:17:00Z">
            <w:rPr>
              <w:ins w:id="2241" w:author="최광열" w:date="2023-10-28T15:17:00Z"/>
              <w:sz w:val="28"/>
              <w:szCs w:val="28"/>
              <w:lang w:val="en-US"/>
            </w:rPr>
          </w:rPrChange>
        </w:rPr>
        <w:pPrChange w:id="2242" w:author="최광열" w:date="2023-10-28T15:17:00Z">
          <w:pPr>
            <w:pStyle w:val="2"/>
            <w:widowControl w:val="0"/>
            <w:spacing w:line="240" w:lineRule="auto"/>
            <w:jc w:val="both"/>
          </w:pPr>
        </w:pPrChange>
      </w:pPr>
      <w:ins w:id="2243" w:author="최광열" w:date="2023-10-28T15:17:00Z">
        <w:r w:rsidRPr="000D0616">
          <w:rPr>
            <w:color w:val="auto"/>
            <w:sz w:val="24"/>
            <w:szCs w:val="24"/>
            <w:lang w:val="en-US"/>
            <w:rPrChange w:id="2244" w:author="최광열" w:date="2023-10-28T15:17:00Z">
              <w:rPr>
                <w:lang w:val="en-US"/>
              </w:rPr>
            </w:rPrChange>
          </w:rPr>
          <w:t xml:space="preserve"> </w:t>
        </w:r>
        <w:bookmarkStart w:id="2245" w:name="_Toc155991439"/>
        <w:r w:rsidRPr="000D0616">
          <w:rPr>
            <w:color w:val="auto"/>
            <w:sz w:val="24"/>
            <w:szCs w:val="24"/>
            <w:lang w:val="en-US"/>
            <w:rPrChange w:id="2246" w:author="최광열" w:date="2023-10-28T15:17:00Z">
              <w:rPr>
                <w:lang w:val="en-US"/>
              </w:rPr>
            </w:rPrChange>
          </w:rPr>
          <w:t>4.</w:t>
        </w:r>
      </w:ins>
      <w:ins w:id="2247" w:author="최광열" w:date="2023-10-28T15:18:00Z">
        <w:r w:rsidR="00CE6F98">
          <w:rPr>
            <w:rFonts w:hint="eastAsia"/>
            <w:color w:val="auto"/>
            <w:sz w:val="24"/>
            <w:szCs w:val="24"/>
            <w:lang w:val="en-US"/>
          </w:rPr>
          <w:t>2.</w:t>
        </w:r>
      </w:ins>
      <w:ins w:id="2248" w:author="최광열" w:date="2023-10-28T15:17:00Z">
        <w:r w:rsidRPr="000D0616">
          <w:rPr>
            <w:color w:val="auto"/>
            <w:sz w:val="24"/>
            <w:szCs w:val="24"/>
            <w:lang w:val="en-US"/>
            <w:rPrChange w:id="2249" w:author="최광열" w:date="2023-10-28T15:17:00Z">
              <w:rPr>
                <w:lang w:val="en-US"/>
              </w:rPr>
            </w:rPrChange>
          </w:rPr>
          <w:t>3.TTLx8</w:t>
        </w:r>
        <w:bookmarkEnd w:id="2245"/>
      </w:ins>
    </w:p>
    <w:p w14:paraId="29C06505" w14:textId="05428485" w:rsidR="005F7FFC" w:rsidRPr="000D0616" w:rsidRDefault="005F7FFC">
      <w:pPr>
        <w:pStyle w:val="3"/>
        <w:rPr>
          <w:ins w:id="2250" w:author="최광열" w:date="2023-10-27T16:29:00Z"/>
          <w:sz w:val="24"/>
          <w:szCs w:val="24"/>
          <w:lang w:val="en-US"/>
          <w:rPrChange w:id="2251" w:author="최광열" w:date="2023-10-28T15:17:00Z">
            <w:rPr>
              <w:ins w:id="2252" w:author="최광열" w:date="2023-10-27T16:29:00Z"/>
              <w:sz w:val="26"/>
              <w:szCs w:val="26"/>
              <w:lang w:val="en-US"/>
            </w:rPr>
          </w:rPrChange>
        </w:rPr>
        <w:pPrChange w:id="2253" w:author="최광열" w:date="2023-10-28T15:17:00Z">
          <w:pPr>
            <w:pStyle w:val="2"/>
            <w:widowControl w:val="0"/>
            <w:spacing w:line="240" w:lineRule="auto"/>
            <w:jc w:val="both"/>
          </w:pPr>
        </w:pPrChange>
      </w:pPr>
      <w:ins w:id="2254" w:author="최광열" w:date="2023-10-28T15:17:00Z">
        <w:r w:rsidRPr="000D0616">
          <w:rPr>
            <w:color w:val="auto"/>
            <w:sz w:val="24"/>
            <w:szCs w:val="24"/>
            <w:lang w:val="en-US"/>
            <w:rPrChange w:id="2255" w:author="최광열" w:date="2023-10-28T15:17:00Z">
              <w:rPr>
                <w:lang w:val="en-US"/>
              </w:rPr>
            </w:rPrChange>
          </w:rPr>
          <w:t xml:space="preserve"> </w:t>
        </w:r>
        <w:bookmarkStart w:id="2256" w:name="_Toc155991440"/>
        <w:r w:rsidRPr="000D0616">
          <w:rPr>
            <w:color w:val="auto"/>
            <w:sz w:val="24"/>
            <w:szCs w:val="24"/>
            <w:lang w:val="en-US"/>
            <w:rPrChange w:id="2257" w:author="최광열" w:date="2023-10-28T15:17:00Z">
              <w:rPr>
                <w:lang w:val="en-US"/>
              </w:rPr>
            </w:rPrChange>
          </w:rPr>
          <w:t>4.</w:t>
        </w:r>
      </w:ins>
      <w:ins w:id="2258" w:author="최광열" w:date="2023-10-28T15:18:00Z">
        <w:r w:rsidR="00CE6F98">
          <w:rPr>
            <w:rFonts w:hint="eastAsia"/>
            <w:color w:val="auto"/>
            <w:sz w:val="24"/>
            <w:szCs w:val="24"/>
            <w:lang w:val="en-US"/>
          </w:rPr>
          <w:t>2.</w:t>
        </w:r>
      </w:ins>
      <w:ins w:id="2259" w:author="최광열" w:date="2023-10-28T15:17:00Z">
        <w:r w:rsidRPr="000D0616">
          <w:rPr>
            <w:color w:val="auto"/>
            <w:sz w:val="24"/>
            <w:szCs w:val="24"/>
            <w:lang w:val="en-US"/>
            <w:rPrChange w:id="2260" w:author="최광열" w:date="2023-10-28T15:17:00Z">
              <w:rPr>
                <w:lang w:val="en-US"/>
              </w:rPr>
            </w:rPrChange>
          </w:rPr>
          <w:t>4.TimeController</w:t>
        </w:r>
      </w:ins>
      <w:bookmarkEnd w:id="2256"/>
    </w:p>
    <w:p w14:paraId="4DEA3182" w14:textId="40748597" w:rsidR="00123B47" w:rsidRDefault="00123B47">
      <w:pPr>
        <w:rPr>
          <w:ins w:id="2261" w:author="최광열" w:date="2023-10-27T16:35:00Z"/>
          <w:lang w:val="en-US"/>
        </w:rPr>
      </w:pPr>
    </w:p>
    <w:p w14:paraId="0B399842" w14:textId="23D922AF" w:rsidR="00CC4DFB" w:rsidRPr="00F51EBD" w:rsidRDefault="00C12276">
      <w:pPr>
        <w:pStyle w:val="1"/>
        <w:rPr>
          <w:ins w:id="2262" w:author="최광열" w:date="2023-10-27T16:36:00Z"/>
          <w:sz w:val="28"/>
          <w:szCs w:val="28"/>
          <w:lang w:val="en-US"/>
        </w:rPr>
      </w:pPr>
      <w:bookmarkStart w:id="2263" w:name="_Toc155991441"/>
      <w:ins w:id="2264" w:author="최광열" w:date="2023-10-27T16:35:00Z">
        <w:r>
          <w:rPr>
            <w:rFonts w:hint="eastAsia"/>
            <w:sz w:val="28"/>
            <w:szCs w:val="28"/>
            <w:lang w:val="en-US"/>
          </w:rPr>
          <w:t>5.</w:t>
        </w:r>
        <w:r>
          <w:rPr>
            <w:sz w:val="28"/>
            <w:szCs w:val="28"/>
            <w:lang w:val="en-US"/>
          </w:rPr>
          <w:t xml:space="preserve"> </w:t>
        </w:r>
      </w:ins>
      <w:ins w:id="2265" w:author="최광열" w:date="2023-10-27T16:36:00Z">
        <w:r>
          <w:rPr>
            <w:rFonts w:hint="eastAsia"/>
            <w:sz w:val="28"/>
            <w:szCs w:val="28"/>
            <w:lang w:val="en-US"/>
          </w:rPr>
          <w:t>Project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Creation</w:t>
        </w:r>
        <w:bookmarkEnd w:id="2263"/>
      </w:ins>
    </w:p>
    <w:p w14:paraId="09D16AF4" w14:textId="799B0F5E" w:rsidR="00CC4DFB" w:rsidRPr="00F51EBD" w:rsidRDefault="00CC4DFB">
      <w:pPr>
        <w:pStyle w:val="2"/>
        <w:widowControl w:val="0"/>
        <w:spacing w:line="240" w:lineRule="auto"/>
        <w:jc w:val="both"/>
        <w:rPr>
          <w:ins w:id="2266" w:author="최광열" w:date="2023-10-27T16:36:00Z"/>
          <w:sz w:val="28"/>
          <w:szCs w:val="28"/>
          <w:lang w:val="en-US"/>
        </w:rPr>
        <w:pPrChange w:id="2267" w:author="최광열" w:date="2023-10-27T16:36:00Z">
          <w:pPr>
            <w:pStyle w:val="1"/>
          </w:pPr>
        </w:pPrChange>
      </w:pPr>
      <w:ins w:id="2268" w:author="최광열" w:date="2023-10-27T16:36:00Z">
        <w:r w:rsidRPr="00F51EBD">
          <w:rPr>
            <w:sz w:val="26"/>
            <w:szCs w:val="26"/>
            <w:lang w:val="en-US"/>
          </w:rPr>
          <w:t xml:space="preserve"> </w:t>
        </w:r>
        <w:bookmarkStart w:id="2269" w:name="_Toc155991442"/>
        <w:r>
          <w:rPr>
            <w:rFonts w:hint="eastAsia"/>
            <w:sz w:val="26"/>
            <w:szCs w:val="26"/>
            <w:lang w:val="en-US"/>
          </w:rPr>
          <w:t>5</w:t>
        </w:r>
        <w:r w:rsidRPr="00F51EBD">
          <w:rPr>
            <w:sz w:val="26"/>
            <w:szCs w:val="26"/>
            <w:lang w:val="en-US"/>
          </w:rPr>
          <w:t>.</w:t>
        </w:r>
        <w:r>
          <w:rPr>
            <w:rFonts w:hint="eastAsia"/>
            <w:sz w:val="26"/>
            <w:szCs w:val="26"/>
            <w:lang w:val="en-US"/>
          </w:rPr>
          <w:t>1.</w:t>
        </w:r>
        <w:r w:rsidR="00D20376">
          <w:rPr>
            <w:rFonts w:hint="eastAsia"/>
            <w:sz w:val="26"/>
            <w:szCs w:val="26"/>
            <w:lang w:val="en-US"/>
          </w:rPr>
          <w:t>Vivado</w:t>
        </w:r>
        <w:r w:rsidR="00D20376">
          <w:rPr>
            <w:sz w:val="26"/>
            <w:szCs w:val="26"/>
            <w:lang w:val="en-US"/>
          </w:rPr>
          <w:t xml:space="preserve"> </w:t>
        </w:r>
        <w:r w:rsidR="00D20376">
          <w:rPr>
            <w:rFonts w:hint="eastAsia"/>
            <w:sz w:val="26"/>
            <w:szCs w:val="26"/>
            <w:lang w:val="en-US"/>
          </w:rPr>
          <w:t>Creation</w:t>
        </w:r>
        <w:bookmarkEnd w:id="2269"/>
      </w:ins>
    </w:p>
    <w:p w14:paraId="5135D941" w14:textId="0D0DF386" w:rsidR="00BB35BB" w:rsidRPr="00CC4DFB" w:rsidRDefault="00CC4DFB">
      <w:pPr>
        <w:pStyle w:val="2"/>
        <w:widowControl w:val="0"/>
        <w:spacing w:line="240" w:lineRule="auto"/>
        <w:jc w:val="both"/>
        <w:rPr>
          <w:ins w:id="2270" w:author="최광열" w:date="2023-10-27T16:35:00Z"/>
          <w:sz w:val="28"/>
          <w:szCs w:val="28"/>
          <w:lang w:val="en-US"/>
          <w:rPrChange w:id="2271" w:author="최광열" w:date="2023-10-27T16:36:00Z">
            <w:rPr>
              <w:ins w:id="2272" w:author="최광열" w:date="2023-10-27T16:35:00Z"/>
              <w:lang w:val="en-US"/>
            </w:rPr>
          </w:rPrChange>
        </w:rPr>
        <w:pPrChange w:id="2273" w:author="최광열" w:date="2023-10-27T16:36:00Z">
          <w:pPr>
            <w:pStyle w:val="1"/>
          </w:pPr>
        </w:pPrChange>
      </w:pPr>
      <w:ins w:id="2274" w:author="최광열" w:date="2023-10-27T16:36:00Z">
        <w:r w:rsidRPr="00F51EBD">
          <w:rPr>
            <w:sz w:val="26"/>
            <w:szCs w:val="26"/>
            <w:lang w:val="en-US"/>
          </w:rPr>
          <w:t xml:space="preserve"> </w:t>
        </w:r>
        <w:bookmarkStart w:id="2275" w:name="_Toc155991443"/>
        <w:r>
          <w:rPr>
            <w:rFonts w:hint="eastAsia"/>
            <w:sz w:val="26"/>
            <w:szCs w:val="26"/>
            <w:lang w:val="en-US"/>
          </w:rPr>
          <w:t>5</w:t>
        </w:r>
        <w:r w:rsidRPr="00F51EBD">
          <w:rPr>
            <w:sz w:val="26"/>
            <w:szCs w:val="26"/>
            <w:lang w:val="en-US"/>
          </w:rPr>
          <w:t>.</w:t>
        </w:r>
      </w:ins>
      <w:ins w:id="2276" w:author="최광열" w:date="2023-10-27T16:37:00Z">
        <w:r w:rsidR="00052482">
          <w:rPr>
            <w:rFonts w:hint="eastAsia"/>
            <w:sz w:val="26"/>
            <w:szCs w:val="26"/>
            <w:lang w:val="en-US"/>
          </w:rPr>
          <w:t>2</w:t>
        </w:r>
      </w:ins>
      <w:ins w:id="2277" w:author="최광열" w:date="2023-10-27T16:36:00Z">
        <w:r>
          <w:rPr>
            <w:rFonts w:hint="eastAsia"/>
            <w:sz w:val="26"/>
            <w:szCs w:val="26"/>
            <w:lang w:val="en-US"/>
          </w:rPr>
          <w:t>.</w:t>
        </w:r>
        <w:r w:rsidR="00682B68">
          <w:rPr>
            <w:rFonts w:hint="eastAsia"/>
            <w:sz w:val="26"/>
            <w:szCs w:val="26"/>
            <w:lang w:val="en-US"/>
          </w:rPr>
          <w:t>V</w:t>
        </w:r>
      </w:ins>
      <w:ins w:id="2278" w:author="최광열" w:date="2023-10-27T16:37:00Z">
        <w:r w:rsidR="00682B68">
          <w:rPr>
            <w:rFonts w:hint="eastAsia"/>
            <w:sz w:val="26"/>
            <w:szCs w:val="26"/>
            <w:lang w:val="en-US"/>
          </w:rPr>
          <w:t>itis</w:t>
        </w:r>
        <w:r w:rsidR="00682B68">
          <w:rPr>
            <w:sz w:val="26"/>
            <w:szCs w:val="26"/>
            <w:lang w:val="en-US"/>
          </w:rPr>
          <w:t xml:space="preserve"> </w:t>
        </w:r>
        <w:r w:rsidR="00682B68">
          <w:rPr>
            <w:rFonts w:hint="eastAsia"/>
            <w:sz w:val="26"/>
            <w:szCs w:val="26"/>
            <w:lang w:val="en-US"/>
          </w:rPr>
          <w:t>Creation</w:t>
        </w:r>
      </w:ins>
      <w:bookmarkEnd w:id="2275"/>
    </w:p>
    <w:p w14:paraId="3C0AC3D8" w14:textId="77777777" w:rsidR="00BB35BB" w:rsidRPr="00123B47" w:rsidRDefault="00BB35BB">
      <w:pPr>
        <w:rPr>
          <w:ins w:id="2279" w:author="최광열" w:date="2023-10-27T16:29:00Z"/>
          <w:lang w:val="en-US"/>
          <w:rPrChange w:id="2280" w:author="최광열" w:date="2023-10-27T16:29:00Z">
            <w:rPr>
              <w:ins w:id="2281" w:author="최광열" w:date="2023-10-27T16:29:00Z"/>
              <w:sz w:val="26"/>
              <w:szCs w:val="26"/>
              <w:lang w:val="en-US"/>
            </w:rPr>
          </w:rPrChange>
        </w:rPr>
        <w:pPrChange w:id="2282" w:author="최광열" w:date="2023-10-27T16:29:00Z">
          <w:pPr>
            <w:pStyle w:val="2"/>
            <w:widowControl w:val="0"/>
            <w:spacing w:line="240" w:lineRule="auto"/>
            <w:jc w:val="both"/>
          </w:pPr>
        </w:pPrChange>
      </w:pPr>
    </w:p>
    <w:p w14:paraId="405F24DC" w14:textId="77777777" w:rsidR="0091185E" w:rsidRPr="00362632" w:rsidRDefault="0091185E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sectPr w:rsidR="0091185E" w:rsidRPr="003626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729A0" w14:textId="77777777" w:rsidR="00125BBE" w:rsidRDefault="00125BBE" w:rsidP="00717CCA">
      <w:pPr>
        <w:spacing w:line="240" w:lineRule="auto"/>
      </w:pPr>
      <w:r>
        <w:separator/>
      </w:r>
    </w:p>
  </w:endnote>
  <w:endnote w:type="continuationSeparator" w:id="0">
    <w:p w14:paraId="45C52164" w14:textId="77777777" w:rsidR="00125BBE" w:rsidRDefault="00125BBE" w:rsidP="00717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9FC74" w14:textId="77777777" w:rsidR="00125BBE" w:rsidRDefault="00125BBE" w:rsidP="00717CCA">
      <w:pPr>
        <w:spacing w:line="240" w:lineRule="auto"/>
      </w:pPr>
      <w:r>
        <w:separator/>
      </w:r>
    </w:p>
  </w:footnote>
  <w:footnote w:type="continuationSeparator" w:id="0">
    <w:p w14:paraId="3B5F99AC" w14:textId="77777777" w:rsidR="00125BBE" w:rsidRDefault="00125BBE" w:rsidP="00717CCA">
      <w:pPr>
        <w:spacing w:line="240" w:lineRule="auto"/>
      </w:pPr>
      <w:r>
        <w:continuationSeparator/>
      </w:r>
    </w:p>
  </w:footnote>
  <w:footnote w:id="1">
    <w:p w14:paraId="6ABAACF9" w14:textId="54234A0A" w:rsidR="00F03B79" w:rsidRPr="00F836A0" w:rsidRDefault="00F03B79">
      <w:pPr>
        <w:pStyle w:val="aa"/>
        <w:rPr>
          <w:sz w:val="18"/>
          <w:szCs w:val="18"/>
          <w:lang w:val="en-US"/>
          <w:rPrChange w:id="139" w:author="최광열" w:date="2024-01-12T20:00:00Z">
            <w:rPr/>
          </w:rPrChange>
        </w:rPr>
      </w:pPr>
      <w:ins w:id="140" w:author="최광열" w:date="2023-10-27T15:15:00Z">
        <w:r w:rsidRPr="00F836A0">
          <w:rPr>
            <w:sz w:val="18"/>
            <w:szCs w:val="18"/>
            <w:lang w:val="en-US"/>
            <w:rPrChange w:id="141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142" w:author="최광열" w:date="2024-01-12T20:00:00Z">
              <w:rPr/>
            </w:rPrChange>
          </w:rPr>
          <w:t xml:space="preserve"> ARTIQ</w:t>
        </w:r>
        <w:r w:rsidRPr="00F836A0">
          <w:rPr>
            <w:rFonts w:hint="eastAsia"/>
            <w:sz w:val="18"/>
            <w:szCs w:val="18"/>
            <w:lang w:val="en-US"/>
            <w:rPrChange w:id="143" w:author="최광열" w:date="2024-01-12T20:00:00Z">
              <w:rPr>
                <w:rFonts w:hint="eastAsia"/>
              </w:rPr>
            </w:rPrChange>
          </w:rPr>
          <w:t>을</w:t>
        </w:r>
        <w:r w:rsidRPr="00F836A0">
          <w:rPr>
            <w:sz w:val="18"/>
            <w:szCs w:val="18"/>
            <w:lang w:val="en-US"/>
            <w:rPrChange w:id="144" w:author="최광열" w:date="2024-01-12T20:00:00Z">
              <w:rPr/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45" w:author="최광열" w:date="2024-01-12T20:00:00Z">
              <w:rPr>
                <w:rFonts w:hint="eastAsia"/>
              </w:rPr>
            </w:rPrChange>
          </w:rPr>
          <w:t>개발한</w:t>
        </w:r>
        <w:r w:rsidRPr="00F836A0">
          <w:rPr>
            <w:sz w:val="18"/>
            <w:szCs w:val="18"/>
            <w:lang w:val="en-US"/>
            <w:rPrChange w:id="146" w:author="최광열" w:date="2024-01-12T20:00:00Z">
              <w:rPr/>
            </w:rPrChange>
          </w:rPr>
          <w:t xml:space="preserve"> </w:t>
        </w:r>
      </w:ins>
      <w:ins w:id="147" w:author="최광열" w:date="2023-10-27T15:16:00Z">
        <w:r w:rsidRPr="00F836A0">
          <w:rPr>
            <w:sz w:val="18"/>
            <w:szCs w:val="18"/>
            <w:lang w:val="en-US"/>
            <w:rPrChange w:id="148" w:author="최광열" w:date="2024-01-12T20:00:00Z">
              <w:rPr/>
            </w:rPrChange>
          </w:rPr>
          <w:t>M-labs</w:t>
        </w:r>
        <w:r w:rsidRPr="00F836A0">
          <w:rPr>
            <w:rFonts w:hint="eastAsia"/>
            <w:sz w:val="18"/>
            <w:szCs w:val="18"/>
            <w:lang w:val="en-US"/>
            <w:rPrChange w:id="149" w:author="최광열" w:date="2024-01-12T20:00:00Z">
              <w:rPr>
                <w:rFonts w:hint="eastAsia"/>
              </w:rPr>
            </w:rPrChange>
          </w:rPr>
          <w:t>의</w:t>
        </w:r>
        <w:r w:rsidRPr="00F836A0">
          <w:rPr>
            <w:sz w:val="18"/>
            <w:szCs w:val="18"/>
            <w:lang w:val="en-US"/>
            <w:rPrChange w:id="150" w:author="최광열" w:date="2024-01-12T20:00:00Z">
              <w:rPr/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51" w:author="최광열" w:date="2024-01-12T20:00:00Z">
              <w:rPr>
                <w:rFonts w:hint="eastAsia"/>
              </w:rPr>
            </w:rPrChange>
          </w:rPr>
          <w:t>경우에도</w:t>
        </w:r>
        <w:r w:rsidRPr="00F836A0">
          <w:rPr>
            <w:sz w:val="18"/>
            <w:szCs w:val="18"/>
            <w:lang w:val="en-US"/>
            <w:rPrChange w:id="152" w:author="최광열" w:date="2024-01-12T20:00:00Z">
              <w:rPr/>
            </w:rPrChange>
          </w:rPr>
          <w:t xml:space="preserve"> Zynq7000 series</w:t>
        </w:r>
        <w:r w:rsidRPr="00F836A0">
          <w:rPr>
            <w:rFonts w:hint="eastAsia"/>
            <w:sz w:val="18"/>
            <w:szCs w:val="18"/>
            <w:lang w:val="en-US"/>
            <w:rPrChange w:id="153" w:author="최광열" w:date="2024-01-12T20:00:00Z">
              <w:rPr>
                <w:rFonts w:hint="eastAsia"/>
              </w:rPr>
            </w:rPrChange>
          </w:rPr>
          <w:t>의</w:t>
        </w:r>
        <w:r w:rsidRPr="00F836A0">
          <w:rPr>
            <w:sz w:val="18"/>
            <w:szCs w:val="18"/>
            <w:lang w:val="en-US"/>
            <w:rPrChange w:id="154" w:author="최광열" w:date="2024-01-12T20:00:00Z">
              <w:rPr/>
            </w:rPrChange>
          </w:rPr>
          <w:t xml:space="preserve"> hardcore </w:t>
        </w:r>
        <w:r w:rsidRPr="00F836A0">
          <w:rPr>
            <w:rFonts w:hint="eastAsia"/>
            <w:sz w:val="18"/>
            <w:szCs w:val="18"/>
            <w:lang w:val="en-US"/>
            <w:rPrChange w:id="155" w:author="최광열" w:date="2024-01-12T20:00:00Z">
              <w:rPr>
                <w:rFonts w:hint="eastAsia"/>
              </w:rPr>
            </w:rPrChange>
          </w:rPr>
          <w:t>방식의</w:t>
        </w:r>
        <w:r w:rsidRPr="00F836A0">
          <w:rPr>
            <w:sz w:val="18"/>
            <w:szCs w:val="18"/>
            <w:lang w:val="en-US"/>
            <w:rPrChange w:id="156" w:author="최광열" w:date="2024-01-12T20:00:00Z">
              <w:rPr/>
            </w:rPrChange>
          </w:rPr>
          <w:t xml:space="preserve"> board</w:t>
        </w:r>
        <w:r w:rsidRPr="00F836A0">
          <w:rPr>
            <w:rFonts w:hint="eastAsia"/>
            <w:sz w:val="18"/>
            <w:szCs w:val="18"/>
            <w:lang w:val="en-US"/>
            <w:rPrChange w:id="157" w:author="최광열" w:date="2024-01-12T20:00:00Z">
              <w:rPr>
                <w:rFonts w:hint="eastAsia"/>
              </w:rPr>
            </w:rPrChange>
          </w:rPr>
          <w:t>가</w:t>
        </w:r>
        <w:r w:rsidRPr="00F836A0">
          <w:rPr>
            <w:sz w:val="18"/>
            <w:szCs w:val="18"/>
            <w:lang w:val="en-US"/>
            <w:rPrChange w:id="158" w:author="최광열" w:date="2024-01-12T20:00:00Z">
              <w:rPr/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59" w:author="최광열" w:date="2024-01-12T20:00:00Z">
              <w:rPr>
                <w:rFonts w:hint="eastAsia"/>
              </w:rPr>
            </w:rPrChange>
          </w:rPr>
          <w:t>존재하며</w:t>
        </w:r>
        <w:r w:rsidRPr="00F836A0">
          <w:rPr>
            <w:sz w:val="18"/>
            <w:szCs w:val="18"/>
            <w:lang w:val="en-US"/>
            <w:rPrChange w:id="160" w:author="최광열" w:date="2024-01-12T20:00:00Z">
              <w:rPr/>
            </w:rPrChange>
          </w:rPr>
          <w:t xml:space="preserve"> 2023</w:t>
        </w:r>
        <w:r w:rsidRPr="00F836A0">
          <w:rPr>
            <w:rFonts w:hint="eastAsia"/>
            <w:sz w:val="18"/>
            <w:szCs w:val="18"/>
            <w:lang w:val="en-US"/>
            <w:rPrChange w:id="161" w:author="최광열" w:date="2024-01-12T20:00:00Z">
              <w:rPr>
                <w:rFonts w:hint="eastAsia"/>
              </w:rPr>
            </w:rPrChange>
          </w:rPr>
          <w:t>년을</w:t>
        </w:r>
        <w:r w:rsidRPr="00F836A0">
          <w:rPr>
            <w:sz w:val="18"/>
            <w:szCs w:val="18"/>
            <w:lang w:val="en-US"/>
            <w:rPrChange w:id="162" w:author="최광열" w:date="2024-01-12T20:00:00Z">
              <w:rPr/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63" w:author="최광열" w:date="2024-01-12T20:00:00Z">
              <w:rPr>
                <w:rFonts w:hint="eastAsia"/>
              </w:rPr>
            </w:rPrChange>
          </w:rPr>
          <w:t>기점으로</w:t>
        </w:r>
        <w:r w:rsidRPr="00F836A0">
          <w:rPr>
            <w:sz w:val="18"/>
            <w:szCs w:val="18"/>
            <w:lang w:val="en-US"/>
            <w:rPrChange w:id="164" w:author="최광열" w:date="2024-01-12T20:00:00Z">
              <w:rPr/>
            </w:rPrChange>
          </w:rPr>
          <w:t xml:space="preserve"> RFSoC</w:t>
        </w:r>
        <w:r w:rsidRPr="00F836A0">
          <w:rPr>
            <w:rFonts w:hint="eastAsia"/>
            <w:sz w:val="18"/>
            <w:szCs w:val="18"/>
            <w:lang w:val="en-US"/>
            <w:rPrChange w:id="165" w:author="최광열" w:date="2024-01-12T20:00:00Z">
              <w:rPr>
                <w:rFonts w:hint="eastAsia"/>
              </w:rPr>
            </w:rPrChange>
          </w:rPr>
          <w:t>기반의</w:t>
        </w:r>
        <w:r w:rsidRPr="00F836A0">
          <w:rPr>
            <w:sz w:val="18"/>
            <w:szCs w:val="18"/>
            <w:lang w:val="en-US"/>
            <w:rPrChange w:id="166" w:author="최광열" w:date="2024-01-12T20:00:00Z">
              <w:rPr/>
            </w:rPrChange>
          </w:rPr>
          <w:t xml:space="preserve"> </w:t>
        </w:r>
      </w:ins>
      <w:ins w:id="167" w:author="최광열" w:date="2024-01-11T17:35:00Z">
        <w:r w:rsidRPr="00F836A0">
          <w:rPr>
            <w:rFonts w:hint="eastAsia"/>
            <w:sz w:val="18"/>
            <w:szCs w:val="18"/>
            <w:lang w:val="en-US"/>
            <w:rPrChange w:id="168" w:author="최광열" w:date="2024-01-12T20:00:00Z">
              <w:rPr>
                <w:rFonts w:hint="eastAsia"/>
                <w:sz w:val="18"/>
                <w:szCs w:val="18"/>
              </w:rPr>
            </w:rPrChange>
          </w:rPr>
          <w:t>보드가</w:t>
        </w:r>
        <w:r w:rsidRPr="00F836A0">
          <w:rPr>
            <w:rFonts w:hint="eastAsia"/>
            <w:sz w:val="18"/>
            <w:szCs w:val="18"/>
            <w:lang w:val="en-US"/>
            <w:rPrChange w:id="169" w:author="최광열" w:date="2024-01-12T20:00:00Z">
              <w:rPr>
                <w:rFonts w:hint="eastAsia"/>
                <w:sz w:val="18"/>
                <w:szCs w:val="18"/>
              </w:rPr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70" w:author="최광열" w:date="2024-01-12T20:00:00Z">
              <w:rPr>
                <w:rFonts w:hint="eastAsia"/>
                <w:sz w:val="18"/>
                <w:szCs w:val="18"/>
              </w:rPr>
            </w:rPrChange>
          </w:rPr>
          <w:t>개발중에</w:t>
        </w:r>
        <w:r w:rsidRPr="00F836A0">
          <w:rPr>
            <w:rFonts w:hint="eastAsia"/>
            <w:sz w:val="18"/>
            <w:szCs w:val="18"/>
            <w:lang w:val="en-US"/>
            <w:rPrChange w:id="171" w:author="최광열" w:date="2024-01-12T20:00:00Z">
              <w:rPr>
                <w:rFonts w:hint="eastAsia"/>
                <w:sz w:val="18"/>
                <w:szCs w:val="18"/>
              </w:rPr>
            </w:rPrChange>
          </w:rPr>
          <w:t xml:space="preserve"> </w:t>
        </w:r>
        <w:r w:rsidRPr="00F836A0">
          <w:rPr>
            <w:rFonts w:hint="eastAsia"/>
            <w:sz w:val="18"/>
            <w:szCs w:val="18"/>
            <w:lang w:val="en-US"/>
            <w:rPrChange w:id="172" w:author="최광열" w:date="2024-01-12T20:00:00Z">
              <w:rPr>
                <w:rFonts w:hint="eastAsia"/>
                <w:sz w:val="18"/>
                <w:szCs w:val="18"/>
              </w:rPr>
            </w:rPrChange>
          </w:rPr>
          <w:t>있다</w:t>
        </w:r>
        <w:r w:rsidRPr="00F836A0">
          <w:rPr>
            <w:rFonts w:hint="eastAsia"/>
            <w:sz w:val="18"/>
            <w:szCs w:val="18"/>
            <w:lang w:val="en-US"/>
            <w:rPrChange w:id="173" w:author="최광열" w:date="2024-01-12T20:00:00Z">
              <w:rPr>
                <w:rFonts w:hint="eastAsia"/>
                <w:sz w:val="18"/>
                <w:szCs w:val="18"/>
              </w:rPr>
            </w:rPrChange>
          </w:rPr>
          <w:t>.</w:t>
        </w:r>
      </w:ins>
    </w:p>
  </w:footnote>
  <w:footnote w:id="2">
    <w:p w14:paraId="7FB229BE" w14:textId="5DEB73EF" w:rsidR="00F03B79" w:rsidRPr="00FB1ABD" w:rsidRDefault="00F03B79">
      <w:pPr>
        <w:pStyle w:val="aa"/>
        <w:rPr>
          <w:sz w:val="18"/>
          <w:szCs w:val="18"/>
          <w:lang w:val="en-US"/>
          <w:rPrChange w:id="201" w:author="최광열" w:date="2023-10-27T16:00:00Z">
            <w:rPr/>
          </w:rPrChange>
        </w:rPr>
      </w:pPr>
      <w:ins w:id="202" w:author="최광열" w:date="2023-10-27T15:59:00Z">
        <w:r w:rsidRPr="00F836A0">
          <w:rPr>
            <w:sz w:val="18"/>
            <w:szCs w:val="18"/>
            <w:lang w:val="en-US"/>
            <w:rPrChange w:id="203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204" w:author="최광열" w:date="2024-01-12T20:00:00Z">
              <w:rPr/>
            </w:rPrChange>
          </w:rPr>
          <w:t xml:space="preserve"> </w:t>
        </w:r>
        <w:r w:rsidRPr="00FB1ABD">
          <w:rPr>
            <w:sz w:val="18"/>
            <w:szCs w:val="18"/>
            <w:lang w:val="en-US"/>
            <w:rPrChange w:id="205" w:author="최광열" w:date="2023-10-27T16:00:00Z">
              <w:rPr>
                <w:lang w:val="en-US"/>
              </w:rPr>
            </w:rPrChange>
          </w:rPr>
          <w:t>Crockett, L. H., Northcote, D., &amp;amp; Stewart, R. W. (2023). Software defined radio with Zync UltraScale+ rfsoc. Strathclyde Academic Media.</w:t>
        </w:r>
      </w:ins>
    </w:p>
  </w:footnote>
  <w:footnote w:id="3">
    <w:p w14:paraId="123C82CE" w14:textId="46A439CF" w:rsidR="00F03B79" w:rsidRPr="00F836A0" w:rsidRDefault="00F03B79">
      <w:pPr>
        <w:pStyle w:val="aa"/>
        <w:rPr>
          <w:sz w:val="18"/>
          <w:szCs w:val="18"/>
          <w:lang w:val="en-US"/>
          <w:rPrChange w:id="206" w:author="최광열" w:date="2024-01-12T20:00:00Z">
            <w:rPr/>
          </w:rPrChange>
        </w:rPr>
      </w:pPr>
      <w:ins w:id="207" w:author="최광열" w:date="2023-10-27T15:59:00Z">
        <w:r w:rsidRPr="00F836A0">
          <w:rPr>
            <w:sz w:val="18"/>
            <w:szCs w:val="18"/>
            <w:lang w:val="en-US"/>
            <w:rPrChange w:id="208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209" w:author="최광열" w:date="2024-01-12T20:00:00Z">
              <w:rPr/>
            </w:rPrChange>
          </w:rPr>
          <w:t xml:space="preserve"> </w:t>
        </w:r>
        <w:r w:rsidRPr="00FB1ABD">
          <w:rPr>
            <w:sz w:val="18"/>
            <w:szCs w:val="18"/>
            <w:lang w:val="en-US"/>
            <w:rPrChange w:id="210" w:author="최광열" w:date="2023-10-27T16:00:00Z">
              <w:rPr/>
            </w:rPrChange>
          </w:rPr>
          <w:t xml:space="preserve">An Adaptable Direct RF-Sampling Solution. AMD Adaptive Computing Documentation Portal. (n.d.). </w:t>
        </w:r>
        <w:r w:rsidRPr="00FB1ABD">
          <w:rPr>
            <w:sz w:val="18"/>
            <w:szCs w:val="18"/>
            <w:lang w:val="en-US"/>
            <w:rPrChange w:id="211" w:author="최광열" w:date="2023-10-27T16:00:00Z">
              <w:rPr>
                <w:lang w:val="en-US"/>
              </w:rPr>
            </w:rPrChange>
          </w:rPr>
          <w:fldChar w:fldCharType="begin"/>
        </w:r>
        <w:r w:rsidRPr="00FB1ABD">
          <w:rPr>
            <w:sz w:val="18"/>
            <w:szCs w:val="18"/>
            <w:lang w:val="en-US"/>
            <w:rPrChange w:id="212" w:author="최광열" w:date="2023-10-27T16:00:00Z">
              <w:rPr>
                <w:lang w:val="en-US"/>
              </w:rPr>
            </w:rPrChange>
          </w:rPr>
          <w:instrText xml:space="preserve"> HYPERLINK "</w:instrText>
        </w:r>
        <w:r w:rsidRPr="00FB1ABD">
          <w:rPr>
            <w:sz w:val="18"/>
            <w:szCs w:val="18"/>
            <w:lang w:val="en-US"/>
            <w:rPrChange w:id="213" w:author="최광열" w:date="2023-10-27T16:00:00Z">
              <w:rPr/>
            </w:rPrChange>
          </w:rPr>
          <w:instrText>https://docs.xilinx.com/v/u/en-US/wp489-rfsampling-solutions</w:instrText>
        </w:r>
        <w:r w:rsidRPr="00FB1ABD">
          <w:rPr>
            <w:sz w:val="18"/>
            <w:szCs w:val="18"/>
            <w:lang w:val="en-US"/>
            <w:rPrChange w:id="214" w:author="최광열" w:date="2023-10-27T16:00:00Z">
              <w:rPr>
                <w:lang w:val="en-US"/>
              </w:rPr>
            </w:rPrChange>
          </w:rPr>
          <w:instrText xml:space="preserve">" </w:instrText>
        </w:r>
        <w:r w:rsidRPr="00FB1ABD">
          <w:rPr>
            <w:sz w:val="18"/>
            <w:szCs w:val="18"/>
            <w:lang w:val="en-US"/>
            <w:rPrChange w:id="215" w:author="최광열" w:date="2023-10-27T16:00:00Z">
              <w:rPr>
                <w:lang w:val="en-US"/>
              </w:rPr>
            </w:rPrChange>
          </w:rPr>
          <w:fldChar w:fldCharType="separate"/>
        </w:r>
        <w:r w:rsidRPr="00805B20">
          <w:rPr>
            <w:sz w:val="18"/>
            <w:szCs w:val="18"/>
            <w:lang w:val="en-US"/>
            <w:rPrChange w:id="216" w:author="최광열" w:date="2024-01-12T22:01:00Z">
              <w:rPr/>
            </w:rPrChange>
          </w:rPr>
          <w:t>https://docs.xilinx.com/v/u/en-US/wp489-rfsampling-solutions</w:t>
        </w:r>
        <w:r w:rsidRPr="00FB1ABD">
          <w:rPr>
            <w:sz w:val="18"/>
            <w:szCs w:val="18"/>
            <w:lang w:val="en-US"/>
            <w:rPrChange w:id="217" w:author="최광열" w:date="2023-10-27T16:00:00Z">
              <w:rPr>
                <w:lang w:val="en-US"/>
              </w:rPr>
            </w:rPrChange>
          </w:rPr>
          <w:fldChar w:fldCharType="end"/>
        </w:r>
      </w:ins>
    </w:p>
  </w:footnote>
  <w:footnote w:id="4">
    <w:p w14:paraId="4D39D0EB" w14:textId="5962AA76" w:rsidR="00F03B79" w:rsidRPr="00F836A0" w:rsidRDefault="00F03B79">
      <w:pPr>
        <w:pStyle w:val="aa"/>
        <w:rPr>
          <w:sz w:val="18"/>
          <w:szCs w:val="18"/>
          <w:lang w:val="en-US"/>
          <w:rPrChange w:id="321" w:author="최광열" w:date="2024-01-12T20:00:00Z">
            <w:rPr/>
          </w:rPrChange>
        </w:rPr>
      </w:pPr>
      <w:ins w:id="322" w:author="최광열" w:date="2023-10-27T16:22:00Z">
        <w:r w:rsidRPr="00F836A0">
          <w:rPr>
            <w:sz w:val="18"/>
            <w:szCs w:val="18"/>
            <w:lang w:val="en-US"/>
            <w:rPrChange w:id="323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324" w:author="최광열" w:date="2024-01-12T20:00:00Z">
              <w:rPr/>
            </w:rPrChange>
          </w:rPr>
          <w:t xml:space="preserve"> </w:t>
        </w:r>
        <w:r w:rsidRPr="00127023">
          <w:rPr>
            <w:sz w:val="18"/>
            <w:szCs w:val="18"/>
            <w:lang w:val="en-US"/>
            <w:rPrChange w:id="325" w:author="최광열" w:date="2023-10-27T16:22:00Z">
              <w:rPr>
                <w:lang w:val="en-US"/>
              </w:rPr>
            </w:rPrChange>
          </w:rPr>
          <w:t xml:space="preserve">TICSPRO-SW. TICSPRO-SW Application software &amp;amp; framework | TI.com. (n.d.). </w:t>
        </w:r>
        <w:r>
          <w:rPr>
            <w:sz w:val="18"/>
            <w:szCs w:val="18"/>
            <w:lang w:val="en-US"/>
          </w:rPr>
          <w:fldChar w:fldCharType="begin"/>
        </w:r>
        <w:r>
          <w:rPr>
            <w:sz w:val="18"/>
            <w:szCs w:val="18"/>
            <w:lang w:val="en-US"/>
          </w:rPr>
          <w:instrText xml:space="preserve"> HYPERLINK "</w:instrText>
        </w:r>
        <w:r w:rsidRPr="00127023">
          <w:rPr>
            <w:sz w:val="18"/>
            <w:szCs w:val="18"/>
            <w:lang w:val="en-US"/>
            <w:rPrChange w:id="326" w:author="최광열" w:date="2023-10-27T16:22:00Z">
              <w:rPr>
                <w:lang w:val="en-US"/>
              </w:rPr>
            </w:rPrChange>
          </w:rPr>
          <w:instrText>https://www.ti.com/tool/TICSPRO-SW#downloads</w:instrText>
        </w:r>
        <w:r>
          <w:rPr>
            <w:sz w:val="18"/>
            <w:szCs w:val="18"/>
            <w:lang w:val="en-US"/>
          </w:rPr>
          <w:instrText xml:space="preserve">" </w:instrText>
        </w:r>
        <w:r>
          <w:rPr>
            <w:sz w:val="18"/>
            <w:szCs w:val="18"/>
            <w:lang w:val="en-US"/>
          </w:rPr>
          <w:fldChar w:fldCharType="separate"/>
        </w:r>
        <w:r w:rsidRPr="002A6174">
          <w:rPr>
            <w:sz w:val="18"/>
            <w:szCs w:val="18"/>
            <w:lang w:val="en-US"/>
            <w:rPrChange w:id="327" w:author="최광열" w:date="2024-01-12T22:01:00Z">
              <w:rPr>
                <w:lang w:val="en-US"/>
              </w:rPr>
            </w:rPrChange>
          </w:rPr>
          <w:t>https://www.ti.com/tool/TICSPRO-SW#downloads</w:t>
        </w:r>
        <w:r>
          <w:rPr>
            <w:sz w:val="18"/>
            <w:szCs w:val="18"/>
            <w:lang w:val="en-US"/>
          </w:rPr>
          <w:fldChar w:fldCharType="end"/>
        </w:r>
      </w:ins>
    </w:p>
  </w:footnote>
  <w:footnote w:id="5">
    <w:p w14:paraId="3404B02F" w14:textId="680ED134" w:rsidR="00F03B79" w:rsidRPr="00F836A0" w:rsidRDefault="00F03B79">
      <w:pPr>
        <w:pStyle w:val="aa"/>
        <w:rPr>
          <w:sz w:val="18"/>
          <w:szCs w:val="18"/>
          <w:lang w:val="en-US"/>
          <w:rPrChange w:id="332" w:author="최광열" w:date="2024-01-12T20:00:00Z">
            <w:rPr/>
          </w:rPrChange>
        </w:rPr>
      </w:pPr>
      <w:ins w:id="333" w:author="최광열" w:date="2023-10-27T16:20:00Z">
        <w:r w:rsidRPr="00F836A0">
          <w:rPr>
            <w:sz w:val="18"/>
            <w:szCs w:val="18"/>
            <w:lang w:val="en-US"/>
            <w:rPrChange w:id="334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335" w:author="최광열" w:date="2024-01-12T20:00:00Z">
              <w:rPr/>
            </w:rPrChange>
          </w:rPr>
          <w:t xml:space="preserve"> </w:t>
        </w:r>
      </w:ins>
      <w:ins w:id="336" w:author="최광열" w:date="2023-10-27T16:22:00Z">
        <w:r w:rsidRPr="00E12D25">
          <w:rPr>
            <w:sz w:val="18"/>
            <w:szCs w:val="18"/>
            <w:lang w:val="en-US"/>
            <w:rPrChange w:id="337" w:author="최광열" w:date="2023-10-27T16:22:00Z">
              <w:rPr>
                <w:lang w:val="en-US"/>
              </w:rPr>
            </w:rPrChange>
          </w:rPr>
          <w:t xml:space="preserve">Xilinx </w:t>
        </w:r>
        <w:r w:rsidRPr="00E12D25">
          <w:rPr>
            <w:rFonts w:hint="eastAsia"/>
            <w:sz w:val="18"/>
            <w:szCs w:val="18"/>
            <w:lang w:val="en-US"/>
            <w:rPrChange w:id="338" w:author="최광열" w:date="2023-10-27T16:22:00Z">
              <w:rPr>
                <w:rFonts w:hint="eastAsia"/>
                <w:lang w:val="en-US"/>
              </w:rPr>
            </w:rPrChange>
          </w:rPr>
          <w:t>설치</w:t>
        </w:r>
        <w:r w:rsidRPr="00E12D25">
          <w:rPr>
            <w:sz w:val="18"/>
            <w:szCs w:val="18"/>
            <w:lang w:val="en-US"/>
            <w:rPrChange w:id="339" w:author="최광열" w:date="2023-10-27T16:22:00Z">
              <w:rPr>
                <w:lang w:val="en-US"/>
              </w:rPr>
            </w:rPrChange>
          </w:rPr>
          <w:t xml:space="preserve"> </w:t>
        </w:r>
        <w:r w:rsidRPr="00E12D25">
          <w:rPr>
            <w:rFonts w:hint="eastAsia"/>
            <w:sz w:val="18"/>
            <w:szCs w:val="18"/>
            <w:lang w:val="en-US"/>
            <w:rPrChange w:id="340" w:author="최광열" w:date="2023-10-27T16:22:00Z">
              <w:rPr>
                <w:rFonts w:hint="eastAsia"/>
                <w:lang w:val="en-US"/>
              </w:rPr>
            </w:rPrChange>
          </w:rPr>
          <w:t>위치</w:t>
        </w:r>
        <w:r w:rsidRPr="00E12D25">
          <w:rPr>
            <w:sz w:val="18"/>
            <w:szCs w:val="18"/>
            <w:lang w:val="en-US"/>
            <w:rPrChange w:id="341" w:author="최광열" w:date="2023-10-27T16:22:00Z">
              <w:rPr>
                <w:lang w:val="en-US"/>
              </w:rPr>
            </w:rPrChange>
          </w:rPr>
          <w:t xml:space="preserve"> </w:t>
        </w:r>
        <w:r w:rsidRPr="00E12D25">
          <w:rPr>
            <w:rFonts w:hint="eastAsia"/>
            <w:sz w:val="18"/>
            <w:szCs w:val="18"/>
            <w:lang w:val="en-US"/>
            <w:rPrChange w:id="342" w:author="최광열" w:date="2023-10-27T16:22:00Z">
              <w:rPr>
                <w:rFonts w:hint="eastAsia"/>
                <w:lang w:val="en-US"/>
              </w:rPr>
            </w:rPrChange>
          </w:rPr>
          <w:t>기</w:t>
        </w:r>
      </w:ins>
      <w:ins w:id="343" w:author="최광열" w:date="2024-01-11T14:19:00Z">
        <w:r>
          <w:rPr>
            <w:rFonts w:hint="eastAsia"/>
            <w:sz w:val="18"/>
            <w:szCs w:val="18"/>
            <w:lang w:val="en-US"/>
          </w:rPr>
          <w:t>준</w:t>
        </w:r>
      </w:ins>
      <w:ins w:id="344" w:author="최광열" w:date="2023-10-27T16:22:00Z">
        <w:r w:rsidRPr="00E12D25">
          <w:rPr>
            <w:rFonts w:hint="eastAsia"/>
            <w:sz w:val="18"/>
            <w:szCs w:val="18"/>
            <w:lang w:val="en-US"/>
            <w:rPrChange w:id="345" w:author="최광열" w:date="2023-10-27T16:22:00Z">
              <w:rPr>
                <w:rFonts w:hint="eastAsia"/>
                <w:lang w:val="en-US"/>
              </w:rPr>
            </w:rPrChange>
          </w:rPr>
          <w:t>으로</w:t>
        </w:r>
        <w:r w:rsidRPr="00F836A0">
          <w:rPr>
            <w:rFonts w:hint="eastAsia"/>
            <w:sz w:val="18"/>
            <w:szCs w:val="18"/>
            <w:lang w:val="en-US"/>
            <w:rPrChange w:id="346" w:author="최광열" w:date="2024-01-12T20:00:00Z">
              <w:rPr>
                <w:rFonts w:hint="eastAsia"/>
                <w:lang w:val="en-US"/>
              </w:rPr>
            </w:rPrChange>
          </w:rPr>
          <w:t xml:space="preserve"> </w:t>
        </w:r>
      </w:ins>
      <w:ins w:id="347" w:author="최광열" w:date="2023-10-27T16:20:00Z">
        <w:r w:rsidRPr="0074387D">
          <w:rPr>
            <w:sz w:val="18"/>
            <w:szCs w:val="18"/>
            <w:lang w:val="en-US"/>
            <w:rPrChange w:id="348" w:author="최광열" w:date="2023-10-27T16:20:00Z">
              <w:rPr>
                <w:lang w:val="en-US"/>
              </w:rPr>
            </w:rPrChange>
          </w:rPr>
          <w:t>Xilinx\Vitis\2020.2\data\embeddedsw\XilinxProcessorIPLib\drivers\rfdc_v8_0\examples</w:t>
        </w:r>
        <w:r>
          <w:rPr>
            <w:rFonts w:hint="eastAsia"/>
            <w:sz w:val="18"/>
            <w:szCs w:val="18"/>
            <w:lang w:val="en-US"/>
          </w:rPr>
          <w:t>\</w:t>
        </w:r>
        <w:r w:rsidRPr="008D153E">
          <w:rPr>
            <w:sz w:val="18"/>
            <w:szCs w:val="18"/>
            <w:lang w:val="en-US"/>
          </w:rPr>
          <w:t>xrfdc_clk.c</w:t>
        </w:r>
      </w:ins>
      <w:ins w:id="349" w:author="최광열" w:date="2023-10-27T16:22:00Z">
        <w:r>
          <w:rPr>
            <w:sz w:val="18"/>
            <w:szCs w:val="18"/>
            <w:lang w:val="en-US"/>
          </w:rPr>
          <w:t xml:space="preserve"> </w:t>
        </w:r>
      </w:ins>
      <w:ins w:id="350" w:author="최광열" w:date="2023-10-27T16:23:00Z">
        <w:r>
          <w:rPr>
            <w:rFonts w:hint="eastAsia"/>
            <w:sz w:val="18"/>
            <w:szCs w:val="18"/>
            <w:lang w:val="en-US"/>
          </w:rPr>
          <w:t>을</w:t>
        </w:r>
        <w:r>
          <w:rPr>
            <w:rFonts w:hint="eastAsia"/>
            <w:sz w:val="18"/>
            <w:szCs w:val="18"/>
            <w:lang w:val="en-US"/>
          </w:rPr>
          <w:t xml:space="preserve"> </w:t>
        </w:r>
        <w:r>
          <w:rPr>
            <w:rFonts w:hint="eastAsia"/>
            <w:sz w:val="18"/>
            <w:szCs w:val="18"/>
            <w:lang w:val="en-US"/>
          </w:rPr>
          <w:t>이용한다</w:t>
        </w:r>
        <w:r>
          <w:rPr>
            <w:rFonts w:hint="eastAsia"/>
            <w:sz w:val="18"/>
            <w:szCs w:val="18"/>
            <w:lang w:val="en-US"/>
          </w:rPr>
          <w:t>.</w:t>
        </w:r>
      </w:ins>
      <w:ins w:id="351" w:author="최광열" w:date="2023-10-27T16:22:00Z">
        <w:r>
          <w:rPr>
            <w:rFonts w:hint="eastAsia"/>
            <w:sz w:val="18"/>
            <w:szCs w:val="18"/>
            <w:lang w:val="en-US"/>
          </w:rPr>
          <w:t>.</w:t>
        </w:r>
      </w:ins>
    </w:p>
  </w:footnote>
  <w:footnote w:id="6">
    <w:p w14:paraId="78C74487" w14:textId="71163CCB" w:rsidR="00F03B79" w:rsidRPr="00F836A0" w:rsidRDefault="00F03B79">
      <w:pPr>
        <w:pStyle w:val="aa"/>
        <w:rPr>
          <w:sz w:val="18"/>
          <w:szCs w:val="18"/>
          <w:lang w:val="en-US"/>
          <w:rPrChange w:id="413" w:author="최광열" w:date="2024-01-12T20:00:00Z">
            <w:rPr/>
          </w:rPrChange>
        </w:rPr>
      </w:pPr>
      <w:ins w:id="414" w:author="최광열" w:date="2023-10-27T15:51:00Z">
        <w:r w:rsidRPr="00F836A0">
          <w:rPr>
            <w:sz w:val="18"/>
            <w:szCs w:val="18"/>
            <w:lang w:val="en-US"/>
            <w:rPrChange w:id="415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sz w:val="18"/>
            <w:szCs w:val="18"/>
            <w:lang w:val="en-US"/>
            <w:rPrChange w:id="416" w:author="최광열" w:date="2024-01-12T20:00:00Z">
              <w:rPr/>
            </w:rPrChange>
          </w:rPr>
          <w:t xml:space="preserve"> </w:t>
        </w:r>
        <w:r w:rsidRPr="00953D39">
          <w:rPr>
            <w:sz w:val="18"/>
            <w:szCs w:val="18"/>
            <w:lang w:val="en-US"/>
            <w:rPrChange w:id="417" w:author="최광열" w:date="2023-10-27T15:51:00Z">
              <w:rPr/>
            </w:rPrChange>
          </w:rPr>
          <w:t xml:space="preserve">Introduction to Amba Axi4 - arm developer. (n.d.). </w:t>
        </w:r>
        <w:r>
          <w:rPr>
            <w:sz w:val="18"/>
            <w:szCs w:val="18"/>
            <w:lang w:val="en-US"/>
          </w:rPr>
          <w:fldChar w:fldCharType="begin"/>
        </w:r>
        <w:r>
          <w:rPr>
            <w:sz w:val="18"/>
            <w:szCs w:val="18"/>
            <w:lang w:val="en-US"/>
          </w:rPr>
          <w:instrText xml:space="preserve"> HYPERLINK "</w:instrText>
        </w:r>
        <w:r w:rsidRPr="00953D39">
          <w:rPr>
            <w:sz w:val="18"/>
            <w:szCs w:val="18"/>
            <w:lang w:val="en-US"/>
            <w:rPrChange w:id="418" w:author="최광열" w:date="2023-10-27T15:51:00Z">
              <w:rPr/>
            </w:rPrChange>
          </w:rPr>
          <w:instrText>https://developer.arm.com/-/media/Arm%20Developer%20Community/PDF/Learn%20the%20Architecture/102202_0100_01_Introduction_to_AMBA_AXI.pdf?revision=369ad681-f926-47b0-81be-42813d39e132</w:instrText>
        </w:r>
        <w:r>
          <w:rPr>
            <w:sz w:val="18"/>
            <w:szCs w:val="18"/>
            <w:lang w:val="en-US"/>
          </w:rPr>
          <w:instrText xml:space="preserve">" </w:instrText>
        </w:r>
        <w:r>
          <w:rPr>
            <w:sz w:val="18"/>
            <w:szCs w:val="18"/>
            <w:lang w:val="en-US"/>
          </w:rPr>
          <w:fldChar w:fldCharType="separate"/>
        </w:r>
        <w:r w:rsidRPr="002A6174">
          <w:rPr>
            <w:sz w:val="18"/>
            <w:szCs w:val="18"/>
            <w:lang w:val="en-US"/>
            <w:rPrChange w:id="419" w:author="최광열" w:date="2024-01-12T22:01:00Z">
              <w:rPr/>
            </w:rPrChange>
          </w:rPr>
          <w:t>https://developer.arm.com/-/media/Arm%20Developer%20Community/PDF/Learn%20the%20Architecture/102202_0100_01_Introduction_to_AMBA_AXI.pdf?revision=369ad681-f926-47b0-81be-42813d39e132</w:t>
        </w:r>
        <w:r>
          <w:rPr>
            <w:sz w:val="18"/>
            <w:szCs w:val="18"/>
            <w:lang w:val="en-US"/>
          </w:rPr>
          <w:fldChar w:fldCharType="end"/>
        </w:r>
      </w:ins>
    </w:p>
  </w:footnote>
  <w:footnote w:id="7">
    <w:p w14:paraId="1A30521A" w14:textId="05835FD2" w:rsidR="00F03B79" w:rsidRPr="00AD59B0" w:rsidRDefault="00F03B79" w:rsidP="00AD59B0">
      <w:pPr>
        <w:pStyle w:val="muitypography-root"/>
        <w:rPr>
          <w:rFonts w:ascii="Arial" w:eastAsiaTheme="minorEastAsia" w:hAnsi="Arial" w:cs="Arial" w:hint="eastAsia"/>
          <w:sz w:val="18"/>
          <w:szCs w:val="18"/>
          <w:rPrChange w:id="614" w:author="최광열" w:date="2024-01-12T20:00:00Z">
            <w:rPr>
              <w:rFonts w:hint="eastAsia"/>
            </w:rPr>
          </w:rPrChange>
        </w:rPr>
        <w:pPrChange w:id="615" w:author="최광열" w:date="2024-01-12T20:00:00Z">
          <w:pPr>
            <w:pStyle w:val="aa"/>
          </w:pPr>
        </w:pPrChange>
      </w:pPr>
      <w:ins w:id="616" w:author="최광열" w:date="2024-01-12T19:32:00Z">
        <w:r w:rsidRPr="00F836A0">
          <w:rPr>
            <w:rFonts w:ascii="Arial" w:eastAsiaTheme="minorEastAsia" w:hAnsi="Arial" w:cs="Arial"/>
            <w:sz w:val="18"/>
            <w:szCs w:val="18"/>
            <w:rPrChange w:id="617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rFonts w:ascii="Arial" w:eastAsiaTheme="minorEastAsia" w:hAnsi="Arial" w:cs="Arial"/>
            <w:sz w:val="18"/>
            <w:szCs w:val="18"/>
            <w:rPrChange w:id="618" w:author="최광열" w:date="2024-01-12T20:00:00Z">
              <w:rPr/>
            </w:rPrChange>
          </w:rPr>
          <w:t xml:space="preserve"> </w:t>
        </w:r>
        <w:r w:rsidRPr="008B0903">
          <w:rPr>
            <w:rFonts w:ascii="Arial" w:eastAsiaTheme="minorEastAsia" w:hAnsi="Arial" w:cs="Arial"/>
            <w:sz w:val="18"/>
            <w:szCs w:val="18"/>
            <w:rPrChange w:id="619" w:author="최광열" w:date="2024-01-12T19:32:00Z">
              <w:rPr/>
            </w:rPrChange>
          </w:rPr>
          <w:t xml:space="preserve">Erdmann, C., Cullen, E., Brouard, D., Pelliconi, R., Verbruggen, B., Mcgrath, J., Collins, D., De La Torre, M., Gay, P., Lynch, P., Lim, P., Collins, A., &amp; Farley, B. (2017, February). 16.3 A 330mW 14b 6.8GS/s dual-mode RF DAC in 16nm FinFET achieving </w:t>
        </w:r>
        <w:r w:rsidRPr="00F836A0">
          <w:rPr>
            <w:rFonts w:ascii="바탕" w:eastAsia="바탕" w:hAnsi="바탕" w:cs="바탕" w:hint="eastAsia"/>
            <w:sz w:val="18"/>
            <w:szCs w:val="18"/>
            <w:rPrChange w:id="620" w:author="최광열" w:date="2024-01-12T20:00:00Z">
              <w:rPr>
                <w:rFonts w:ascii="바탕" w:eastAsia="바탕" w:hAnsi="바탕" w:cs="바탕" w:hint="eastAsia"/>
              </w:rPr>
            </w:rPrChange>
          </w:rPr>
          <w:t>−</w:t>
        </w:r>
        <w:r w:rsidRPr="008B0903">
          <w:rPr>
            <w:rFonts w:ascii="Arial" w:eastAsiaTheme="minorEastAsia" w:hAnsi="Arial" w:cs="Arial"/>
            <w:sz w:val="18"/>
            <w:szCs w:val="18"/>
            <w:rPrChange w:id="621" w:author="최광열" w:date="2024-01-12T19:32:00Z">
              <w:rPr/>
            </w:rPrChange>
          </w:rPr>
          <w:t xml:space="preserve">70.8dBc ACPR in a 20MHz channel at 5.2GHz. </w:t>
        </w:r>
        <w:r w:rsidRPr="008B0903">
          <w:rPr>
            <w:rFonts w:ascii="Arial" w:eastAsiaTheme="minorEastAsia" w:hAnsi="Arial" w:cs="Arial"/>
            <w:sz w:val="18"/>
            <w:szCs w:val="18"/>
            <w:rPrChange w:id="622" w:author="최광열" w:date="2024-01-12T19:32:00Z">
              <w:rPr>
                <w:i/>
                <w:iCs/>
              </w:rPr>
            </w:rPrChange>
          </w:rPr>
          <w:t>2017 IEEE International Solid-State Circuits Conference (ISSCC)</w:t>
        </w:r>
        <w:r w:rsidRPr="008B0903">
          <w:rPr>
            <w:rFonts w:ascii="Arial" w:eastAsiaTheme="minorEastAsia" w:hAnsi="Arial" w:cs="Arial"/>
            <w:sz w:val="18"/>
            <w:szCs w:val="18"/>
            <w:rPrChange w:id="623" w:author="최광열" w:date="2024-01-12T19:32:00Z">
              <w:rPr/>
            </w:rPrChange>
          </w:rPr>
          <w:t>. https://doi.org/10.1109/isscc.2017.7870370</w:t>
        </w:r>
      </w:ins>
    </w:p>
  </w:footnote>
  <w:footnote w:id="8">
    <w:p w14:paraId="6CBA6093" w14:textId="453D2BA4" w:rsidR="00F03B79" w:rsidRPr="00F836A0" w:rsidRDefault="00F03B79" w:rsidP="00F836A0">
      <w:pPr>
        <w:pStyle w:val="muitypography-root"/>
        <w:rPr>
          <w:rFonts w:ascii="Arial" w:eastAsiaTheme="minorEastAsia" w:hAnsi="Arial" w:cs="Arial" w:hint="eastAsia"/>
          <w:sz w:val="18"/>
          <w:szCs w:val="18"/>
          <w:rPrChange w:id="664" w:author="최광열" w:date="2024-01-12T20:00:00Z">
            <w:rPr>
              <w:rFonts w:hint="eastAsia"/>
            </w:rPr>
          </w:rPrChange>
        </w:rPr>
        <w:pPrChange w:id="665" w:author="최광열" w:date="2024-01-12T20:00:00Z">
          <w:pPr>
            <w:pStyle w:val="aa"/>
          </w:pPr>
        </w:pPrChange>
      </w:pPr>
      <w:ins w:id="666" w:author="최광열" w:date="2024-01-12T20:00:00Z">
        <w:r w:rsidRPr="00F836A0">
          <w:rPr>
            <w:rFonts w:ascii="Arial" w:eastAsiaTheme="minorEastAsia" w:hAnsi="Arial" w:cs="Arial"/>
            <w:sz w:val="18"/>
            <w:szCs w:val="18"/>
            <w:rPrChange w:id="667" w:author="최광열" w:date="2024-01-12T20:00:00Z">
              <w:rPr>
                <w:rStyle w:val="ab"/>
              </w:rPr>
            </w:rPrChange>
          </w:rPr>
          <w:footnoteRef/>
        </w:r>
        <w:r w:rsidRPr="00F836A0">
          <w:rPr>
            <w:rFonts w:ascii="Arial" w:eastAsiaTheme="minorEastAsia" w:hAnsi="Arial" w:cs="Arial"/>
            <w:sz w:val="18"/>
            <w:szCs w:val="18"/>
            <w:rPrChange w:id="668" w:author="최광열" w:date="2024-01-12T20:00:00Z">
              <w:rPr/>
            </w:rPrChange>
          </w:rPr>
          <w:t xml:space="preserve"> Razavi, B. (2018). The Current-Steering DAC [A Circuit for All Seasons]. </w:t>
        </w:r>
        <w:r w:rsidRPr="00F836A0">
          <w:rPr>
            <w:rFonts w:ascii="Arial" w:eastAsiaTheme="minorEastAsia" w:hAnsi="Arial" w:cs="Arial"/>
            <w:sz w:val="18"/>
            <w:szCs w:val="18"/>
            <w:rPrChange w:id="669" w:author="최광열" w:date="2024-01-12T20:00:00Z">
              <w:rPr>
                <w:i/>
                <w:iCs/>
              </w:rPr>
            </w:rPrChange>
          </w:rPr>
          <w:t>IEEE Solid-State Circuits Magazine</w:t>
        </w:r>
        <w:r w:rsidRPr="00F836A0">
          <w:rPr>
            <w:rFonts w:ascii="Arial" w:eastAsiaTheme="minorEastAsia" w:hAnsi="Arial" w:cs="Arial"/>
            <w:sz w:val="18"/>
            <w:szCs w:val="18"/>
            <w:rPrChange w:id="670" w:author="최광열" w:date="2024-01-12T20:00:00Z">
              <w:rPr/>
            </w:rPrChange>
          </w:rPr>
          <w:t xml:space="preserve">, </w:t>
        </w:r>
        <w:r w:rsidRPr="00F836A0">
          <w:rPr>
            <w:rFonts w:ascii="Arial" w:eastAsiaTheme="minorEastAsia" w:hAnsi="Arial" w:cs="Arial"/>
            <w:sz w:val="18"/>
            <w:szCs w:val="18"/>
            <w:rPrChange w:id="671" w:author="최광열" w:date="2024-01-12T20:00:00Z">
              <w:rPr>
                <w:i/>
                <w:iCs/>
              </w:rPr>
            </w:rPrChange>
          </w:rPr>
          <w:t>10</w:t>
        </w:r>
        <w:r w:rsidRPr="00F836A0">
          <w:rPr>
            <w:rFonts w:ascii="Arial" w:eastAsiaTheme="minorEastAsia" w:hAnsi="Arial" w:cs="Arial"/>
            <w:sz w:val="18"/>
            <w:szCs w:val="18"/>
            <w:rPrChange w:id="672" w:author="최광열" w:date="2024-01-12T20:00:00Z">
              <w:rPr/>
            </w:rPrChange>
          </w:rPr>
          <w:t>(1), 11–15. https://doi.org/10.1109/mssc.2017.2771102</w:t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AF2BCB"/>
    <w:multiLevelType w:val="hybridMultilevel"/>
    <w:tmpl w:val="2B2CB14A"/>
    <w:lvl w:ilvl="0" w:tplc="238E4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최광열">
    <w15:presenceInfo w15:providerId="AD" w15:userId="S-1-5-21-2399191270-994586390-1980195767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DC3"/>
    <w:rsid w:val="00000E91"/>
    <w:rsid w:val="00003A09"/>
    <w:rsid w:val="000043DF"/>
    <w:rsid w:val="00011444"/>
    <w:rsid w:val="00012BF0"/>
    <w:rsid w:val="0001507C"/>
    <w:rsid w:val="000179A1"/>
    <w:rsid w:val="0002697C"/>
    <w:rsid w:val="000311B7"/>
    <w:rsid w:val="00032D62"/>
    <w:rsid w:val="00035174"/>
    <w:rsid w:val="00035FEE"/>
    <w:rsid w:val="000371D1"/>
    <w:rsid w:val="0003728B"/>
    <w:rsid w:val="00040FF1"/>
    <w:rsid w:val="00041062"/>
    <w:rsid w:val="0004288F"/>
    <w:rsid w:val="00042EC8"/>
    <w:rsid w:val="000434E4"/>
    <w:rsid w:val="00044E31"/>
    <w:rsid w:val="00052482"/>
    <w:rsid w:val="00052A81"/>
    <w:rsid w:val="000545F8"/>
    <w:rsid w:val="00054E1F"/>
    <w:rsid w:val="000555C7"/>
    <w:rsid w:val="000576EE"/>
    <w:rsid w:val="000602DB"/>
    <w:rsid w:val="000607D0"/>
    <w:rsid w:val="0006314E"/>
    <w:rsid w:val="000632EE"/>
    <w:rsid w:val="00063486"/>
    <w:rsid w:val="00063F75"/>
    <w:rsid w:val="0006538C"/>
    <w:rsid w:val="00067951"/>
    <w:rsid w:val="000711AC"/>
    <w:rsid w:val="000727DA"/>
    <w:rsid w:val="000727EB"/>
    <w:rsid w:val="00075220"/>
    <w:rsid w:val="0008035B"/>
    <w:rsid w:val="00084551"/>
    <w:rsid w:val="00084A84"/>
    <w:rsid w:val="00087572"/>
    <w:rsid w:val="00095CCA"/>
    <w:rsid w:val="000967D3"/>
    <w:rsid w:val="00096BD7"/>
    <w:rsid w:val="000A2E4C"/>
    <w:rsid w:val="000A3918"/>
    <w:rsid w:val="000A3953"/>
    <w:rsid w:val="000A440F"/>
    <w:rsid w:val="000A7FBC"/>
    <w:rsid w:val="000B3AFC"/>
    <w:rsid w:val="000B45C5"/>
    <w:rsid w:val="000B7619"/>
    <w:rsid w:val="000B797A"/>
    <w:rsid w:val="000B7E78"/>
    <w:rsid w:val="000C1935"/>
    <w:rsid w:val="000C4712"/>
    <w:rsid w:val="000C6D9D"/>
    <w:rsid w:val="000C736E"/>
    <w:rsid w:val="000D0616"/>
    <w:rsid w:val="000D183B"/>
    <w:rsid w:val="000D4629"/>
    <w:rsid w:val="000D769F"/>
    <w:rsid w:val="000E04B6"/>
    <w:rsid w:val="000E34F9"/>
    <w:rsid w:val="000E4F2D"/>
    <w:rsid w:val="000E5885"/>
    <w:rsid w:val="000F479F"/>
    <w:rsid w:val="000F4838"/>
    <w:rsid w:val="000F4EE1"/>
    <w:rsid w:val="000F7BB6"/>
    <w:rsid w:val="0010182B"/>
    <w:rsid w:val="0010267C"/>
    <w:rsid w:val="00102DF3"/>
    <w:rsid w:val="00102EAF"/>
    <w:rsid w:val="00102FEC"/>
    <w:rsid w:val="00105034"/>
    <w:rsid w:val="00106C59"/>
    <w:rsid w:val="001114A0"/>
    <w:rsid w:val="001138BD"/>
    <w:rsid w:val="00114367"/>
    <w:rsid w:val="001211BD"/>
    <w:rsid w:val="00123B47"/>
    <w:rsid w:val="00125BBE"/>
    <w:rsid w:val="00127015"/>
    <w:rsid w:val="00127023"/>
    <w:rsid w:val="001274A8"/>
    <w:rsid w:val="001335BC"/>
    <w:rsid w:val="00133C24"/>
    <w:rsid w:val="00135180"/>
    <w:rsid w:val="001413C5"/>
    <w:rsid w:val="0014259E"/>
    <w:rsid w:val="0014423E"/>
    <w:rsid w:val="001468BA"/>
    <w:rsid w:val="00147097"/>
    <w:rsid w:val="00147405"/>
    <w:rsid w:val="00152D49"/>
    <w:rsid w:val="00155D11"/>
    <w:rsid w:val="00165B7F"/>
    <w:rsid w:val="001712AD"/>
    <w:rsid w:val="00175E21"/>
    <w:rsid w:val="001764CF"/>
    <w:rsid w:val="001768A7"/>
    <w:rsid w:val="0018243D"/>
    <w:rsid w:val="001841DB"/>
    <w:rsid w:val="00186058"/>
    <w:rsid w:val="001871F8"/>
    <w:rsid w:val="00190734"/>
    <w:rsid w:val="00190EBB"/>
    <w:rsid w:val="00191E0F"/>
    <w:rsid w:val="00193277"/>
    <w:rsid w:val="00193AF6"/>
    <w:rsid w:val="001965B1"/>
    <w:rsid w:val="001A2DFC"/>
    <w:rsid w:val="001A44EC"/>
    <w:rsid w:val="001A631D"/>
    <w:rsid w:val="001A7045"/>
    <w:rsid w:val="001B0314"/>
    <w:rsid w:val="001B09FE"/>
    <w:rsid w:val="001B21A8"/>
    <w:rsid w:val="001B4968"/>
    <w:rsid w:val="001B60AB"/>
    <w:rsid w:val="001C219D"/>
    <w:rsid w:val="001D48B5"/>
    <w:rsid w:val="001E0067"/>
    <w:rsid w:val="001E1C45"/>
    <w:rsid w:val="001E2205"/>
    <w:rsid w:val="001E68D1"/>
    <w:rsid w:val="001E7927"/>
    <w:rsid w:val="001E7E0C"/>
    <w:rsid w:val="001F0582"/>
    <w:rsid w:val="001F0DF7"/>
    <w:rsid w:val="001F4054"/>
    <w:rsid w:val="001F4521"/>
    <w:rsid w:val="001F463D"/>
    <w:rsid w:val="001F5F0C"/>
    <w:rsid w:val="00200B5F"/>
    <w:rsid w:val="00203813"/>
    <w:rsid w:val="00204528"/>
    <w:rsid w:val="00212670"/>
    <w:rsid w:val="00213931"/>
    <w:rsid w:val="002148F5"/>
    <w:rsid w:val="00214CAD"/>
    <w:rsid w:val="0021579E"/>
    <w:rsid w:val="002160FE"/>
    <w:rsid w:val="00217C43"/>
    <w:rsid w:val="00220C88"/>
    <w:rsid w:val="00221E2B"/>
    <w:rsid w:val="0022338E"/>
    <w:rsid w:val="0022558C"/>
    <w:rsid w:val="00230712"/>
    <w:rsid w:val="00232879"/>
    <w:rsid w:val="0023390A"/>
    <w:rsid w:val="00235D8F"/>
    <w:rsid w:val="00240624"/>
    <w:rsid w:val="00245797"/>
    <w:rsid w:val="00245DE2"/>
    <w:rsid w:val="00250797"/>
    <w:rsid w:val="002515F7"/>
    <w:rsid w:val="00251F53"/>
    <w:rsid w:val="00253E37"/>
    <w:rsid w:val="00261771"/>
    <w:rsid w:val="00262AB5"/>
    <w:rsid w:val="00263851"/>
    <w:rsid w:val="0027073B"/>
    <w:rsid w:val="00270B43"/>
    <w:rsid w:val="00272011"/>
    <w:rsid w:val="002722C6"/>
    <w:rsid w:val="00272700"/>
    <w:rsid w:val="00272E5C"/>
    <w:rsid w:val="002746C4"/>
    <w:rsid w:val="00274B40"/>
    <w:rsid w:val="00276EFD"/>
    <w:rsid w:val="002777F7"/>
    <w:rsid w:val="00280325"/>
    <w:rsid w:val="0028280A"/>
    <w:rsid w:val="00284862"/>
    <w:rsid w:val="00285A7B"/>
    <w:rsid w:val="00286E48"/>
    <w:rsid w:val="00290E36"/>
    <w:rsid w:val="00294E9D"/>
    <w:rsid w:val="002A2BEE"/>
    <w:rsid w:val="002A396D"/>
    <w:rsid w:val="002A6174"/>
    <w:rsid w:val="002C3023"/>
    <w:rsid w:val="002D0A4E"/>
    <w:rsid w:val="002D1685"/>
    <w:rsid w:val="002D1E08"/>
    <w:rsid w:val="002D4646"/>
    <w:rsid w:val="002D5776"/>
    <w:rsid w:val="002D78DB"/>
    <w:rsid w:val="002E1A5A"/>
    <w:rsid w:val="002E1AD7"/>
    <w:rsid w:val="002E2DF8"/>
    <w:rsid w:val="002E4B26"/>
    <w:rsid w:val="002F0586"/>
    <w:rsid w:val="002F2CAC"/>
    <w:rsid w:val="002F2F79"/>
    <w:rsid w:val="002F40DD"/>
    <w:rsid w:val="002F6689"/>
    <w:rsid w:val="002F7765"/>
    <w:rsid w:val="003007A9"/>
    <w:rsid w:val="003010AC"/>
    <w:rsid w:val="003064C3"/>
    <w:rsid w:val="00306BAA"/>
    <w:rsid w:val="0030783C"/>
    <w:rsid w:val="00311BE0"/>
    <w:rsid w:val="00311ECF"/>
    <w:rsid w:val="00312F43"/>
    <w:rsid w:val="0031536D"/>
    <w:rsid w:val="00315A79"/>
    <w:rsid w:val="00317172"/>
    <w:rsid w:val="00317C84"/>
    <w:rsid w:val="00322348"/>
    <w:rsid w:val="003244B4"/>
    <w:rsid w:val="0032593D"/>
    <w:rsid w:val="003263EB"/>
    <w:rsid w:val="003268CE"/>
    <w:rsid w:val="0032799D"/>
    <w:rsid w:val="0033092F"/>
    <w:rsid w:val="003322A2"/>
    <w:rsid w:val="0033529F"/>
    <w:rsid w:val="00337DBE"/>
    <w:rsid w:val="00340B4A"/>
    <w:rsid w:val="003466DE"/>
    <w:rsid w:val="00346B43"/>
    <w:rsid w:val="003542FA"/>
    <w:rsid w:val="00357C88"/>
    <w:rsid w:val="00362415"/>
    <w:rsid w:val="00362632"/>
    <w:rsid w:val="00362BBA"/>
    <w:rsid w:val="0036662A"/>
    <w:rsid w:val="003671C1"/>
    <w:rsid w:val="00372BA6"/>
    <w:rsid w:val="00373DC3"/>
    <w:rsid w:val="003754FA"/>
    <w:rsid w:val="00380589"/>
    <w:rsid w:val="0038160F"/>
    <w:rsid w:val="00384F7D"/>
    <w:rsid w:val="00386BDC"/>
    <w:rsid w:val="003927E3"/>
    <w:rsid w:val="00396622"/>
    <w:rsid w:val="00396D40"/>
    <w:rsid w:val="00397C3A"/>
    <w:rsid w:val="003A0E09"/>
    <w:rsid w:val="003A0EE3"/>
    <w:rsid w:val="003A314B"/>
    <w:rsid w:val="003A4019"/>
    <w:rsid w:val="003A4362"/>
    <w:rsid w:val="003B3D47"/>
    <w:rsid w:val="003B3E8F"/>
    <w:rsid w:val="003B616A"/>
    <w:rsid w:val="003C002C"/>
    <w:rsid w:val="003C1A30"/>
    <w:rsid w:val="003D7F50"/>
    <w:rsid w:val="003E2AE0"/>
    <w:rsid w:val="003E3F2E"/>
    <w:rsid w:val="003E469E"/>
    <w:rsid w:val="003F0E20"/>
    <w:rsid w:val="003F28BA"/>
    <w:rsid w:val="00401E04"/>
    <w:rsid w:val="00401F55"/>
    <w:rsid w:val="004061F6"/>
    <w:rsid w:val="00406FF9"/>
    <w:rsid w:val="00413598"/>
    <w:rsid w:val="00414DA6"/>
    <w:rsid w:val="004154FE"/>
    <w:rsid w:val="0041718B"/>
    <w:rsid w:val="00422A0B"/>
    <w:rsid w:val="00426C79"/>
    <w:rsid w:val="004273FA"/>
    <w:rsid w:val="0043138B"/>
    <w:rsid w:val="00431EE3"/>
    <w:rsid w:val="004326D1"/>
    <w:rsid w:val="00435085"/>
    <w:rsid w:val="00441CEE"/>
    <w:rsid w:val="00443DF8"/>
    <w:rsid w:val="0044642E"/>
    <w:rsid w:val="00451AF4"/>
    <w:rsid w:val="00455AF0"/>
    <w:rsid w:val="00456275"/>
    <w:rsid w:val="00456DEE"/>
    <w:rsid w:val="00460B48"/>
    <w:rsid w:val="00462CD8"/>
    <w:rsid w:val="00463CC9"/>
    <w:rsid w:val="0046442D"/>
    <w:rsid w:val="004676AB"/>
    <w:rsid w:val="00470D62"/>
    <w:rsid w:val="00473F47"/>
    <w:rsid w:val="00474C1B"/>
    <w:rsid w:val="00474C6C"/>
    <w:rsid w:val="00477BE8"/>
    <w:rsid w:val="00481FD0"/>
    <w:rsid w:val="0048494C"/>
    <w:rsid w:val="00486AC9"/>
    <w:rsid w:val="0049182E"/>
    <w:rsid w:val="00491E45"/>
    <w:rsid w:val="00494C9C"/>
    <w:rsid w:val="00494EB1"/>
    <w:rsid w:val="004A1769"/>
    <w:rsid w:val="004A1CBD"/>
    <w:rsid w:val="004A2B32"/>
    <w:rsid w:val="004B2394"/>
    <w:rsid w:val="004B3051"/>
    <w:rsid w:val="004B35A8"/>
    <w:rsid w:val="004B3BF9"/>
    <w:rsid w:val="004C0418"/>
    <w:rsid w:val="004C3A78"/>
    <w:rsid w:val="004C451E"/>
    <w:rsid w:val="004D10B4"/>
    <w:rsid w:val="004F04C7"/>
    <w:rsid w:val="004F1385"/>
    <w:rsid w:val="004F1727"/>
    <w:rsid w:val="005019B4"/>
    <w:rsid w:val="00504834"/>
    <w:rsid w:val="0051138D"/>
    <w:rsid w:val="00512C2C"/>
    <w:rsid w:val="00515864"/>
    <w:rsid w:val="00520440"/>
    <w:rsid w:val="00527570"/>
    <w:rsid w:val="005309B3"/>
    <w:rsid w:val="0053458E"/>
    <w:rsid w:val="00535D5C"/>
    <w:rsid w:val="00540293"/>
    <w:rsid w:val="00543B36"/>
    <w:rsid w:val="005475E7"/>
    <w:rsid w:val="005504BD"/>
    <w:rsid w:val="005530C7"/>
    <w:rsid w:val="005550BD"/>
    <w:rsid w:val="005557D4"/>
    <w:rsid w:val="005562E4"/>
    <w:rsid w:val="00556A3E"/>
    <w:rsid w:val="00556A4B"/>
    <w:rsid w:val="0055719E"/>
    <w:rsid w:val="00561ABC"/>
    <w:rsid w:val="00562BD3"/>
    <w:rsid w:val="00562FA5"/>
    <w:rsid w:val="00570496"/>
    <w:rsid w:val="005739C3"/>
    <w:rsid w:val="0058073F"/>
    <w:rsid w:val="0058360E"/>
    <w:rsid w:val="005837CE"/>
    <w:rsid w:val="0058553D"/>
    <w:rsid w:val="00587507"/>
    <w:rsid w:val="00587A0F"/>
    <w:rsid w:val="005A311C"/>
    <w:rsid w:val="005A409F"/>
    <w:rsid w:val="005A619C"/>
    <w:rsid w:val="005B1B1B"/>
    <w:rsid w:val="005B33F1"/>
    <w:rsid w:val="005B4FF7"/>
    <w:rsid w:val="005C4787"/>
    <w:rsid w:val="005C5283"/>
    <w:rsid w:val="005C6CDC"/>
    <w:rsid w:val="005D2F58"/>
    <w:rsid w:val="005D68F1"/>
    <w:rsid w:val="005E6DCD"/>
    <w:rsid w:val="005F45AB"/>
    <w:rsid w:val="005F7170"/>
    <w:rsid w:val="005F7FFC"/>
    <w:rsid w:val="00600424"/>
    <w:rsid w:val="00601B78"/>
    <w:rsid w:val="0060456F"/>
    <w:rsid w:val="00604995"/>
    <w:rsid w:val="00611387"/>
    <w:rsid w:val="0061291D"/>
    <w:rsid w:val="00612920"/>
    <w:rsid w:val="00614695"/>
    <w:rsid w:val="006218BA"/>
    <w:rsid w:val="00621E54"/>
    <w:rsid w:val="00622DBE"/>
    <w:rsid w:val="00625058"/>
    <w:rsid w:val="0062796F"/>
    <w:rsid w:val="00630197"/>
    <w:rsid w:val="006329DA"/>
    <w:rsid w:val="0064474A"/>
    <w:rsid w:val="00647118"/>
    <w:rsid w:val="0065047F"/>
    <w:rsid w:val="00656381"/>
    <w:rsid w:val="00660269"/>
    <w:rsid w:val="00662050"/>
    <w:rsid w:val="0067167F"/>
    <w:rsid w:val="00674598"/>
    <w:rsid w:val="00682B68"/>
    <w:rsid w:val="00682C72"/>
    <w:rsid w:val="00685BFA"/>
    <w:rsid w:val="00687177"/>
    <w:rsid w:val="00693CAC"/>
    <w:rsid w:val="00694030"/>
    <w:rsid w:val="006940F1"/>
    <w:rsid w:val="0069505C"/>
    <w:rsid w:val="00696B96"/>
    <w:rsid w:val="006A0DA8"/>
    <w:rsid w:val="006A1546"/>
    <w:rsid w:val="006A7896"/>
    <w:rsid w:val="006B60AA"/>
    <w:rsid w:val="006B7E2D"/>
    <w:rsid w:val="006C071D"/>
    <w:rsid w:val="006C1609"/>
    <w:rsid w:val="006C25D8"/>
    <w:rsid w:val="006D2D7B"/>
    <w:rsid w:val="006D5181"/>
    <w:rsid w:val="006D758B"/>
    <w:rsid w:val="006E487D"/>
    <w:rsid w:val="006E503E"/>
    <w:rsid w:val="006F3744"/>
    <w:rsid w:val="006F57C1"/>
    <w:rsid w:val="006F7E98"/>
    <w:rsid w:val="007000DF"/>
    <w:rsid w:val="00700E84"/>
    <w:rsid w:val="00701BA2"/>
    <w:rsid w:val="00702D23"/>
    <w:rsid w:val="00703BE0"/>
    <w:rsid w:val="00703CB1"/>
    <w:rsid w:val="0070629D"/>
    <w:rsid w:val="00707651"/>
    <w:rsid w:val="0070773C"/>
    <w:rsid w:val="0071058A"/>
    <w:rsid w:val="0071354F"/>
    <w:rsid w:val="0071624C"/>
    <w:rsid w:val="00717CCA"/>
    <w:rsid w:val="00717EA0"/>
    <w:rsid w:val="00720171"/>
    <w:rsid w:val="00721409"/>
    <w:rsid w:val="0072287D"/>
    <w:rsid w:val="007235C1"/>
    <w:rsid w:val="00726FDD"/>
    <w:rsid w:val="007276B7"/>
    <w:rsid w:val="0073076E"/>
    <w:rsid w:val="0073091E"/>
    <w:rsid w:val="00731387"/>
    <w:rsid w:val="00731849"/>
    <w:rsid w:val="00733DEB"/>
    <w:rsid w:val="007406D9"/>
    <w:rsid w:val="00741FD1"/>
    <w:rsid w:val="0074243E"/>
    <w:rsid w:val="0074387D"/>
    <w:rsid w:val="00744E9F"/>
    <w:rsid w:val="00746FC5"/>
    <w:rsid w:val="00747B70"/>
    <w:rsid w:val="007517EA"/>
    <w:rsid w:val="00751B48"/>
    <w:rsid w:val="007559FE"/>
    <w:rsid w:val="00761C10"/>
    <w:rsid w:val="00763238"/>
    <w:rsid w:val="00767B6A"/>
    <w:rsid w:val="00771399"/>
    <w:rsid w:val="00775E65"/>
    <w:rsid w:val="0077666C"/>
    <w:rsid w:val="00776E14"/>
    <w:rsid w:val="00777CCA"/>
    <w:rsid w:val="00780487"/>
    <w:rsid w:val="007804AF"/>
    <w:rsid w:val="00780C9B"/>
    <w:rsid w:val="00786545"/>
    <w:rsid w:val="007908DD"/>
    <w:rsid w:val="00790CF9"/>
    <w:rsid w:val="00793D3A"/>
    <w:rsid w:val="00794DDF"/>
    <w:rsid w:val="00794E27"/>
    <w:rsid w:val="00797A5B"/>
    <w:rsid w:val="007A1254"/>
    <w:rsid w:val="007A1A60"/>
    <w:rsid w:val="007B5092"/>
    <w:rsid w:val="007B5FD3"/>
    <w:rsid w:val="007C11DE"/>
    <w:rsid w:val="007C18AE"/>
    <w:rsid w:val="007C4212"/>
    <w:rsid w:val="007C4E87"/>
    <w:rsid w:val="007C7AA3"/>
    <w:rsid w:val="007D11AC"/>
    <w:rsid w:val="007D416E"/>
    <w:rsid w:val="007D58B3"/>
    <w:rsid w:val="007D6C60"/>
    <w:rsid w:val="007E208E"/>
    <w:rsid w:val="007E483D"/>
    <w:rsid w:val="007E518E"/>
    <w:rsid w:val="007E53A8"/>
    <w:rsid w:val="007F1C6C"/>
    <w:rsid w:val="007F41C5"/>
    <w:rsid w:val="007F48E3"/>
    <w:rsid w:val="00801277"/>
    <w:rsid w:val="008028FE"/>
    <w:rsid w:val="00803268"/>
    <w:rsid w:val="0080549E"/>
    <w:rsid w:val="008057AA"/>
    <w:rsid w:val="00805B20"/>
    <w:rsid w:val="00806C28"/>
    <w:rsid w:val="0080738C"/>
    <w:rsid w:val="00812B82"/>
    <w:rsid w:val="00820F89"/>
    <w:rsid w:val="00825E33"/>
    <w:rsid w:val="008305EF"/>
    <w:rsid w:val="008306DC"/>
    <w:rsid w:val="0083282A"/>
    <w:rsid w:val="00835705"/>
    <w:rsid w:val="00836590"/>
    <w:rsid w:val="00840D96"/>
    <w:rsid w:val="00845208"/>
    <w:rsid w:val="008528A7"/>
    <w:rsid w:val="0085384D"/>
    <w:rsid w:val="008608C9"/>
    <w:rsid w:val="0086122A"/>
    <w:rsid w:val="008632EE"/>
    <w:rsid w:val="00864707"/>
    <w:rsid w:val="0086693C"/>
    <w:rsid w:val="008755ED"/>
    <w:rsid w:val="00875DBA"/>
    <w:rsid w:val="00880AF0"/>
    <w:rsid w:val="00882710"/>
    <w:rsid w:val="00884AD6"/>
    <w:rsid w:val="00886BB4"/>
    <w:rsid w:val="00887930"/>
    <w:rsid w:val="00891125"/>
    <w:rsid w:val="008923E1"/>
    <w:rsid w:val="00892F87"/>
    <w:rsid w:val="008946AF"/>
    <w:rsid w:val="008A18D3"/>
    <w:rsid w:val="008A2117"/>
    <w:rsid w:val="008A5BE1"/>
    <w:rsid w:val="008A6F68"/>
    <w:rsid w:val="008B0903"/>
    <w:rsid w:val="008B2A78"/>
    <w:rsid w:val="008B4A0E"/>
    <w:rsid w:val="008B7040"/>
    <w:rsid w:val="008B752E"/>
    <w:rsid w:val="008B7742"/>
    <w:rsid w:val="008C0D7D"/>
    <w:rsid w:val="008C131B"/>
    <w:rsid w:val="008C141D"/>
    <w:rsid w:val="008C7F3D"/>
    <w:rsid w:val="008D153E"/>
    <w:rsid w:val="008D24CE"/>
    <w:rsid w:val="008D513E"/>
    <w:rsid w:val="008E0255"/>
    <w:rsid w:val="008E20A9"/>
    <w:rsid w:val="008E3C64"/>
    <w:rsid w:val="008E3DCE"/>
    <w:rsid w:val="008E43C6"/>
    <w:rsid w:val="008E4BB0"/>
    <w:rsid w:val="008E5290"/>
    <w:rsid w:val="008F0159"/>
    <w:rsid w:val="008F0DBE"/>
    <w:rsid w:val="008F4071"/>
    <w:rsid w:val="008F7ED7"/>
    <w:rsid w:val="00900209"/>
    <w:rsid w:val="00900E0D"/>
    <w:rsid w:val="00902668"/>
    <w:rsid w:val="009029AB"/>
    <w:rsid w:val="00904DE4"/>
    <w:rsid w:val="00906A29"/>
    <w:rsid w:val="00906E7D"/>
    <w:rsid w:val="009113A3"/>
    <w:rsid w:val="0091185E"/>
    <w:rsid w:val="00911DE2"/>
    <w:rsid w:val="00915CEE"/>
    <w:rsid w:val="0091638A"/>
    <w:rsid w:val="0092023D"/>
    <w:rsid w:val="00921D7C"/>
    <w:rsid w:val="00926114"/>
    <w:rsid w:val="0092616F"/>
    <w:rsid w:val="00930E90"/>
    <w:rsid w:val="00932479"/>
    <w:rsid w:val="00935DB8"/>
    <w:rsid w:val="00936C35"/>
    <w:rsid w:val="00937406"/>
    <w:rsid w:val="00940813"/>
    <w:rsid w:val="00941A9B"/>
    <w:rsid w:val="009426B1"/>
    <w:rsid w:val="00943D25"/>
    <w:rsid w:val="00944DDE"/>
    <w:rsid w:val="00945B93"/>
    <w:rsid w:val="00947FC7"/>
    <w:rsid w:val="00951BA7"/>
    <w:rsid w:val="00952980"/>
    <w:rsid w:val="00953D39"/>
    <w:rsid w:val="00953D79"/>
    <w:rsid w:val="00955076"/>
    <w:rsid w:val="00960E0A"/>
    <w:rsid w:val="0096125F"/>
    <w:rsid w:val="009620F8"/>
    <w:rsid w:val="00963FB7"/>
    <w:rsid w:val="00966FA8"/>
    <w:rsid w:val="0097038D"/>
    <w:rsid w:val="00970A57"/>
    <w:rsid w:val="00971041"/>
    <w:rsid w:val="009754E9"/>
    <w:rsid w:val="009761A1"/>
    <w:rsid w:val="0097693F"/>
    <w:rsid w:val="00981787"/>
    <w:rsid w:val="00984C3D"/>
    <w:rsid w:val="00985D4C"/>
    <w:rsid w:val="0099121F"/>
    <w:rsid w:val="00995CE7"/>
    <w:rsid w:val="009A08F6"/>
    <w:rsid w:val="009A395E"/>
    <w:rsid w:val="009A559A"/>
    <w:rsid w:val="009A5793"/>
    <w:rsid w:val="009A7E3D"/>
    <w:rsid w:val="009B28E2"/>
    <w:rsid w:val="009B399E"/>
    <w:rsid w:val="009C1458"/>
    <w:rsid w:val="009C15DA"/>
    <w:rsid w:val="009C3717"/>
    <w:rsid w:val="009D2FDA"/>
    <w:rsid w:val="009D43DB"/>
    <w:rsid w:val="009D5D48"/>
    <w:rsid w:val="009D6383"/>
    <w:rsid w:val="009E6CFC"/>
    <w:rsid w:val="009F78D2"/>
    <w:rsid w:val="00A0039B"/>
    <w:rsid w:val="00A0264D"/>
    <w:rsid w:val="00A03A71"/>
    <w:rsid w:val="00A04CD0"/>
    <w:rsid w:val="00A06E6B"/>
    <w:rsid w:val="00A07751"/>
    <w:rsid w:val="00A12E8C"/>
    <w:rsid w:val="00A16924"/>
    <w:rsid w:val="00A212A4"/>
    <w:rsid w:val="00A2181E"/>
    <w:rsid w:val="00A23733"/>
    <w:rsid w:val="00A23E77"/>
    <w:rsid w:val="00A249D2"/>
    <w:rsid w:val="00A277B8"/>
    <w:rsid w:val="00A31AA3"/>
    <w:rsid w:val="00A33BA9"/>
    <w:rsid w:val="00A3510B"/>
    <w:rsid w:val="00A35992"/>
    <w:rsid w:val="00A400F3"/>
    <w:rsid w:val="00A5285D"/>
    <w:rsid w:val="00A53C5C"/>
    <w:rsid w:val="00A54CD2"/>
    <w:rsid w:val="00A60DB8"/>
    <w:rsid w:val="00A744BA"/>
    <w:rsid w:val="00A74ECC"/>
    <w:rsid w:val="00A80B3A"/>
    <w:rsid w:val="00A8376B"/>
    <w:rsid w:val="00A8562E"/>
    <w:rsid w:val="00A85BB1"/>
    <w:rsid w:val="00A85BBC"/>
    <w:rsid w:val="00A85CAD"/>
    <w:rsid w:val="00A90A27"/>
    <w:rsid w:val="00A95B41"/>
    <w:rsid w:val="00A97802"/>
    <w:rsid w:val="00AA002D"/>
    <w:rsid w:val="00AA03D3"/>
    <w:rsid w:val="00AA18DC"/>
    <w:rsid w:val="00AA412E"/>
    <w:rsid w:val="00AB0EEA"/>
    <w:rsid w:val="00AB3E96"/>
    <w:rsid w:val="00AB5423"/>
    <w:rsid w:val="00AC0E5F"/>
    <w:rsid w:val="00AC1F4D"/>
    <w:rsid w:val="00AD59B0"/>
    <w:rsid w:val="00AD632E"/>
    <w:rsid w:val="00AE0B52"/>
    <w:rsid w:val="00AE124D"/>
    <w:rsid w:val="00AE1D69"/>
    <w:rsid w:val="00AE69C8"/>
    <w:rsid w:val="00AE783C"/>
    <w:rsid w:val="00AF1CA1"/>
    <w:rsid w:val="00AF5126"/>
    <w:rsid w:val="00AF6ABF"/>
    <w:rsid w:val="00B0733E"/>
    <w:rsid w:val="00B07945"/>
    <w:rsid w:val="00B1006F"/>
    <w:rsid w:val="00B21E21"/>
    <w:rsid w:val="00B26A86"/>
    <w:rsid w:val="00B3027B"/>
    <w:rsid w:val="00B302AA"/>
    <w:rsid w:val="00B35379"/>
    <w:rsid w:val="00B435FA"/>
    <w:rsid w:val="00B46777"/>
    <w:rsid w:val="00B46926"/>
    <w:rsid w:val="00B56D72"/>
    <w:rsid w:val="00B66A57"/>
    <w:rsid w:val="00B66C48"/>
    <w:rsid w:val="00B74AA5"/>
    <w:rsid w:val="00B74CFD"/>
    <w:rsid w:val="00B76D50"/>
    <w:rsid w:val="00B8204F"/>
    <w:rsid w:val="00B82261"/>
    <w:rsid w:val="00B87950"/>
    <w:rsid w:val="00B92017"/>
    <w:rsid w:val="00B92AB6"/>
    <w:rsid w:val="00B92D17"/>
    <w:rsid w:val="00B95D93"/>
    <w:rsid w:val="00BA76A5"/>
    <w:rsid w:val="00BB35BB"/>
    <w:rsid w:val="00BB4AD1"/>
    <w:rsid w:val="00BB4C2E"/>
    <w:rsid w:val="00BB6A71"/>
    <w:rsid w:val="00BC3EC3"/>
    <w:rsid w:val="00BC6A00"/>
    <w:rsid w:val="00BD01B3"/>
    <w:rsid w:val="00BD31AC"/>
    <w:rsid w:val="00BD6333"/>
    <w:rsid w:val="00BD6E83"/>
    <w:rsid w:val="00BD713D"/>
    <w:rsid w:val="00BE0FCB"/>
    <w:rsid w:val="00BE1157"/>
    <w:rsid w:val="00BE1431"/>
    <w:rsid w:val="00BE313B"/>
    <w:rsid w:val="00BE7A2B"/>
    <w:rsid w:val="00BF04FA"/>
    <w:rsid w:val="00BF432F"/>
    <w:rsid w:val="00BF5C46"/>
    <w:rsid w:val="00C0427C"/>
    <w:rsid w:val="00C0441A"/>
    <w:rsid w:val="00C047B3"/>
    <w:rsid w:val="00C10243"/>
    <w:rsid w:val="00C12276"/>
    <w:rsid w:val="00C155AF"/>
    <w:rsid w:val="00C2269B"/>
    <w:rsid w:val="00C226CD"/>
    <w:rsid w:val="00C226D4"/>
    <w:rsid w:val="00C236F9"/>
    <w:rsid w:val="00C24226"/>
    <w:rsid w:val="00C246EB"/>
    <w:rsid w:val="00C3097C"/>
    <w:rsid w:val="00C36613"/>
    <w:rsid w:val="00C4096E"/>
    <w:rsid w:val="00C42865"/>
    <w:rsid w:val="00C45274"/>
    <w:rsid w:val="00C47CCF"/>
    <w:rsid w:val="00C529A1"/>
    <w:rsid w:val="00C52AA7"/>
    <w:rsid w:val="00C54A1B"/>
    <w:rsid w:val="00C56FC5"/>
    <w:rsid w:val="00C62107"/>
    <w:rsid w:val="00C65468"/>
    <w:rsid w:val="00C666B3"/>
    <w:rsid w:val="00C7144C"/>
    <w:rsid w:val="00C7451E"/>
    <w:rsid w:val="00C75BF9"/>
    <w:rsid w:val="00C836CC"/>
    <w:rsid w:val="00C857E0"/>
    <w:rsid w:val="00C87697"/>
    <w:rsid w:val="00C90F69"/>
    <w:rsid w:val="00C91D9F"/>
    <w:rsid w:val="00C975AE"/>
    <w:rsid w:val="00CA06EA"/>
    <w:rsid w:val="00CA1C0E"/>
    <w:rsid w:val="00CA1D33"/>
    <w:rsid w:val="00CA32F5"/>
    <w:rsid w:val="00CA3C89"/>
    <w:rsid w:val="00CA48BD"/>
    <w:rsid w:val="00CA6D03"/>
    <w:rsid w:val="00CB2E97"/>
    <w:rsid w:val="00CB476D"/>
    <w:rsid w:val="00CB5F42"/>
    <w:rsid w:val="00CB6A92"/>
    <w:rsid w:val="00CB7A3F"/>
    <w:rsid w:val="00CC06AA"/>
    <w:rsid w:val="00CC1B05"/>
    <w:rsid w:val="00CC3AD2"/>
    <w:rsid w:val="00CC4DFB"/>
    <w:rsid w:val="00CC5738"/>
    <w:rsid w:val="00CC7B35"/>
    <w:rsid w:val="00CD0EFC"/>
    <w:rsid w:val="00CD1646"/>
    <w:rsid w:val="00CE038F"/>
    <w:rsid w:val="00CE26D8"/>
    <w:rsid w:val="00CE6F98"/>
    <w:rsid w:val="00CE7CC4"/>
    <w:rsid w:val="00CE7F89"/>
    <w:rsid w:val="00CF1575"/>
    <w:rsid w:val="00CF5CE6"/>
    <w:rsid w:val="00CF7FC1"/>
    <w:rsid w:val="00D13322"/>
    <w:rsid w:val="00D20376"/>
    <w:rsid w:val="00D207D4"/>
    <w:rsid w:val="00D221F0"/>
    <w:rsid w:val="00D22209"/>
    <w:rsid w:val="00D23E08"/>
    <w:rsid w:val="00D272CC"/>
    <w:rsid w:val="00D30506"/>
    <w:rsid w:val="00D311BA"/>
    <w:rsid w:val="00D36AD6"/>
    <w:rsid w:val="00D42A3B"/>
    <w:rsid w:val="00D43091"/>
    <w:rsid w:val="00D474BF"/>
    <w:rsid w:val="00D50189"/>
    <w:rsid w:val="00D51FA2"/>
    <w:rsid w:val="00D60EDC"/>
    <w:rsid w:val="00D61B97"/>
    <w:rsid w:val="00D659BB"/>
    <w:rsid w:val="00D806E5"/>
    <w:rsid w:val="00D83F7E"/>
    <w:rsid w:val="00D85C2C"/>
    <w:rsid w:val="00D921A8"/>
    <w:rsid w:val="00D956F5"/>
    <w:rsid w:val="00DA139A"/>
    <w:rsid w:val="00DA2D87"/>
    <w:rsid w:val="00DA5C9D"/>
    <w:rsid w:val="00DB4015"/>
    <w:rsid w:val="00DB535E"/>
    <w:rsid w:val="00DC1B33"/>
    <w:rsid w:val="00DD0071"/>
    <w:rsid w:val="00DD2971"/>
    <w:rsid w:val="00DD423A"/>
    <w:rsid w:val="00DD554F"/>
    <w:rsid w:val="00DD5926"/>
    <w:rsid w:val="00DD703A"/>
    <w:rsid w:val="00DD7D59"/>
    <w:rsid w:val="00DD7D5D"/>
    <w:rsid w:val="00DE1F1F"/>
    <w:rsid w:val="00DE2950"/>
    <w:rsid w:val="00DF3034"/>
    <w:rsid w:val="00DF3D85"/>
    <w:rsid w:val="00DF69CF"/>
    <w:rsid w:val="00E01F90"/>
    <w:rsid w:val="00E04EC2"/>
    <w:rsid w:val="00E07C4B"/>
    <w:rsid w:val="00E07D49"/>
    <w:rsid w:val="00E125AE"/>
    <w:rsid w:val="00E125B0"/>
    <w:rsid w:val="00E12D25"/>
    <w:rsid w:val="00E13E86"/>
    <w:rsid w:val="00E1496F"/>
    <w:rsid w:val="00E14AB4"/>
    <w:rsid w:val="00E176FD"/>
    <w:rsid w:val="00E17E86"/>
    <w:rsid w:val="00E20641"/>
    <w:rsid w:val="00E23F04"/>
    <w:rsid w:val="00E32BCD"/>
    <w:rsid w:val="00E33AAD"/>
    <w:rsid w:val="00E348FD"/>
    <w:rsid w:val="00E35AE6"/>
    <w:rsid w:val="00E36B6D"/>
    <w:rsid w:val="00E40EF7"/>
    <w:rsid w:val="00E41C0A"/>
    <w:rsid w:val="00E43AA4"/>
    <w:rsid w:val="00E44B2D"/>
    <w:rsid w:val="00E44FCE"/>
    <w:rsid w:val="00E5118B"/>
    <w:rsid w:val="00E60086"/>
    <w:rsid w:val="00E63464"/>
    <w:rsid w:val="00E64637"/>
    <w:rsid w:val="00E65059"/>
    <w:rsid w:val="00E66DA3"/>
    <w:rsid w:val="00E77453"/>
    <w:rsid w:val="00E90E47"/>
    <w:rsid w:val="00E97106"/>
    <w:rsid w:val="00EA0D11"/>
    <w:rsid w:val="00EA12C9"/>
    <w:rsid w:val="00EA6EE3"/>
    <w:rsid w:val="00EA7076"/>
    <w:rsid w:val="00EA7A45"/>
    <w:rsid w:val="00EB1034"/>
    <w:rsid w:val="00EB35B5"/>
    <w:rsid w:val="00EB75B5"/>
    <w:rsid w:val="00EC092B"/>
    <w:rsid w:val="00EC1485"/>
    <w:rsid w:val="00EC21F1"/>
    <w:rsid w:val="00EC3406"/>
    <w:rsid w:val="00EC3CCC"/>
    <w:rsid w:val="00EC4535"/>
    <w:rsid w:val="00EC4D36"/>
    <w:rsid w:val="00ED0693"/>
    <w:rsid w:val="00ED3967"/>
    <w:rsid w:val="00ED6F43"/>
    <w:rsid w:val="00ED7170"/>
    <w:rsid w:val="00EE0911"/>
    <w:rsid w:val="00EE4684"/>
    <w:rsid w:val="00EE7AF9"/>
    <w:rsid w:val="00EF5B79"/>
    <w:rsid w:val="00EF6B55"/>
    <w:rsid w:val="00F011FF"/>
    <w:rsid w:val="00F0164C"/>
    <w:rsid w:val="00F02217"/>
    <w:rsid w:val="00F02486"/>
    <w:rsid w:val="00F031BA"/>
    <w:rsid w:val="00F03B3A"/>
    <w:rsid w:val="00F03B79"/>
    <w:rsid w:val="00F0494D"/>
    <w:rsid w:val="00F0518C"/>
    <w:rsid w:val="00F077F7"/>
    <w:rsid w:val="00F10A01"/>
    <w:rsid w:val="00F1174B"/>
    <w:rsid w:val="00F117A2"/>
    <w:rsid w:val="00F123A4"/>
    <w:rsid w:val="00F12D24"/>
    <w:rsid w:val="00F1339B"/>
    <w:rsid w:val="00F13E20"/>
    <w:rsid w:val="00F168F6"/>
    <w:rsid w:val="00F176AC"/>
    <w:rsid w:val="00F2033C"/>
    <w:rsid w:val="00F25DD2"/>
    <w:rsid w:val="00F26161"/>
    <w:rsid w:val="00F266C4"/>
    <w:rsid w:val="00F27B20"/>
    <w:rsid w:val="00F31302"/>
    <w:rsid w:val="00F41257"/>
    <w:rsid w:val="00F414CC"/>
    <w:rsid w:val="00F4491B"/>
    <w:rsid w:val="00F51EBD"/>
    <w:rsid w:val="00F5299D"/>
    <w:rsid w:val="00F57908"/>
    <w:rsid w:val="00F61F35"/>
    <w:rsid w:val="00F66500"/>
    <w:rsid w:val="00F67870"/>
    <w:rsid w:val="00F72AF8"/>
    <w:rsid w:val="00F77EFA"/>
    <w:rsid w:val="00F80EEE"/>
    <w:rsid w:val="00F836A0"/>
    <w:rsid w:val="00F83A7A"/>
    <w:rsid w:val="00F868AF"/>
    <w:rsid w:val="00F952F8"/>
    <w:rsid w:val="00FA0A64"/>
    <w:rsid w:val="00FA3078"/>
    <w:rsid w:val="00FA6917"/>
    <w:rsid w:val="00FA6E32"/>
    <w:rsid w:val="00FB1ABD"/>
    <w:rsid w:val="00FB38A8"/>
    <w:rsid w:val="00FB5428"/>
    <w:rsid w:val="00FC3DA1"/>
    <w:rsid w:val="00FC6A11"/>
    <w:rsid w:val="00FC7E73"/>
    <w:rsid w:val="00FD1B16"/>
    <w:rsid w:val="00FD265C"/>
    <w:rsid w:val="00FD4132"/>
    <w:rsid w:val="00FE3228"/>
    <w:rsid w:val="00FE72FA"/>
    <w:rsid w:val="00FF115C"/>
    <w:rsid w:val="00FF16A3"/>
    <w:rsid w:val="00FF2FD7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C8DB"/>
  <w15:docId w15:val="{DE2E30A5-5686-4D37-9A61-D0D71BA6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5058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  <w:jc w:val="both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C40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56A4B"/>
  </w:style>
  <w:style w:type="paragraph" w:styleId="20">
    <w:name w:val="toc 2"/>
    <w:basedOn w:val="a"/>
    <w:next w:val="a"/>
    <w:autoRedefine/>
    <w:uiPriority w:val="39"/>
    <w:unhideWhenUsed/>
    <w:rsid w:val="00556A4B"/>
    <w:pPr>
      <w:ind w:leftChars="200" w:left="425"/>
    </w:pPr>
  </w:style>
  <w:style w:type="character" w:styleId="a6">
    <w:name w:val="Hyperlink"/>
    <w:basedOn w:val="a0"/>
    <w:uiPriority w:val="99"/>
    <w:unhideWhenUsed/>
    <w:rsid w:val="00556A4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1849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8305EF"/>
    <w:rPr>
      <w:sz w:val="32"/>
      <w:szCs w:val="32"/>
    </w:rPr>
  </w:style>
  <w:style w:type="paragraph" w:styleId="a8">
    <w:name w:val="endnote text"/>
    <w:basedOn w:val="a"/>
    <w:link w:val="Char"/>
    <w:uiPriority w:val="99"/>
    <w:semiHidden/>
    <w:unhideWhenUsed/>
    <w:rsid w:val="00717CCA"/>
    <w:pPr>
      <w:snapToGrid w:val="0"/>
    </w:pPr>
  </w:style>
  <w:style w:type="character" w:customStyle="1" w:styleId="Char">
    <w:name w:val="미주 텍스트 Char"/>
    <w:basedOn w:val="a0"/>
    <w:link w:val="a8"/>
    <w:uiPriority w:val="99"/>
    <w:semiHidden/>
    <w:rsid w:val="00717CCA"/>
  </w:style>
  <w:style w:type="character" w:styleId="a9">
    <w:name w:val="endnote reference"/>
    <w:basedOn w:val="a0"/>
    <w:uiPriority w:val="99"/>
    <w:semiHidden/>
    <w:unhideWhenUsed/>
    <w:rsid w:val="00717CCA"/>
    <w:rPr>
      <w:vertAlign w:val="superscript"/>
    </w:rPr>
  </w:style>
  <w:style w:type="paragraph" w:styleId="aa">
    <w:name w:val="footnote text"/>
    <w:basedOn w:val="a"/>
    <w:link w:val="Char0"/>
    <w:uiPriority w:val="99"/>
    <w:unhideWhenUsed/>
    <w:rsid w:val="006D2D7B"/>
    <w:pPr>
      <w:snapToGrid w:val="0"/>
    </w:pPr>
  </w:style>
  <w:style w:type="character" w:customStyle="1" w:styleId="Char0">
    <w:name w:val="각주 텍스트 Char"/>
    <w:basedOn w:val="a0"/>
    <w:link w:val="aa"/>
    <w:uiPriority w:val="99"/>
    <w:rsid w:val="006D2D7B"/>
  </w:style>
  <w:style w:type="character" w:styleId="ab">
    <w:name w:val="footnote reference"/>
    <w:basedOn w:val="a0"/>
    <w:uiPriority w:val="99"/>
    <w:semiHidden/>
    <w:unhideWhenUsed/>
    <w:rsid w:val="006D2D7B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028FE"/>
    <w:rPr>
      <w:sz w:val="40"/>
      <w:szCs w:val="40"/>
    </w:rPr>
  </w:style>
  <w:style w:type="paragraph" w:styleId="ac">
    <w:name w:val="Balloon Text"/>
    <w:basedOn w:val="a"/>
    <w:link w:val="Char1"/>
    <w:uiPriority w:val="99"/>
    <w:semiHidden/>
    <w:unhideWhenUsed/>
    <w:rsid w:val="00953D3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53D39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CE6F98"/>
    <w:rPr>
      <w:color w:val="434343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74AA5"/>
    <w:pPr>
      <w:ind w:leftChars="400" w:left="850"/>
    </w:pPr>
  </w:style>
  <w:style w:type="paragraph" w:styleId="ad">
    <w:name w:val="List Paragraph"/>
    <w:basedOn w:val="a"/>
    <w:uiPriority w:val="34"/>
    <w:qFormat/>
    <w:rsid w:val="00276EFD"/>
    <w:pPr>
      <w:ind w:leftChars="400" w:left="800"/>
    </w:pPr>
  </w:style>
  <w:style w:type="paragraph" w:customStyle="1" w:styleId="muitypography-root">
    <w:name w:val="muitypography-root"/>
    <w:basedOn w:val="a"/>
    <w:rsid w:val="008B090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e">
    <w:name w:val="Placeholder Text"/>
    <w:basedOn w:val="a0"/>
    <w:uiPriority w:val="99"/>
    <w:semiHidden/>
    <w:rsid w:val="00F13E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0C1EA-D55D-4BFE-8C57-C9E3D537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2443</Words>
  <Characters>13929</Characters>
  <Application>Microsoft Office Word</Application>
  <DocSecurity>0</DocSecurity>
  <Lines>116</Lines>
  <Paragraphs>32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최광열</cp:lastModifiedBy>
  <cp:revision>931</cp:revision>
  <dcterms:created xsi:type="dcterms:W3CDTF">2023-02-03T08:51:00Z</dcterms:created>
  <dcterms:modified xsi:type="dcterms:W3CDTF">2024-01-12T13:37:00Z</dcterms:modified>
</cp:coreProperties>
</file>