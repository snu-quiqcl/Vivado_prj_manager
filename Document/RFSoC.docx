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14382" w14:textId="49CDDADA" w:rsidR="00373DC3" w:rsidRPr="00F51EBD" w:rsidRDefault="00556A4B">
      <w:pPr>
        <w:pStyle w:val="a3"/>
        <w:jc w:val="center"/>
        <w:rPr>
          <w:b/>
          <w:lang w:val="en-US"/>
        </w:rPr>
      </w:pPr>
      <w:proofErr w:type="spellStart"/>
      <w:proofErr w:type="gramStart"/>
      <w:r>
        <w:rPr>
          <w:rFonts w:hint="eastAsia"/>
          <w:b/>
          <w:lang w:val="en-US"/>
        </w:rPr>
        <w:t>RFSoC</w:t>
      </w:r>
      <w:r w:rsidR="0058360E">
        <w:rPr>
          <w:rFonts w:hint="eastAsia"/>
          <w:b/>
          <w:lang w:val="en-US"/>
        </w:rPr>
        <w:t>:LOLENC</w:t>
      </w:r>
      <w:proofErr w:type="spellEnd"/>
      <w:proofErr w:type="gramEnd"/>
    </w:p>
    <w:p w14:paraId="17B7C864" w14:textId="3B63B529" w:rsidR="00373DC3" w:rsidRPr="00556A4B" w:rsidRDefault="00556A4B">
      <w:pPr>
        <w:jc w:val="center"/>
        <w:rPr>
          <w:lang w:val="en-US"/>
        </w:rPr>
      </w:pPr>
      <w:proofErr w:type="spellStart"/>
      <w:r w:rsidRPr="00556A4B">
        <w:rPr>
          <w:rFonts w:hint="eastAsia"/>
          <w:lang w:val="en-US"/>
        </w:rPr>
        <w:t>QuIQCL</w:t>
      </w:r>
      <w:proofErr w:type="spellEnd"/>
      <w:r w:rsidRPr="00556A4B">
        <w:rPr>
          <w:rFonts w:hint="eastAsia"/>
          <w:lang w:val="en-US"/>
        </w:rPr>
        <w:t xml:space="preserve"> </w:t>
      </w:r>
      <w:proofErr w:type="spellStart"/>
      <w:r w:rsidRPr="00556A4B">
        <w:rPr>
          <w:rFonts w:hint="eastAsia"/>
          <w:lang w:val="en-US"/>
        </w:rPr>
        <w:t>RFSoC</w:t>
      </w:r>
      <w:proofErr w:type="spellEnd"/>
      <w:r w:rsidRPr="00556A4B">
        <w:rPr>
          <w:rFonts w:hint="eastAsia"/>
          <w:lang w:val="en-US"/>
        </w:rPr>
        <w:t xml:space="preserve"> </w:t>
      </w:r>
      <w:proofErr w:type="spellStart"/>
      <w:r w:rsidR="00DB4015">
        <w:rPr>
          <w:rFonts w:hint="eastAsia"/>
          <w:lang w:val="en-US"/>
        </w:rPr>
        <w:t>L</w:t>
      </w:r>
      <w:r w:rsidR="001A44EC">
        <w:rPr>
          <w:lang w:val="en-US"/>
        </w:rPr>
        <w:t>Ow</w:t>
      </w:r>
      <w:proofErr w:type="spellEnd"/>
      <w:r w:rsidR="001A44EC">
        <w:rPr>
          <w:lang w:val="en-US"/>
        </w:rPr>
        <w:t xml:space="preserve"> </w:t>
      </w:r>
      <w:proofErr w:type="spellStart"/>
      <w:r w:rsidR="00DB4015">
        <w:rPr>
          <w:rFonts w:hint="eastAsia"/>
          <w:lang w:val="en-US"/>
        </w:rPr>
        <w:t>L</w:t>
      </w:r>
      <w:r w:rsidR="001A44EC">
        <w:rPr>
          <w:lang w:val="en-US"/>
        </w:rPr>
        <w:t>at</w:t>
      </w:r>
      <w:r w:rsidR="00DB4015">
        <w:rPr>
          <w:rFonts w:hint="eastAsia"/>
          <w:lang w:val="en-US"/>
        </w:rPr>
        <w:t>ENC</w:t>
      </w:r>
      <w:r w:rsidR="000B797A">
        <w:rPr>
          <w:lang w:val="en-US"/>
        </w:rPr>
        <w:t>y</w:t>
      </w:r>
      <w:proofErr w:type="spellEnd"/>
      <w:r w:rsidR="000B797A">
        <w:rPr>
          <w:lang w:val="en-US"/>
        </w:rPr>
        <w:t xml:space="preserve"> </w:t>
      </w:r>
      <w:r w:rsidR="00612A83">
        <w:rPr>
          <w:lang w:val="en-US"/>
        </w:rPr>
        <w:t>Manual</w:t>
      </w:r>
    </w:p>
    <w:p w14:paraId="008F68F7" w14:textId="77777777" w:rsidR="00373DC3" w:rsidRPr="0062796F" w:rsidRDefault="00373DC3">
      <w:pPr>
        <w:rPr>
          <w:lang w:val="en-US"/>
        </w:rPr>
      </w:pPr>
    </w:p>
    <w:p w14:paraId="18BA8DE5" w14:textId="77777777" w:rsidR="00373DC3" w:rsidRPr="00556A4B" w:rsidRDefault="00373DC3">
      <w:pPr>
        <w:rPr>
          <w:lang w:val="en-US"/>
        </w:rPr>
      </w:pPr>
    </w:p>
    <w:p w14:paraId="47E24C94" w14:textId="77777777" w:rsidR="00373DC3" w:rsidRDefault="00FA6DC8">
      <w:r>
        <w:pict w14:anchorId="5717B298">
          <v:rect id="_x0000_i1025" style="width:0;height:1.5pt" o:hralign="center" o:hrstd="t" o:hr="t" fillcolor="#a0a0a0" stroked="f"/>
        </w:pict>
      </w:r>
    </w:p>
    <w:p w14:paraId="4FA0AC8F" w14:textId="77777777" w:rsidR="00373DC3" w:rsidRDefault="00373DC3"/>
    <w:p w14:paraId="6208C390" w14:textId="77777777" w:rsidR="00373DC3" w:rsidRPr="00F51EBD" w:rsidRDefault="0058073F">
      <w:pPr>
        <w:pStyle w:val="a4"/>
        <w:jc w:val="center"/>
        <w:rPr>
          <w:b/>
          <w:color w:val="000000"/>
          <w:sz w:val="24"/>
          <w:szCs w:val="24"/>
          <w:lang w:val="en-US"/>
        </w:rPr>
      </w:pPr>
      <w:bookmarkStart w:id="0" w:name="_ym4eqhy4uwnn" w:colFirst="0" w:colLast="0"/>
      <w:bookmarkEnd w:id="0"/>
      <w:r w:rsidRPr="00F51EBD">
        <w:rPr>
          <w:b/>
          <w:color w:val="000000"/>
          <w:sz w:val="24"/>
          <w:szCs w:val="24"/>
          <w:lang w:val="en-US"/>
        </w:rPr>
        <w:t xml:space="preserve">- </w:t>
      </w:r>
      <w:proofErr w:type="spellStart"/>
      <w:r w:rsidRPr="00F51EBD">
        <w:rPr>
          <w:b/>
          <w:color w:val="000000"/>
          <w:sz w:val="24"/>
          <w:szCs w:val="24"/>
          <w:lang w:val="en-US"/>
        </w:rPr>
        <w:t>Written</w:t>
      </w:r>
      <w:proofErr w:type="spellEnd"/>
      <w:r w:rsidRPr="00F51EB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F51EBD">
        <w:rPr>
          <w:b/>
          <w:color w:val="000000"/>
          <w:sz w:val="24"/>
          <w:szCs w:val="24"/>
          <w:lang w:val="en-US"/>
        </w:rPr>
        <w:t>by</w:t>
      </w:r>
      <w:proofErr w:type="spellEnd"/>
      <w:r w:rsidRPr="00F51EBD">
        <w:rPr>
          <w:b/>
          <w:color w:val="000000"/>
          <w:sz w:val="24"/>
          <w:szCs w:val="24"/>
          <w:lang w:val="en-US"/>
        </w:rPr>
        <w:t xml:space="preserve">: </w:t>
      </w:r>
      <w:proofErr w:type="spellStart"/>
      <w:r w:rsidRPr="00F51EBD">
        <w:rPr>
          <w:b/>
          <w:color w:val="000000"/>
          <w:sz w:val="24"/>
          <w:szCs w:val="24"/>
          <w:lang w:val="en-US"/>
        </w:rPr>
        <w:t>jhpark</w:t>
      </w:r>
      <w:proofErr w:type="spellEnd"/>
      <w:r w:rsidRPr="00F51EB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F51EBD">
        <w:rPr>
          <w:b/>
          <w:color w:val="000000"/>
          <w:sz w:val="24"/>
          <w:szCs w:val="24"/>
          <w:lang w:val="en-US"/>
        </w:rPr>
        <w:t>snu</w:t>
      </w:r>
      <w:proofErr w:type="spellEnd"/>
      <w:r w:rsidRPr="00F51EBD">
        <w:rPr>
          <w:b/>
          <w:color w:val="000000"/>
          <w:sz w:val="24"/>
          <w:szCs w:val="24"/>
          <w:lang w:val="en-US"/>
        </w:rPr>
        <w:t xml:space="preserve"> -</w:t>
      </w:r>
    </w:p>
    <w:p w14:paraId="05434E72" w14:textId="77777777" w:rsidR="00373DC3" w:rsidRPr="00F51EBD" w:rsidRDefault="00FA6DC8">
      <w:pPr>
        <w:jc w:val="center"/>
        <w:rPr>
          <w:lang w:val="en-US"/>
        </w:rPr>
      </w:pPr>
      <w:r>
        <w:fldChar w:fldCharType="begin"/>
      </w:r>
      <w:r w:rsidRPr="00F70E0D">
        <w:rPr>
          <w:lang w:val="en-US"/>
          <w:rPrChange w:id="1" w:author="최광열" w:date="2024-01-15T21:48:00Z">
            <w:rPr/>
          </w:rPrChange>
        </w:rPr>
        <w:instrText xml:space="preserve"> HYPERLINK "mailto:alexist@snu.ac.kr" \h </w:instrText>
      </w:r>
      <w:r>
        <w:fldChar w:fldCharType="separate"/>
      </w:r>
      <w:r w:rsidR="0058073F" w:rsidRPr="00F51EBD">
        <w:rPr>
          <w:u w:val="single"/>
          <w:lang w:val="en-US"/>
        </w:rPr>
        <w:t>alexist@snu.ac.kr</w:t>
      </w:r>
      <w:r>
        <w:rPr>
          <w:u w:val="single"/>
          <w:lang w:val="en-US"/>
        </w:rPr>
        <w:fldChar w:fldCharType="end"/>
      </w:r>
    </w:p>
    <w:p w14:paraId="02252ACF" w14:textId="77777777" w:rsidR="00373DC3" w:rsidRDefault="00FA6DC8">
      <w:pPr>
        <w:jc w:val="center"/>
      </w:pPr>
      <w:r>
        <w:pict w14:anchorId="432B4391">
          <v:rect id="_x0000_i1026" style="width:0;height:1.5pt" o:hralign="center" o:hrstd="t" o:hr="t" fillcolor="#a0a0a0" stroked="f"/>
        </w:pict>
      </w:r>
    </w:p>
    <w:p w14:paraId="66E7EDEF" w14:textId="77777777" w:rsidR="00373DC3" w:rsidRDefault="00373DC3">
      <w:pPr>
        <w:jc w:val="center"/>
      </w:pPr>
    </w:p>
    <w:p w14:paraId="7599D2E0" w14:textId="3D89A77A" w:rsidR="00362BBA" w:rsidRDefault="001211BD">
      <w:pPr>
        <w:jc w:val="center"/>
      </w:pPr>
      <w:r>
        <w:rPr>
          <w:noProof/>
        </w:rPr>
        <w:drawing>
          <wp:inline distT="0" distB="0" distL="0" distR="0" wp14:anchorId="1162B9C1" wp14:editId="324A92A9">
            <wp:extent cx="2228850" cy="1251414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95" cy="125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BBA">
        <w:rPr>
          <w:noProof/>
        </w:rPr>
        <w:drawing>
          <wp:inline distT="0" distB="0" distL="0" distR="0" wp14:anchorId="02C9624F" wp14:editId="1D0FF4AB">
            <wp:extent cx="4705350" cy="3219449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364" cy="323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383B" w14:textId="77777777" w:rsidR="00035FEE" w:rsidRDefault="00035FEE" w:rsidP="002336EB">
      <w:pPr>
        <w:jc w:val="center"/>
      </w:pPr>
    </w:p>
    <w:p w14:paraId="75896F5C" w14:textId="77777777" w:rsidR="00362BBA" w:rsidRDefault="00362BBA"/>
    <w:p w14:paraId="6A9FE681" w14:textId="293BC88C" w:rsidR="00373DC3" w:rsidRDefault="0058073F">
      <w:r>
        <w:br w:type="page"/>
      </w:r>
    </w:p>
    <w:p w14:paraId="135ADD4D" w14:textId="77777777" w:rsidR="00373DC3" w:rsidRDefault="0058073F">
      <w:pPr>
        <w:pStyle w:val="1"/>
      </w:pPr>
      <w:bookmarkStart w:id="2" w:name="_Toc156060235"/>
      <w:proofErr w:type="spellStart"/>
      <w:r>
        <w:lastRenderedPageBreak/>
        <w:t>Contents</w:t>
      </w:r>
      <w:bookmarkEnd w:id="2"/>
      <w:proofErr w:type="spellEnd"/>
    </w:p>
    <w:p w14:paraId="1FE87ECF" w14:textId="77777777" w:rsidR="00373DC3" w:rsidRDefault="00373DC3"/>
    <w:sdt>
      <w:sdtPr>
        <w:id w:val="607326481"/>
        <w:docPartObj>
          <w:docPartGallery w:val="Table of Contents"/>
          <w:docPartUnique/>
        </w:docPartObj>
      </w:sdtPr>
      <w:sdtEndPr/>
      <w:sdtContent>
        <w:p w14:paraId="2F99C424" w14:textId="6A0F2539" w:rsidR="00B34391" w:rsidRDefault="0058073F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56060235" w:history="1">
            <w:r w:rsidR="00B34391" w:rsidRPr="00360543">
              <w:rPr>
                <w:rStyle w:val="a6"/>
                <w:noProof/>
              </w:rPr>
              <w:t>Contents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_Toc156060235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2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39065F23" w14:textId="62F51AEF" w:rsidR="00B34391" w:rsidRDefault="00FA6DC8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36" w:history="1">
            <w:r w:rsidR="00B34391" w:rsidRPr="00360543">
              <w:rPr>
                <w:rStyle w:val="a6"/>
                <w:noProof/>
                <w:lang w:val="en-US"/>
              </w:rPr>
              <w:t>1. Introduction to RFSoC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_Toc156060236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3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447C952F" w14:textId="49C7311D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37" w:history="1">
            <w:r w:rsidR="00B34391" w:rsidRPr="00360543">
              <w:rPr>
                <w:rStyle w:val="a6"/>
                <w:noProof/>
                <w:lang w:val="en-US"/>
              </w:rPr>
              <w:t>1.1.RFSoC Chip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_Toc156060237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3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7A74133F" w14:textId="2DF56849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38" w:history="1">
            <w:r w:rsidR="00B34391" w:rsidRPr="00360543">
              <w:rPr>
                <w:rStyle w:val="a6"/>
                <w:noProof/>
                <w:lang w:val="en-US"/>
              </w:rPr>
              <w:t>1.2.Ultrascale Plus Architecture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_Toc156060238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3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52135CA9" w14:textId="702DBB1E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39" w:history="1">
            <w:r w:rsidR="00B34391" w:rsidRPr="00360543">
              <w:rPr>
                <w:rStyle w:val="a6"/>
                <w:noProof/>
                <w:lang w:val="en-US"/>
              </w:rPr>
              <w:t>1.3.ZCU111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_Toc156060239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4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4BD69423" w14:textId="5C8156E8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0" w:history="1">
            <w:r w:rsidR="00B34391" w:rsidRPr="00360543">
              <w:rPr>
                <w:rStyle w:val="a6"/>
                <w:noProof/>
                <w:lang w:val="en-US"/>
              </w:rPr>
              <w:t>1.4.AXI Bus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_Toc156060240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6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01FDED44" w14:textId="6AD07245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1" w:history="1">
            <w:r w:rsidR="00B34391" w:rsidRPr="00360543">
              <w:rPr>
                <w:rStyle w:val="a6"/>
                <w:noProof/>
                <w:lang w:val="en-US"/>
              </w:rPr>
              <w:t>1.5.Real Time Input Output Concept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_Toc156060241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8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0584086C" w14:textId="6ED6803D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2" w:history="1">
            <w:r w:rsidR="00B34391" w:rsidRPr="00360543">
              <w:rPr>
                <w:rStyle w:val="a6"/>
                <w:noProof/>
                <w:lang w:val="en-US"/>
              </w:rPr>
              <w:t>1.5.Overview of Current Architecture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_Toc156060242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8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3543CBFD" w14:textId="01CDE717" w:rsidR="00B34391" w:rsidRDefault="00FA6DC8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3" w:history="1">
            <w:r w:rsidR="00B34391" w:rsidRPr="00360543">
              <w:rPr>
                <w:rStyle w:val="a6"/>
                <w:noProof/>
                <w:lang w:val="en-US"/>
              </w:rPr>
              <w:t>2. PL Side Architecture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_Toc156060243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9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04F56E97" w14:textId="55B85D90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4" w:history="1">
            <w:r w:rsidR="00B34391" w:rsidRPr="00360543">
              <w:rPr>
                <w:rStyle w:val="a6"/>
                <w:noProof/>
                <w:lang w:val="en-US"/>
              </w:rPr>
              <w:t>2.1.DAC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_Toc156060244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9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56A0383C" w14:textId="6816EA5E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5" w:history="1">
            <w:r w:rsidR="00B34391" w:rsidRPr="00360543">
              <w:rPr>
                <w:rStyle w:val="a6"/>
                <w:noProof/>
                <w:lang w:val="en-US"/>
              </w:rPr>
              <w:t>2.3.DAC Controller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_Toc156060245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10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5B9A3FC8" w14:textId="16415400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6" w:history="1">
            <w:r w:rsidR="00B34391" w:rsidRPr="00360543">
              <w:rPr>
                <w:rStyle w:val="a6"/>
                <w:noProof/>
                <w:lang w:val="en-US"/>
              </w:rPr>
              <w:t>2.4.RTO(B) &amp; GPO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_Toc156060246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12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478DC60E" w14:textId="5DEE7B31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7" w:history="1">
            <w:r w:rsidR="00B34391" w:rsidRPr="00360543">
              <w:rPr>
                <w:rStyle w:val="a6"/>
                <w:noProof/>
                <w:lang w:val="en-US"/>
              </w:rPr>
              <w:t>2.5.TTL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_Toc156060247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13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24F3DE3B" w14:textId="3322D2B9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8" w:history="1">
            <w:r w:rsidR="00B34391" w:rsidRPr="00360543">
              <w:rPr>
                <w:rStyle w:val="a6"/>
                <w:noProof/>
                <w:lang w:val="en-US"/>
              </w:rPr>
              <w:t>2.6.TTLx8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_Toc156060248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13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3AA13A6D" w14:textId="5461DE0C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9" w:history="1">
            <w:r w:rsidR="00B34391" w:rsidRPr="00360543">
              <w:rPr>
                <w:rStyle w:val="a6"/>
                <w:noProof/>
                <w:lang w:val="en-US"/>
              </w:rPr>
              <w:t>2.7.TimeController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_Toc156060249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14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564B3BE4" w14:textId="40525BD5" w:rsidR="00B34391" w:rsidRDefault="00FA6DC8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0" w:history="1">
            <w:r w:rsidR="00B34391" w:rsidRPr="00360543">
              <w:rPr>
                <w:rStyle w:val="a6"/>
                <w:noProof/>
                <w:lang w:val="en-US"/>
              </w:rPr>
              <w:t>3. PS Side Firmware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_Toc156060250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14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1F4580EF" w14:textId="65FFD261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1" w:history="1">
            <w:r w:rsidR="00B34391" w:rsidRPr="00360543">
              <w:rPr>
                <w:rStyle w:val="a6"/>
                <w:noProof/>
                <w:lang w:val="en-US"/>
              </w:rPr>
              <w:t>3.1.Firmware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_Toc156060251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14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487001E7" w14:textId="4C255005" w:rsidR="00B34391" w:rsidRDefault="00FA6DC8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2" w:history="1">
            <w:r w:rsidR="00B34391" w:rsidRPr="00360543">
              <w:rPr>
                <w:rStyle w:val="a6"/>
                <w:noProof/>
                <w:lang w:val="en-US"/>
              </w:rPr>
              <w:t>3.1.1.Running ELF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_Toc156060252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14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0C05D3C9" w14:textId="39254A3C" w:rsidR="00B34391" w:rsidRDefault="00FA6DC8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3" w:history="1">
            <w:r w:rsidR="00B34391" w:rsidRPr="00360543">
              <w:rPr>
                <w:rStyle w:val="a6"/>
                <w:noProof/>
                <w:lang w:val="en-US"/>
              </w:rPr>
              <w:t>3.1.2.Board Initialization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_Toc156060253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16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569A89D4" w14:textId="4EBF418F" w:rsidR="00B34391" w:rsidRDefault="00FA6DC8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4" w:history="1">
            <w:r w:rsidR="00B34391" w:rsidRPr="00360543">
              <w:rPr>
                <w:rStyle w:val="a6"/>
                <w:noProof/>
                <w:lang w:val="en-US"/>
              </w:rPr>
              <w:t>3.1.3.Command Set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_Toc156060254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17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01A6729F" w14:textId="48FBBF92" w:rsidR="00B34391" w:rsidRDefault="00FA6DC8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5" w:history="1">
            <w:r w:rsidR="00B34391" w:rsidRPr="00360543">
              <w:rPr>
                <w:rStyle w:val="a6"/>
                <w:noProof/>
                <w:lang w:val="en-US"/>
              </w:rPr>
              <w:t>4. Experiment Software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_Toc156060255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18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6987E0C0" w14:textId="2B1BA43B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6" w:history="1">
            <w:r w:rsidR="00B34391" w:rsidRPr="00360543">
              <w:rPr>
                <w:rStyle w:val="a6"/>
                <w:noProof/>
                <w:lang w:val="en-US"/>
              </w:rPr>
              <w:t>4.1.Compiler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_Toc156060256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18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1CC61F4A" w14:textId="2205DD7A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7" w:history="1">
            <w:r w:rsidR="00B34391" w:rsidRPr="00360543">
              <w:rPr>
                <w:rStyle w:val="a6"/>
                <w:noProof/>
                <w:lang w:val="en-US"/>
              </w:rPr>
              <w:t>4.2.PL Modules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_Toc156060257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18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77AB0A49" w14:textId="67118E8D" w:rsidR="00B34391" w:rsidRDefault="00FA6DC8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8" w:history="1">
            <w:r w:rsidR="00B34391" w:rsidRPr="00360543">
              <w:rPr>
                <w:rStyle w:val="a6"/>
                <w:noProof/>
                <w:lang w:val="en-US"/>
              </w:rPr>
              <w:t>4.2.1.DAC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_Toc156060258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19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77B67965" w14:textId="142EC051" w:rsidR="00B34391" w:rsidRDefault="00FA6DC8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9" w:history="1">
            <w:r w:rsidR="00B34391" w:rsidRPr="00360543">
              <w:rPr>
                <w:rStyle w:val="a6"/>
                <w:noProof/>
                <w:lang w:val="en-US"/>
              </w:rPr>
              <w:t>4.2.2.TTL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_Toc156060259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19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2E5C00AB" w14:textId="62A37385" w:rsidR="00B34391" w:rsidRDefault="00FA6DC8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60" w:history="1">
            <w:r w:rsidR="00B34391" w:rsidRPr="00360543">
              <w:rPr>
                <w:rStyle w:val="a6"/>
                <w:noProof/>
                <w:lang w:val="en-US"/>
              </w:rPr>
              <w:t>4.2.3.TTLx8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_Toc156060260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20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1A926608" w14:textId="47E6C55F" w:rsidR="00B34391" w:rsidRDefault="00FA6DC8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61" w:history="1">
            <w:r w:rsidR="00B34391" w:rsidRPr="00360543">
              <w:rPr>
                <w:rStyle w:val="a6"/>
                <w:noProof/>
                <w:lang w:val="en-US"/>
              </w:rPr>
              <w:t>4.2.4.TimeController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_Toc156060261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20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7D610670" w14:textId="1256E1AB" w:rsidR="00B34391" w:rsidRDefault="00FA6DC8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62" w:history="1">
            <w:r w:rsidR="00B34391" w:rsidRPr="00360543">
              <w:rPr>
                <w:rStyle w:val="a6"/>
                <w:noProof/>
                <w:lang w:val="en-US"/>
              </w:rPr>
              <w:t>5. Project Creation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_Toc156060262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20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0E40E61C" w14:textId="113DE4C0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63" w:history="1">
            <w:r w:rsidR="00B34391" w:rsidRPr="00360543">
              <w:rPr>
                <w:rStyle w:val="a6"/>
                <w:noProof/>
                <w:lang w:val="en-US"/>
              </w:rPr>
              <w:t>5.1.Vivado Creation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_Toc156060263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20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6AC8778B" w14:textId="098433E9" w:rsidR="00B34391" w:rsidRDefault="00FA6DC8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64" w:history="1">
            <w:r w:rsidR="00B34391" w:rsidRPr="00360543">
              <w:rPr>
                <w:rStyle w:val="a6"/>
                <w:noProof/>
                <w:lang w:val="en-US"/>
              </w:rPr>
              <w:t>5.2.Vitis Creation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_Toc156060264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20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681FDD47" w14:textId="6B377784" w:rsidR="00373DC3" w:rsidRDefault="0058073F" w:rsidP="002336EB">
          <w:pPr>
            <w:tabs>
              <w:tab w:val="right" w:pos="9025"/>
            </w:tabs>
            <w:spacing w:before="60" w:after="80" w:line="240" w:lineRule="auto"/>
            <w:ind w:left="360"/>
          </w:pPr>
          <w:r>
            <w:fldChar w:fldCharType="end"/>
          </w:r>
        </w:p>
      </w:sdtContent>
    </w:sdt>
    <w:p w14:paraId="2978E4FB" w14:textId="77777777" w:rsidR="00373DC3" w:rsidRDefault="0058073F">
      <w:r>
        <w:br w:type="page"/>
      </w:r>
    </w:p>
    <w:p w14:paraId="1DF53226" w14:textId="0B11480E" w:rsidR="00373DC3" w:rsidRPr="00F51EBD" w:rsidRDefault="0058073F">
      <w:pPr>
        <w:pStyle w:val="1"/>
        <w:rPr>
          <w:sz w:val="28"/>
          <w:szCs w:val="28"/>
          <w:lang w:val="en-US"/>
        </w:rPr>
      </w:pPr>
      <w:bookmarkStart w:id="3" w:name="_Toc156060236"/>
      <w:r w:rsidRPr="00F51EBD">
        <w:rPr>
          <w:sz w:val="28"/>
          <w:szCs w:val="28"/>
          <w:lang w:val="en-US"/>
        </w:rPr>
        <w:lastRenderedPageBreak/>
        <w:t>1</w:t>
      </w:r>
      <w:r w:rsidR="00556A4B">
        <w:rPr>
          <w:rFonts w:hint="eastAsia"/>
          <w:sz w:val="28"/>
          <w:szCs w:val="28"/>
          <w:lang w:val="en-US"/>
        </w:rPr>
        <w:t xml:space="preserve">. </w:t>
      </w:r>
      <w:proofErr w:type="spellStart"/>
      <w:r w:rsidR="00F02486">
        <w:rPr>
          <w:rFonts w:hint="eastAsia"/>
          <w:sz w:val="28"/>
          <w:szCs w:val="28"/>
          <w:lang w:val="en-US"/>
        </w:rPr>
        <w:t>Introduction</w:t>
      </w:r>
      <w:proofErr w:type="spellEnd"/>
      <w:r w:rsidR="00F02486">
        <w:rPr>
          <w:rFonts w:hint="eastAsia"/>
          <w:sz w:val="28"/>
          <w:szCs w:val="28"/>
          <w:lang w:val="en-US"/>
        </w:rPr>
        <w:t xml:space="preserve"> </w:t>
      </w:r>
      <w:proofErr w:type="spellStart"/>
      <w:r w:rsidR="00F02486">
        <w:rPr>
          <w:rFonts w:hint="eastAsia"/>
          <w:sz w:val="28"/>
          <w:szCs w:val="28"/>
          <w:lang w:val="en-US"/>
        </w:rPr>
        <w:t>to</w:t>
      </w:r>
      <w:proofErr w:type="spellEnd"/>
      <w:r w:rsidR="00F02486">
        <w:rPr>
          <w:rFonts w:hint="eastAsia"/>
          <w:sz w:val="28"/>
          <w:szCs w:val="28"/>
          <w:lang w:val="en-US"/>
        </w:rPr>
        <w:t xml:space="preserve"> </w:t>
      </w:r>
      <w:proofErr w:type="spellStart"/>
      <w:r w:rsidR="00556A4B">
        <w:rPr>
          <w:rFonts w:hint="eastAsia"/>
          <w:sz w:val="28"/>
          <w:szCs w:val="28"/>
          <w:lang w:val="en-US"/>
        </w:rPr>
        <w:t>RFSoC</w:t>
      </w:r>
      <w:bookmarkEnd w:id="3"/>
      <w:proofErr w:type="spellEnd"/>
    </w:p>
    <w:p w14:paraId="6291A1C9" w14:textId="329261F0" w:rsidR="00373DC3" w:rsidRPr="00F51EBD" w:rsidRDefault="0058073F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4" w:name="_Toc156060237"/>
      <w:r w:rsidRPr="00F51EBD">
        <w:rPr>
          <w:sz w:val="26"/>
          <w:szCs w:val="26"/>
          <w:lang w:val="en-US"/>
        </w:rPr>
        <w:t>1.</w:t>
      </w:r>
      <w:proofErr w:type="gramStart"/>
      <w:r w:rsidRPr="00F51EBD">
        <w:rPr>
          <w:sz w:val="26"/>
          <w:szCs w:val="26"/>
          <w:lang w:val="en-US"/>
        </w:rPr>
        <w:t>1.</w:t>
      </w:r>
      <w:r w:rsidR="00556A4B">
        <w:rPr>
          <w:rFonts w:hint="eastAsia"/>
          <w:sz w:val="26"/>
          <w:szCs w:val="26"/>
          <w:lang w:val="en-US"/>
        </w:rPr>
        <w:t>RFSoC</w:t>
      </w:r>
      <w:proofErr w:type="gramEnd"/>
      <w:r w:rsidR="00556A4B">
        <w:rPr>
          <w:rFonts w:hint="eastAsia"/>
          <w:sz w:val="26"/>
          <w:szCs w:val="26"/>
          <w:lang w:val="en-US"/>
        </w:rPr>
        <w:t xml:space="preserve"> Chip</w:t>
      </w:r>
      <w:bookmarkEnd w:id="4"/>
    </w:p>
    <w:p w14:paraId="72210040" w14:textId="3A07C3B6" w:rsidR="00F02486" w:rsidRDefault="00F02486" w:rsidP="000B3AFC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proofErr w:type="spellStart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RFSoC는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 w:rsidR="000B3AFC">
        <w:rPr>
          <w:rFonts w:ascii="맑은 고딕" w:eastAsia="맑은 고딕" w:hAnsi="맑은 고딕" w:cs="맑은 고딕" w:hint="eastAsia"/>
          <w:sz w:val="20"/>
          <w:szCs w:val="20"/>
          <w:lang w:val="en-US"/>
        </w:rPr>
        <w:t>A</w:t>
      </w:r>
      <w:r w:rsidR="000B3AFC">
        <w:rPr>
          <w:rFonts w:ascii="맑은 고딕" w:eastAsia="맑은 고딕" w:hAnsi="맑은 고딕" w:cs="맑은 고딕"/>
          <w:sz w:val="20"/>
          <w:szCs w:val="20"/>
          <w:lang w:val="en-US"/>
        </w:rPr>
        <w:t>RMv8</w:t>
      </w:r>
      <w:r w:rsidR="000B3AFC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</w:t>
      </w:r>
      <w:proofErr w:type="spellStart"/>
      <w:r w:rsidR="000B3AFC">
        <w:rPr>
          <w:rFonts w:ascii="맑은 고딕" w:eastAsia="맑은 고딕" w:hAnsi="맑은 고딕" w:cs="맑은 고딕"/>
          <w:sz w:val="20"/>
          <w:szCs w:val="20"/>
          <w:lang w:val="en-US"/>
        </w:rPr>
        <w:t>CPU</w:t>
      </w:r>
      <w:r w:rsidR="000B3AFC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및</w:t>
      </w:r>
      <w:proofErr w:type="spellEnd"/>
      <w:r w:rsidR="000B3AFC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ADC, DAC가 IC에 내장되어 있는 </w:t>
      </w:r>
      <w:proofErr w:type="spellStart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Xilinx의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Ultrascale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+ 계열의 </w:t>
      </w:r>
      <w:proofErr w:type="spellStart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IC에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해당한다. Gen1,2,3은 </w:t>
      </w:r>
      <w:proofErr w:type="spellStart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RFSoC칩의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세대를 나타내며 </w:t>
      </w:r>
      <w:proofErr w:type="spellStart"/>
      <w:r w:rsidR="00D956F5">
        <w:rPr>
          <w:rFonts w:ascii="맑은 고딕" w:eastAsia="맑은 고딕" w:hAnsi="맑은 고딕" w:cs="맑은 고딕"/>
          <w:sz w:val="20"/>
          <w:szCs w:val="20"/>
          <w:lang w:val="en-US"/>
        </w:rPr>
        <w:t>Gen</w:t>
      </w:r>
      <w:r w:rsidR="00D956F5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의</w:t>
      </w:r>
      <w:proofErr w:type="spellEnd"/>
      <w:r w:rsidR="00D956F5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숫자가 증가함에 따라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기타 기능이 추가된다. 본 연구실에서 ZCU111의 경우 </w:t>
      </w:r>
      <w:r w:rsidRPr="00F02486">
        <w:rPr>
          <w:rFonts w:ascii="맑은 고딕" w:eastAsia="맑은 고딕" w:hAnsi="맑은 고딕" w:cs="맑은 고딕"/>
          <w:sz w:val="20"/>
          <w:szCs w:val="20"/>
          <w:lang w:val="en-US"/>
        </w:rPr>
        <w:t>XCZU28DR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칩이 내장되어 있고 Gen1에 해당하며 8개의 ADC, 8개의 DAC가 내장되어 있다. 각각 sampling rate는 4GBPS, 6.4GBPS에 해당한다. </w:t>
      </w:r>
      <w:r w:rsidR="00622DB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ADC,</w:t>
      </w:r>
      <w:r w:rsidR="00622DBE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622DB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DAC의 경우 RF</w:t>
      </w:r>
      <w:r w:rsidR="00622DBE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622DB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Generator라는 IP로 접근이 가능하며 기존에 IP를 생성하던 방식과 동일한 방식으로 생성이 가능하다.</w:t>
      </w:r>
    </w:p>
    <w:p w14:paraId="185A274F" w14:textId="1AAD46B4" w:rsidR="00EC092B" w:rsidRDefault="00EC092B" w:rsidP="002336EB">
      <w:pPr>
        <w:widowControl w:val="0"/>
        <w:spacing w:line="240" w:lineRule="auto"/>
        <w:ind w:firstLine="90"/>
        <w:jc w:val="center"/>
        <w:rPr>
          <w:rFonts w:ascii="맑은 고딕" w:eastAsia="맑은 고딕" w:hAnsi="맑은 고딕" w:cs="맑은 고딕"/>
          <w:sz w:val="20"/>
          <w:szCs w:val="20"/>
          <w:lang w:val="en-US"/>
        </w:rPr>
      </w:pPr>
      <w:r w:rsidRPr="00EC092B">
        <w:rPr>
          <w:rFonts w:ascii="맑은 고딕" w:eastAsia="맑은 고딕" w:hAnsi="맑은 고딕" w:cs="맑은 고딕"/>
          <w:noProof/>
          <w:sz w:val="20"/>
          <w:szCs w:val="20"/>
        </w:rPr>
        <w:drawing>
          <wp:inline distT="0" distB="0" distL="0" distR="0" wp14:anchorId="047E2A61" wp14:editId="42AC96AF">
            <wp:extent cx="3535968" cy="2486025"/>
            <wp:effectExtent l="0" t="0" r="762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9A72A855-CF09-4DE8-BF67-16B18C0CB7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9A72A855-CF09-4DE8-BF67-16B18C0CB7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8743" cy="249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3634" w14:textId="30B3D9D4" w:rsidR="000B3AFC" w:rsidRDefault="000B3AFC" w:rsidP="000B3AFC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</w:p>
    <w:p w14:paraId="496206E2" w14:textId="7578F6B0" w:rsidR="000E04B6" w:rsidRPr="00F02486" w:rsidRDefault="000B3AFC" w:rsidP="002336EB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proofErr w:type="spellStart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R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FSoC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의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경우 </w:t>
      </w:r>
      <w:proofErr w:type="spellStart"/>
      <w:r>
        <w:rPr>
          <w:rFonts w:ascii="맑은 고딕" w:eastAsia="맑은 고딕" w:hAnsi="맑은 고딕" w:cs="맑은 고딕"/>
          <w:sz w:val="20"/>
          <w:szCs w:val="20"/>
          <w:lang w:val="en-US"/>
        </w:rPr>
        <w:t>AMD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의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  <w:lang w:val="en-US"/>
        </w:rPr>
        <w:t>CPU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가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내장되어 있는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hardcore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방식에 해당한다.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  <w:lang w:val="en-US"/>
        </w:rPr>
        <w:t>ARTIQ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의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경우 </w:t>
      </w:r>
      <w:proofErr w:type="spellStart"/>
      <w:r>
        <w:rPr>
          <w:rFonts w:ascii="맑은 고딕" w:eastAsia="맑은 고딕" w:hAnsi="맑은 고딕" w:cs="맑은 고딕"/>
          <w:sz w:val="20"/>
          <w:szCs w:val="20"/>
          <w:lang w:val="en-US"/>
        </w:rPr>
        <w:t>OpenRISC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시리즈를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기반으로 한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mor1kx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를 사용하는 것과 대비된다.</w:t>
      </w:r>
      <w:r w:rsidR="006D2D7B">
        <w:rPr>
          <w:rStyle w:val="ab"/>
          <w:rFonts w:ascii="맑은 고딕" w:eastAsia="맑은 고딕" w:hAnsi="맑은 고딕" w:cs="맑은 고딕"/>
          <w:sz w:val="20"/>
          <w:szCs w:val="20"/>
          <w:lang w:val="en-US"/>
        </w:rPr>
        <w:footnoteReference w:id="1"/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C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PU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경우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Application Processing Unit(</w:t>
      </w:r>
      <w:r w:rsidR="00B74CFD"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APU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), 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Realtime Processing Unit(</w:t>
      </w:r>
      <w:r w:rsidR="00B74CFD"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RPU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)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로 구성된다.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XCZU28DR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경우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4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개의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APU</w:t>
      </w:r>
      <w:r w:rsidR="00726FD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(quadcore)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, 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2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개의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RPU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로 구성된다.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A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PU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경우 통상적인 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CPU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 생각할 수 있으며 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32bit architecture를 사용하는 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ARMv7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와는 다르게 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64bit 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ARMv8 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a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rchitecture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이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다.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이로</w:t>
      </w:r>
      <w:r w:rsidR="00D23E08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인해 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기존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Zynq7000이 사용하던 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ARMv7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과는 다른 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exception level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을 사용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하는 등 ARMv7과 어느 정도의 차이점이 존재한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다.</w:t>
      </w:r>
      <w:r w:rsidR="004154FE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proofErr w:type="spellStart"/>
      <w:r w:rsidR="004154F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RFSoC에</w:t>
      </w:r>
      <w:proofErr w:type="spellEnd"/>
      <w:r w:rsidR="004154FE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관한 더 자세한 내용은 해당 문서를 참고</w:t>
      </w:r>
      <w:r w:rsidR="00B66A57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할 수 있다.</w:t>
      </w:r>
      <w:r w:rsidR="004154F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.</w:t>
      </w:r>
      <w:r w:rsidR="00587A0F">
        <w:rPr>
          <w:rStyle w:val="ab"/>
          <w:rFonts w:ascii="맑은 고딕" w:eastAsia="맑은 고딕" w:hAnsi="맑은 고딕" w:cs="맑은 고딕"/>
          <w:sz w:val="20"/>
          <w:szCs w:val="20"/>
          <w:lang w:val="en-US"/>
        </w:rPr>
        <w:footnoteReference w:id="2"/>
      </w:r>
      <w:r w:rsidR="00FB1ABD">
        <w:rPr>
          <w:rStyle w:val="ab"/>
          <w:rFonts w:ascii="맑은 고딕" w:eastAsia="맑은 고딕" w:hAnsi="맑은 고딕" w:cs="맑은 고딕"/>
          <w:sz w:val="20"/>
          <w:szCs w:val="20"/>
          <w:lang w:val="en-US"/>
        </w:rPr>
        <w:footnoteReference w:id="3"/>
      </w:r>
    </w:p>
    <w:p w14:paraId="4654C8E2" w14:textId="2D3437DB" w:rsidR="008755ED" w:rsidRDefault="008755ED" w:rsidP="00401E0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3237092E" w14:textId="344C6406" w:rsidR="005B4FF7" w:rsidRPr="00F51EBD" w:rsidRDefault="005B4FF7" w:rsidP="005B4FF7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bookmarkStart w:id="6" w:name="_Toc156060238"/>
      <w:r w:rsidRPr="00F51EBD">
        <w:rPr>
          <w:sz w:val="26"/>
          <w:szCs w:val="26"/>
          <w:lang w:val="en-US"/>
        </w:rPr>
        <w:lastRenderedPageBreak/>
        <w:t>1.</w:t>
      </w:r>
      <w:proofErr w:type="gramStart"/>
      <w:r>
        <w:rPr>
          <w:sz w:val="26"/>
          <w:szCs w:val="26"/>
          <w:lang w:val="en-US"/>
        </w:rPr>
        <w:t>2</w:t>
      </w:r>
      <w:r w:rsidRPr="00F51EBD">
        <w:rPr>
          <w:sz w:val="26"/>
          <w:szCs w:val="26"/>
          <w:lang w:val="en-US"/>
        </w:rPr>
        <w:t>.</w:t>
      </w:r>
      <w:r w:rsidR="00EA7A45">
        <w:rPr>
          <w:rFonts w:hint="eastAsia"/>
          <w:sz w:val="26"/>
          <w:szCs w:val="26"/>
          <w:lang w:val="en-US"/>
        </w:rPr>
        <w:t>U</w:t>
      </w:r>
      <w:r w:rsidR="00EA7A45">
        <w:rPr>
          <w:sz w:val="26"/>
          <w:szCs w:val="26"/>
          <w:lang w:val="en-US"/>
        </w:rPr>
        <w:t>ltrascale</w:t>
      </w:r>
      <w:proofErr w:type="gramEnd"/>
      <w:r w:rsidR="00EA7A45">
        <w:rPr>
          <w:sz w:val="26"/>
          <w:szCs w:val="26"/>
          <w:lang w:val="en-US"/>
        </w:rPr>
        <w:t xml:space="preserve"> Plus Architecture</w:t>
      </w:r>
      <w:bookmarkEnd w:id="6"/>
    </w:p>
    <w:p w14:paraId="65351F43" w14:textId="6E0A375D" w:rsidR="00463CC9" w:rsidRDefault="005D68F1" w:rsidP="00401E0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X</w:t>
      </w:r>
      <w:r>
        <w:rPr>
          <w:rFonts w:ascii="Calibri" w:hAnsi="Calibri" w:cs="Calibri"/>
          <w:sz w:val="20"/>
          <w:szCs w:val="20"/>
          <w:lang w:val="en-US"/>
        </w:rPr>
        <w:t>ilinx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의 </w:t>
      </w:r>
      <w:r>
        <w:rPr>
          <w:rFonts w:ascii="Calibri" w:hAnsi="Calibri" w:cs="Calibri"/>
          <w:sz w:val="20"/>
          <w:szCs w:val="20"/>
          <w:lang w:val="en-US"/>
        </w:rPr>
        <w:t>FPGA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에는 </w:t>
      </w:r>
      <w:r w:rsidR="00F0518C">
        <w:rPr>
          <w:rFonts w:ascii="Calibri" w:hAnsi="Calibri" w:cs="Calibri"/>
          <w:sz w:val="20"/>
          <w:szCs w:val="20"/>
          <w:lang w:val="en-US"/>
        </w:rPr>
        <w:t>Intel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의 i</w:t>
      </w:r>
      <w:r w:rsidR="00F0518C">
        <w:rPr>
          <w:rFonts w:ascii="Calibri" w:hAnsi="Calibri" w:cs="Calibri"/>
          <w:sz w:val="20"/>
          <w:szCs w:val="20"/>
          <w:lang w:val="en-US"/>
        </w:rPr>
        <w:t>900</w:t>
      </w:r>
      <w:r w:rsidR="00AB5423">
        <w:rPr>
          <w:rFonts w:ascii="Calibri" w:hAnsi="Calibri" w:cs="Calibri"/>
          <w:sz w:val="20"/>
          <w:szCs w:val="20"/>
          <w:lang w:val="en-US"/>
        </w:rPr>
        <w:t>0</w:t>
      </w:r>
      <w:r w:rsidR="00F0518C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시리즈,</w:t>
      </w:r>
      <w:r w:rsidR="00F0518C">
        <w:rPr>
          <w:rFonts w:ascii="Calibri" w:hAnsi="Calibri" w:cs="Calibri"/>
          <w:sz w:val="20"/>
          <w:szCs w:val="20"/>
          <w:lang w:val="en-US"/>
        </w:rPr>
        <w:t xml:space="preserve"> i1000</w:t>
      </w:r>
      <w:r w:rsidR="00AB5423">
        <w:rPr>
          <w:rFonts w:ascii="Calibri" w:hAnsi="Calibri" w:cs="Calibri"/>
          <w:sz w:val="20"/>
          <w:szCs w:val="20"/>
          <w:lang w:val="en-US"/>
        </w:rPr>
        <w:t>0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 xml:space="preserve">시리즈와 같이 년도에 따라 발전하며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여러가지 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>시리즈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들이 </w:t>
      </w:r>
      <w:r w:rsidR="00FC7E73">
        <w:rPr>
          <w:rFonts w:ascii="Calibri" w:hAnsi="Calibri" w:cs="Calibri" w:hint="eastAsia"/>
          <w:sz w:val="20"/>
          <w:szCs w:val="20"/>
          <w:lang w:val="en-US"/>
        </w:rPr>
        <w:t>출시되었</w:t>
      </w:r>
      <w:r>
        <w:rPr>
          <w:rFonts w:ascii="Calibri" w:hAnsi="Calibri" w:cs="Calibri" w:hint="eastAsia"/>
          <w:sz w:val="20"/>
          <w:szCs w:val="20"/>
          <w:lang w:val="en-US"/>
        </w:rPr>
        <w:t>다.</w:t>
      </w:r>
      <w:r w:rsidR="00F0518C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/>
          <w:sz w:val="20"/>
          <w:szCs w:val="20"/>
          <w:lang w:val="en-US"/>
        </w:rPr>
        <w:t xml:space="preserve">7 </w:t>
      </w:r>
      <w:proofErr w:type="spellStart"/>
      <w:r w:rsidR="00286E48">
        <w:rPr>
          <w:rFonts w:ascii="Calibri" w:hAnsi="Calibri" w:cs="Calibri"/>
          <w:sz w:val="20"/>
          <w:szCs w:val="20"/>
          <w:lang w:val="en-US"/>
        </w:rPr>
        <w:t>Series</w:t>
      </w:r>
      <w:proofErr w:type="spellEnd"/>
      <w:r w:rsidR="00286E4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이후 </w:t>
      </w:r>
      <w:proofErr w:type="spellStart"/>
      <w:r w:rsidR="00286E48">
        <w:rPr>
          <w:rFonts w:ascii="Calibri" w:hAnsi="Calibri" w:cs="Calibri"/>
          <w:sz w:val="20"/>
          <w:szCs w:val="20"/>
          <w:lang w:val="en-US"/>
        </w:rPr>
        <w:t>Ultrascale</w:t>
      </w:r>
      <w:proofErr w:type="spellEnd"/>
      <w:r w:rsidR="00286E48">
        <w:rPr>
          <w:rFonts w:ascii="Calibri" w:hAnsi="Calibri" w:cs="Calibri"/>
          <w:sz w:val="20"/>
          <w:szCs w:val="20"/>
          <w:lang w:val="en-US"/>
        </w:rPr>
        <w:t xml:space="preserve">, </w:t>
      </w:r>
      <w:proofErr w:type="spellStart"/>
      <w:r w:rsidR="00286E48">
        <w:rPr>
          <w:rFonts w:ascii="Calibri" w:hAnsi="Calibri" w:cs="Calibri"/>
          <w:sz w:val="20"/>
          <w:szCs w:val="20"/>
          <w:lang w:val="en-US"/>
        </w:rPr>
        <w:t>Ultrascale</w:t>
      </w:r>
      <w:proofErr w:type="spellEnd"/>
      <w:r w:rsidR="00286E48">
        <w:rPr>
          <w:rFonts w:ascii="Calibri" w:hAnsi="Calibri" w:cs="Calibri"/>
          <w:sz w:val="20"/>
          <w:szCs w:val="20"/>
          <w:lang w:val="en-US"/>
        </w:rPr>
        <w:t xml:space="preserve"> Plus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구조가 출시되었으며 공정 </w:t>
      </w:r>
      <w:r w:rsidR="00C24226">
        <w:rPr>
          <w:rFonts w:ascii="Calibri" w:hAnsi="Calibri" w:cs="Calibri" w:hint="eastAsia"/>
          <w:sz w:val="20"/>
          <w:szCs w:val="20"/>
          <w:lang w:val="en-US"/>
        </w:rPr>
        <w:t>두께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,</w:t>
      </w:r>
      <w:r w:rsidR="00286E4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그리고 </w:t>
      </w:r>
      <w:r w:rsidR="00286E48">
        <w:rPr>
          <w:rFonts w:ascii="Calibri" w:hAnsi="Calibri" w:cs="Calibri"/>
          <w:sz w:val="20"/>
          <w:szCs w:val="20"/>
          <w:lang w:val="en-US"/>
        </w:rPr>
        <w:t xml:space="preserve">IP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모듈 등등이 변경되었다.</w:t>
      </w:r>
      <w:r w:rsidR="005F7170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>또한 같은 시리즈 내에서도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여러 버전이 나누어지며 </w:t>
      </w:r>
      <w:r w:rsidR="0018243D">
        <w:rPr>
          <w:rFonts w:ascii="Calibri" w:hAnsi="Calibri" w:cs="Calibri"/>
          <w:sz w:val="20"/>
          <w:szCs w:val="20"/>
          <w:lang w:val="en-US"/>
        </w:rPr>
        <w:t>7 Series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>의 경우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E125AE">
        <w:rPr>
          <w:rFonts w:ascii="Calibri" w:hAnsi="Calibri" w:cs="Calibri"/>
          <w:sz w:val="20"/>
          <w:szCs w:val="20"/>
          <w:lang w:val="en-US"/>
        </w:rPr>
        <w:t>Spartan</w:t>
      </w:r>
      <w:proofErr w:type="spellEnd"/>
      <w:r w:rsidR="00E125AE">
        <w:rPr>
          <w:rFonts w:ascii="Calibri" w:hAnsi="Calibri" w:cs="Calibri"/>
          <w:sz w:val="20"/>
          <w:szCs w:val="20"/>
          <w:lang w:val="en-US"/>
        </w:rPr>
        <w:t xml:space="preserve">, </w:t>
      </w:r>
      <w:proofErr w:type="spellStart"/>
      <w:r w:rsidR="00E125AE">
        <w:rPr>
          <w:rFonts w:ascii="Calibri" w:hAnsi="Calibri" w:cs="Calibri"/>
          <w:sz w:val="20"/>
          <w:szCs w:val="20"/>
          <w:lang w:val="en-US"/>
        </w:rPr>
        <w:t>Artix</w:t>
      </w:r>
      <w:proofErr w:type="spellEnd"/>
      <w:r w:rsidR="00E125AE">
        <w:rPr>
          <w:rFonts w:ascii="Calibri" w:hAnsi="Calibri" w:cs="Calibri"/>
          <w:sz w:val="20"/>
          <w:szCs w:val="20"/>
          <w:lang w:val="en-US"/>
        </w:rPr>
        <w:t xml:space="preserve">, </w:t>
      </w:r>
      <w:proofErr w:type="spellStart"/>
      <w:r w:rsidR="0018243D">
        <w:rPr>
          <w:rFonts w:ascii="Calibri" w:hAnsi="Calibri" w:cs="Calibri"/>
          <w:sz w:val="20"/>
          <w:szCs w:val="20"/>
          <w:lang w:val="en-US"/>
        </w:rPr>
        <w:t>Kintex</w:t>
      </w:r>
      <w:proofErr w:type="spellEnd"/>
      <w:r w:rsidR="0018243D">
        <w:rPr>
          <w:rFonts w:ascii="Calibri" w:hAnsi="Calibri" w:cs="Calibri"/>
          <w:sz w:val="20"/>
          <w:szCs w:val="20"/>
          <w:lang w:val="en-US"/>
        </w:rPr>
        <w:t xml:space="preserve">, </w:t>
      </w:r>
      <w:proofErr w:type="spellStart"/>
      <w:r w:rsidR="00E125AE">
        <w:rPr>
          <w:rFonts w:ascii="Calibri" w:hAnsi="Calibri" w:cs="Calibri"/>
          <w:sz w:val="20"/>
          <w:szCs w:val="20"/>
          <w:lang w:val="en-US"/>
        </w:rPr>
        <w:t>Vertex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>등이</w:t>
      </w:r>
      <w:proofErr w:type="spellEnd"/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있으며 </w:t>
      </w:r>
      <w:r w:rsidR="0018243D">
        <w:rPr>
          <w:rFonts w:ascii="Calibri" w:hAnsi="Calibri" w:cs="Calibri"/>
          <w:sz w:val="20"/>
          <w:szCs w:val="20"/>
          <w:lang w:val="en-US"/>
        </w:rPr>
        <w:t>ZCU111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 xml:space="preserve">에 존재하는 </w:t>
      </w:r>
      <w:r w:rsidR="00F123A4">
        <w:rPr>
          <w:rFonts w:ascii="Calibri" w:hAnsi="Calibri" w:cs="Calibri"/>
          <w:sz w:val="20"/>
          <w:szCs w:val="20"/>
          <w:lang w:val="en-US"/>
        </w:rPr>
        <w:t>XCZU28DR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>의 경우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18243D">
        <w:rPr>
          <w:rFonts w:ascii="Calibri" w:hAnsi="Calibri" w:cs="Calibri"/>
          <w:sz w:val="20"/>
          <w:szCs w:val="20"/>
          <w:lang w:val="en-US"/>
        </w:rPr>
        <w:t>Ultrascale</w:t>
      </w:r>
      <w:proofErr w:type="spellEnd"/>
      <w:r w:rsidR="0018243D">
        <w:rPr>
          <w:rFonts w:ascii="Calibri" w:hAnsi="Calibri" w:cs="Calibri"/>
          <w:sz w:val="20"/>
          <w:szCs w:val="20"/>
          <w:lang w:val="en-US"/>
        </w:rPr>
        <w:t xml:space="preserve"> + </w:t>
      </w:r>
      <w:proofErr w:type="spellStart"/>
      <w:r w:rsidR="0018243D">
        <w:rPr>
          <w:rFonts w:ascii="Calibri" w:hAnsi="Calibri" w:cs="Calibri"/>
          <w:sz w:val="20"/>
          <w:szCs w:val="20"/>
          <w:lang w:val="en-US"/>
        </w:rPr>
        <w:t>RFSoC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>에</w:t>
      </w:r>
      <w:proofErr w:type="spellEnd"/>
      <w:r w:rsidR="00F123A4">
        <w:rPr>
          <w:rFonts w:ascii="Calibri" w:hAnsi="Calibri" w:cs="Calibri" w:hint="eastAsia"/>
          <w:sz w:val="20"/>
          <w:szCs w:val="20"/>
          <w:lang w:val="en-US"/>
        </w:rPr>
        <w:t xml:space="preserve"> 해당한다.</w:t>
      </w:r>
    </w:p>
    <w:p w14:paraId="3F53D7C8" w14:textId="74F608A0" w:rsidR="005B4FF7" w:rsidRDefault="002D4646" w:rsidP="002336EB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noProof/>
          <w:sz w:val="20"/>
          <w:szCs w:val="20"/>
          <w:lang w:val="en-US"/>
        </w:rPr>
        <w:drawing>
          <wp:inline distT="0" distB="0" distL="0" distR="0" wp14:anchorId="5B2E8B8D" wp14:editId="43A6AF7F">
            <wp:extent cx="4153264" cy="31089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176" cy="312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5C841" w14:textId="07C8FA0B" w:rsidR="002D4646" w:rsidRDefault="00261771" w:rsidP="00401E0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F</w:t>
      </w:r>
      <w:r>
        <w:rPr>
          <w:rFonts w:ascii="Calibri" w:hAnsi="Calibri" w:cs="Calibri"/>
          <w:sz w:val="20"/>
          <w:szCs w:val="20"/>
          <w:lang w:val="en-US"/>
        </w:rPr>
        <w:t>PGA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의 </w:t>
      </w:r>
      <w:r>
        <w:rPr>
          <w:rFonts w:ascii="Calibri" w:hAnsi="Calibri" w:cs="Calibri"/>
          <w:sz w:val="20"/>
          <w:szCs w:val="20"/>
          <w:lang w:val="en-US"/>
        </w:rPr>
        <w:t>IO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들은 </w:t>
      </w:r>
      <w:r>
        <w:rPr>
          <w:rFonts w:ascii="Calibri" w:hAnsi="Calibri" w:cs="Calibri"/>
          <w:sz w:val="20"/>
          <w:szCs w:val="20"/>
          <w:lang w:val="en-US"/>
        </w:rPr>
        <w:t>bank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라는 </w:t>
      </w:r>
      <w:r>
        <w:rPr>
          <w:rFonts w:ascii="Calibri" w:hAnsi="Calibri" w:cs="Calibri"/>
          <w:sz w:val="20"/>
          <w:szCs w:val="20"/>
          <w:lang w:val="en-US"/>
        </w:rPr>
        <w:t>group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으로 묶여 있으며 </w:t>
      </w:r>
      <w:r w:rsidR="002D4646">
        <w:rPr>
          <w:rFonts w:ascii="Calibri" w:hAnsi="Calibri" w:cs="Calibri"/>
          <w:sz w:val="20"/>
          <w:szCs w:val="20"/>
          <w:lang w:val="en-US"/>
        </w:rPr>
        <w:t>XCZU28DR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 xml:space="preserve">의 경우 </w:t>
      </w:r>
      <w:r w:rsidR="00BB6A71">
        <w:rPr>
          <w:rFonts w:ascii="Calibri" w:hAnsi="Calibri" w:cs="Calibri" w:hint="eastAsia"/>
          <w:sz w:val="20"/>
          <w:szCs w:val="20"/>
          <w:lang w:val="en-US"/>
        </w:rPr>
        <w:t xml:space="preserve">높은 성능을 보이는 </w:t>
      </w:r>
      <w:r w:rsidR="002D4646">
        <w:rPr>
          <w:rFonts w:ascii="Calibri" w:hAnsi="Calibri" w:cs="Calibri"/>
          <w:sz w:val="20"/>
          <w:szCs w:val="20"/>
          <w:lang w:val="en-US"/>
        </w:rPr>
        <w:t>High Performance(</w:t>
      </w:r>
      <w:r w:rsidR="002D4646" w:rsidRPr="002336EB">
        <w:rPr>
          <w:rFonts w:ascii="Calibri" w:hAnsi="Calibri" w:cs="Calibri"/>
          <w:b/>
          <w:sz w:val="20"/>
          <w:szCs w:val="20"/>
          <w:lang w:val="en-US"/>
        </w:rPr>
        <w:t>HP</w:t>
      </w:r>
      <w:r w:rsidR="002D4646">
        <w:rPr>
          <w:rFonts w:ascii="Calibri" w:hAnsi="Calibri" w:cs="Calibri"/>
          <w:sz w:val="20"/>
          <w:szCs w:val="20"/>
          <w:lang w:val="en-US"/>
        </w:rPr>
        <w:t>) bank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 xml:space="preserve">와 </w:t>
      </w:r>
      <w:r w:rsidR="00011444">
        <w:rPr>
          <w:rFonts w:ascii="Calibri" w:hAnsi="Calibri" w:cs="Calibri" w:hint="eastAsia"/>
          <w:sz w:val="20"/>
          <w:szCs w:val="20"/>
          <w:lang w:val="en-US"/>
        </w:rPr>
        <w:t>비교적 낮은 성능을 보이는</w:t>
      </w:r>
      <w:r w:rsidR="002D4646">
        <w:rPr>
          <w:rFonts w:ascii="Calibri" w:hAnsi="Calibri" w:cs="Calibri"/>
          <w:sz w:val="20"/>
          <w:szCs w:val="20"/>
          <w:lang w:val="en-US"/>
        </w:rPr>
        <w:t>High Density(</w:t>
      </w:r>
      <w:r w:rsidR="002D4646" w:rsidRPr="002336EB">
        <w:rPr>
          <w:rFonts w:ascii="Calibri" w:hAnsi="Calibri" w:cs="Calibri"/>
          <w:b/>
          <w:sz w:val="20"/>
          <w:szCs w:val="20"/>
          <w:lang w:val="en-US"/>
        </w:rPr>
        <w:t>HD</w:t>
      </w:r>
      <w:r w:rsidR="002D4646">
        <w:rPr>
          <w:rFonts w:ascii="Calibri" w:hAnsi="Calibri" w:cs="Calibri"/>
          <w:sz w:val="20"/>
          <w:szCs w:val="20"/>
          <w:lang w:val="en-US"/>
        </w:rPr>
        <w:t>) bank</w:t>
      </w:r>
      <w:r w:rsidR="0065047F">
        <w:rPr>
          <w:rFonts w:ascii="Calibri" w:hAnsi="Calibri" w:cs="Calibri" w:hint="eastAsia"/>
          <w:sz w:val="20"/>
          <w:szCs w:val="20"/>
          <w:lang w:val="en-US"/>
        </w:rPr>
        <w:t>로 구분되어 있다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>.</w:t>
      </w:r>
      <w:r w:rsidR="00075220">
        <w:rPr>
          <w:rFonts w:ascii="Calibri" w:hAnsi="Calibri" w:cs="Calibri"/>
          <w:sz w:val="20"/>
          <w:szCs w:val="20"/>
          <w:lang w:val="en-US"/>
        </w:rPr>
        <w:t xml:space="preserve"> HP bank</w:t>
      </w:r>
      <w:r w:rsidR="00075220">
        <w:rPr>
          <w:rFonts w:ascii="Calibri" w:hAnsi="Calibri" w:cs="Calibri" w:hint="eastAsia"/>
          <w:sz w:val="20"/>
          <w:szCs w:val="20"/>
          <w:lang w:val="en-US"/>
        </w:rPr>
        <w:t xml:space="preserve">의 경우 </w:t>
      </w:r>
      <w:r w:rsidR="008C141D">
        <w:rPr>
          <w:rFonts w:ascii="Calibri" w:hAnsi="Calibri" w:cs="Calibri"/>
          <w:sz w:val="20"/>
          <w:szCs w:val="20"/>
          <w:lang w:val="en-US"/>
        </w:rPr>
        <w:t xml:space="preserve">OSERDES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I</w:t>
      </w:r>
      <w:r w:rsidR="008C141D">
        <w:rPr>
          <w:rFonts w:ascii="Calibri" w:hAnsi="Calibri" w:cs="Calibri"/>
          <w:sz w:val="20"/>
          <w:szCs w:val="20"/>
          <w:lang w:val="en-US"/>
        </w:rPr>
        <w:t>P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를 이용하여 최대 </w:t>
      </w:r>
      <w:r w:rsidR="008C141D">
        <w:rPr>
          <w:rFonts w:ascii="Calibri" w:hAnsi="Calibri" w:cs="Calibri"/>
          <w:sz w:val="20"/>
          <w:szCs w:val="20"/>
          <w:lang w:val="en-US"/>
        </w:rPr>
        <w:t>8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배 빠른 시그널을 만들어 낼 수 있다.</w:t>
      </w:r>
      <w:r w:rsidR="008C141D">
        <w:rPr>
          <w:rFonts w:ascii="Calibri" w:hAnsi="Calibri" w:cs="Calibri"/>
          <w:sz w:val="20"/>
          <w:szCs w:val="20"/>
          <w:lang w:val="en-US"/>
        </w:rPr>
        <w:t xml:space="preserve"> </w:t>
      </w:r>
    </w:p>
    <w:p w14:paraId="0C17F822" w14:textId="5F7C504B" w:rsidR="008305EF" w:rsidRPr="00F51EBD" w:rsidRDefault="008305EF" w:rsidP="008305EF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bookmarkStart w:id="7" w:name="_Toc156060239"/>
      <w:r w:rsidRPr="00F51EBD">
        <w:rPr>
          <w:sz w:val="26"/>
          <w:szCs w:val="26"/>
          <w:lang w:val="en-US"/>
        </w:rPr>
        <w:t>1.</w:t>
      </w:r>
      <w:proofErr w:type="gramStart"/>
      <w:r w:rsidR="00520440">
        <w:rPr>
          <w:sz w:val="26"/>
          <w:szCs w:val="26"/>
          <w:lang w:val="en-US"/>
        </w:rPr>
        <w:t>3</w:t>
      </w:r>
      <w:r w:rsidRPr="00F51EBD">
        <w:rPr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>ZCU</w:t>
      </w:r>
      <w:proofErr w:type="gramEnd"/>
      <w:r>
        <w:rPr>
          <w:sz w:val="26"/>
          <w:szCs w:val="26"/>
          <w:lang w:val="en-US"/>
        </w:rPr>
        <w:t>111</w:t>
      </w:r>
      <w:bookmarkEnd w:id="7"/>
    </w:p>
    <w:p w14:paraId="2D029A21" w14:textId="466E750A" w:rsidR="00311ECF" w:rsidRDefault="00311ECF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ZCU111에는 RFMC, 그리고 FMC커넥터가 존재한다.</w:t>
      </w:r>
      <w:r w:rsidR="00621E5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아래 그림의 34,35번 부품이 RFMC, 그리고 27번 부품이 FMC</w:t>
      </w:r>
      <w:r w:rsidR="00803268">
        <w:rPr>
          <w:rFonts w:ascii="맑은 고딕" w:eastAsia="맑은 고딕" w:hAnsi="맑은 고딕" w:cs="맑은 고딕"/>
          <w:sz w:val="20"/>
          <w:szCs w:val="20"/>
          <w:lang w:val="en-US"/>
        </w:rPr>
        <w:t>(VITA57.4)</w:t>
      </w:r>
      <w:r w:rsidR="00621E54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에 해당한다.</w:t>
      </w:r>
    </w:p>
    <w:p w14:paraId="30EAF5A5" w14:textId="766E0426" w:rsidR="00311ECF" w:rsidRDefault="00621E54" w:rsidP="002336EB">
      <w:pPr>
        <w:widowControl w:val="0"/>
        <w:spacing w:line="240" w:lineRule="auto"/>
        <w:ind w:firstLine="90"/>
        <w:jc w:val="center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noProof/>
          <w:sz w:val="20"/>
          <w:szCs w:val="20"/>
          <w:lang w:val="en-US"/>
        </w:rPr>
        <w:lastRenderedPageBreak/>
        <w:drawing>
          <wp:inline distT="0" distB="0" distL="0" distR="0" wp14:anchorId="7561DF75" wp14:editId="0C5A4CF5">
            <wp:extent cx="3829050" cy="27841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25" cy="280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6D957" w14:textId="087D3532" w:rsidR="008305EF" w:rsidRDefault="008305EF" w:rsidP="002336EB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R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F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신호</w:t>
      </w:r>
      <w:r w:rsidR="008B752E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와 </w:t>
      </w:r>
      <w:r w:rsidR="00290E3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느린 </w:t>
      </w:r>
      <w:r w:rsidR="008B752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TTL의 경우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는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RFMC, </w:t>
      </w:r>
      <w:r w:rsidR="00290E3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빠른</w:t>
      </w:r>
      <w:r w:rsidR="008B752E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T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TL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신호의 경우 </w:t>
      </w:r>
      <w:proofErr w:type="spellStart"/>
      <w:r>
        <w:rPr>
          <w:rFonts w:ascii="맑은 고딕" w:eastAsia="맑은 고딕" w:hAnsi="맑은 고딕" w:cs="맑은 고딕"/>
          <w:sz w:val="20"/>
          <w:szCs w:val="20"/>
          <w:lang w:val="en-US"/>
        </w:rPr>
        <w:t>FMC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으로부터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proofErr w:type="spellStart"/>
      <w:r w:rsidR="00486AC9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입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출력되게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된다.</w:t>
      </w:r>
      <w:r w:rsidR="00DD592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현재 설계 기준으로 1ns 단위의 resolution을 가지고 control이 가능하다.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그외의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T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TL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신호의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경우 </w:t>
      </w:r>
      <w:proofErr w:type="spellStart"/>
      <w:r>
        <w:rPr>
          <w:rFonts w:ascii="맑은 고딕" w:eastAsia="맑은 고딕" w:hAnsi="맑은 고딕" w:cs="맑은 고딕"/>
          <w:sz w:val="20"/>
          <w:szCs w:val="20"/>
          <w:lang w:val="en-US"/>
        </w:rPr>
        <w:t>PMOD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로부터도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출력이 가능하나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high impedance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가 연결되어 있어 빠른 속도의 신호 전송이 요구되는 경우 사용이 불가능하다.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R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FMC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의 경우에도</w:t>
      </w:r>
      <w:r w:rsidR="00486AC9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 w:rsidR="00486AC9">
        <w:rPr>
          <w:rFonts w:ascii="맑은 고딕" w:eastAsia="맑은 고딕" w:hAnsi="맑은 고딕" w:cs="맑은 고딕"/>
          <w:sz w:val="20"/>
          <w:szCs w:val="20"/>
          <w:lang w:val="en-US"/>
        </w:rPr>
        <w:t>DAC IO, ADC IO</w:t>
      </w:r>
      <w:r w:rsidR="00486AC9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핀을 통해 </w:t>
      </w:r>
      <w:r w:rsidR="00486AC9">
        <w:rPr>
          <w:rFonts w:ascii="맑은 고딕" w:eastAsia="맑은 고딕" w:hAnsi="맑은 고딕" w:cs="맑은 고딕"/>
          <w:sz w:val="20"/>
          <w:szCs w:val="20"/>
          <w:lang w:val="en-US"/>
        </w:rPr>
        <w:t>TTL</w:t>
      </w:r>
      <w:r w:rsidR="00486AC9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신호 입출력이 가능하나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HR bank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 연결되어 있어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SERDES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와 같은 기능 사용이 제한</w:t>
      </w:r>
      <w:r w:rsidR="00054E1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되어 낮은 timescale의 resolution을 가지게 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된다.</w:t>
      </w:r>
    </w:p>
    <w:p w14:paraId="6D8A6E0F" w14:textId="4581051E" w:rsidR="00362632" w:rsidRDefault="00362632" w:rsidP="00362632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</w:p>
    <w:p w14:paraId="391575B2" w14:textId="05D894FF" w:rsidR="00FB1ABD" w:rsidRDefault="004A2B32" w:rsidP="00362632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보드에는 </w:t>
      </w:r>
      <w:r w:rsidR="00CE7CC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아래그림과 같이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I2C통신을 위한 칩들이 존재하며 이를 컨트롤하는 코드들</w:t>
      </w:r>
      <w:r w:rsidR="00D659BB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은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 w:rsidR="003A0EE3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Xilinx에서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제공되어 있다.</w:t>
      </w:r>
      <w:r w:rsidR="006F57C1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또한 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보드 자체에 o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scillator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및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PLL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이 내장되어 있어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RF, 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디지털 </w:t>
      </w:r>
      <w:proofErr w:type="spellStart"/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클락소스를</w:t>
      </w:r>
      <w:proofErr w:type="spellEnd"/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만들 수 있다.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내장된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oscillator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가 아닌 외부의 </w:t>
      </w:r>
      <w:proofErr w:type="spellStart"/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클락을</w:t>
      </w:r>
      <w:proofErr w:type="spellEnd"/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이용할 수도 있으며 이 경우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PLL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의 설정을 Z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CU111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보드 내에서 </w:t>
      </w:r>
      <w:r w:rsidR="000F7B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I2C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통신을 통해 변경해야 한다.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또한 R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F </w:t>
      </w:r>
      <w:proofErr w:type="spellStart"/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클락의</w:t>
      </w:r>
      <w:proofErr w:type="spellEnd"/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주파수를 변경하는 경우에도 마찬가지의 작업을 해야 한다.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</w:p>
    <w:p w14:paraId="46A2FF30" w14:textId="2152B9F3" w:rsidR="00FB1ABD" w:rsidRDefault="0073076E" w:rsidP="002336EB">
      <w:pPr>
        <w:widowControl w:val="0"/>
        <w:spacing w:line="240" w:lineRule="auto"/>
        <w:ind w:firstLine="90"/>
        <w:jc w:val="center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/>
          <w:noProof/>
          <w:sz w:val="20"/>
          <w:szCs w:val="20"/>
          <w:lang w:val="en-US"/>
        </w:rPr>
        <w:drawing>
          <wp:inline distT="0" distB="0" distL="0" distR="0" wp14:anchorId="47FB3623" wp14:editId="183FE1E0">
            <wp:extent cx="4010388" cy="3324225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828" cy="332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9DC26" w14:textId="6D8C2701" w:rsidR="00317C84" w:rsidRPr="0074387D" w:rsidRDefault="00FB1ABD" w:rsidP="00362632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RF클락의 경우 아래와 같은 회로에서 출력이 된다.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LMK04028와 LMX2594은 PLL,</w:t>
      </w:r>
      <w:r w:rsidR="00B8204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LMK00304는</w:t>
      </w:r>
      <w:r w:rsidR="00B8204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proofErr w:type="spellStart"/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클락</w:t>
      </w:r>
      <w:proofErr w:type="spellEnd"/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lastRenderedPageBreak/>
        <w:t>버퍼에 해당한다.</w:t>
      </w:r>
      <w:r w:rsidR="00B8204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Xilinx에서 제공하는 펌웨어에서는 LMK04028을 122.88MHz의 </w:t>
      </w:r>
      <w:proofErr w:type="spellStart"/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oscillator를</w:t>
      </w:r>
      <w:proofErr w:type="spellEnd"/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proofErr w:type="spellStart"/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입력받아</w:t>
      </w:r>
      <w:proofErr w:type="spellEnd"/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다시 122.88MHz의</w:t>
      </w:r>
      <w:r w:rsidR="00B8204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proofErr w:type="spellStart"/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클락을</w:t>
      </w:r>
      <w:proofErr w:type="spellEnd"/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출력하고 LMX2594에서 </w:t>
      </w:r>
      <w:r w:rsidR="005019B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곱해진 주파수의 </w:t>
      </w:r>
      <w:proofErr w:type="spellStart"/>
      <w:r w:rsidR="005019B4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클락을</w:t>
      </w:r>
      <w:proofErr w:type="spellEnd"/>
      <w:r w:rsidR="005019B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출력</w:t>
      </w:r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한다.</w:t>
      </w:r>
      <w:r w:rsidR="00B8204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74387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TICS Pro</w:t>
      </w:r>
      <w:r w:rsidR="0074387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74387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프로그램</w:t>
      </w:r>
      <w:r w:rsidR="00127023">
        <w:rPr>
          <w:rStyle w:val="ab"/>
          <w:rFonts w:ascii="맑은 고딕" w:eastAsia="맑은 고딕" w:hAnsi="맑은 고딕" w:cs="맑은 고딕"/>
          <w:sz w:val="20"/>
          <w:szCs w:val="20"/>
          <w:lang w:val="en-US"/>
        </w:rPr>
        <w:footnoteReference w:id="4"/>
      </w:r>
      <w:r w:rsidR="0074387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을 이용해 GUI상에서 주어진 주파수의 시리얼 통신 데이터를 만들 수 있으며 주어진 시리얼 통신 데이터는 </w:t>
      </w:r>
      <w:r w:rsidR="007517E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I2C 통신을</w:t>
      </w:r>
      <w:r w:rsidR="0074387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이용해 입력이 가능하다.</w:t>
      </w:r>
      <w:r w:rsidR="0074387D">
        <w:rPr>
          <w:rStyle w:val="ab"/>
          <w:rFonts w:ascii="맑은 고딕" w:eastAsia="맑은 고딕" w:hAnsi="맑은 고딕" w:cs="맑은 고딕"/>
          <w:sz w:val="20"/>
          <w:szCs w:val="20"/>
          <w:lang w:val="en-US"/>
        </w:rPr>
        <w:footnoteReference w:id="5"/>
      </w:r>
    </w:p>
    <w:p w14:paraId="547785D9" w14:textId="7C9093FA" w:rsidR="00362632" w:rsidRDefault="00317C84" w:rsidP="002336EB">
      <w:pPr>
        <w:widowControl w:val="0"/>
        <w:spacing w:line="240" w:lineRule="auto"/>
        <w:ind w:firstLine="90"/>
        <w:jc w:val="center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noProof/>
          <w:sz w:val="20"/>
          <w:szCs w:val="20"/>
          <w:lang w:val="en-US"/>
        </w:rPr>
        <w:drawing>
          <wp:inline distT="0" distB="0" distL="0" distR="0" wp14:anchorId="1FB471C9" wp14:editId="6DD74530">
            <wp:extent cx="4365266" cy="5344186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721" cy="540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93AF" w14:textId="55E398FC" w:rsidR="000B3AFC" w:rsidRDefault="000B3AFC" w:rsidP="00362632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</w:p>
    <w:p w14:paraId="1770D16B" w14:textId="2EEB89FA" w:rsidR="000B3AFC" w:rsidRPr="00F02486" w:rsidRDefault="000B3AFC" w:rsidP="002336EB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보드와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PC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사이에서 이더넷 통신 및 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U</w:t>
      </w:r>
      <w:r w:rsidR="000E04B6">
        <w:rPr>
          <w:rFonts w:ascii="맑은 고딕" w:eastAsia="맑은 고딕" w:hAnsi="맑은 고딕" w:cs="맑은 고딕"/>
          <w:sz w:val="20"/>
          <w:szCs w:val="20"/>
          <w:lang w:val="en-US"/>
        </w:rPr>
        <w:t>ART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통신이 모두 가능하다.</w:t>
      </w:r>
      <w:r w:rsidR="000E04B6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A744BA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현재 </w:t>
      </w:r>
      <w:r w:rsidR="000E04B6">
        <w:rPr>
          <w:rFonts w:ascii="맑은 고딕" w:eastAsia="맑은 고딕" w:hAnsi="맑은 고딕" w:cs="맑은 고딕"/>
          <w:sz w:val="20"/>
          <w:szCs w:val="20"/>
          <w:lang w:val="en-US"/>
        </w:rPr>
        <w:t>FPGA</w:t>
      </w:r>
      <w:proofErr w:type="spellStart"/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를</w:t>
      </w:r>
      <w:proofErr w:type="spellEnd"/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프로그래밍하는 경우와 </w:t>
      </w:r>
      <w:proofErr w:type="spellStart"/>
      <w:r w:rsidR="003322A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xil_printf함수를</w:t>
      </w:r>
      <w:proofErr w:type="spellEnd"/>
      <w:r w:rsidR="003322A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이용해 </w:t>
      </w:r>
      <w:proofErr w:type="spellStart"/>
      <w:r w:rsidR="000E04B6">
        <w:rPr>
          <w:rFonts w:ascii="맑은 고딕" w:eastAsia="맑은 고딕" w:hAnsi="맑은 고딕" w:cs="맑은 고딕"/>
          <w:sz w:val="20"/>
          <w:szCs w:val="20"/>
          <w:lang w:val="en-US"/>
        </w:rPr>
        <w:t>FPGA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로부터</w:t>
      </w:r>
      <w:proofErr w:type="spellEnd"/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proofErr w:type="spellStart"/>
      <w:r w:rsidR="003322A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PC로</w:t>
      </w:r>
      <w:proofErr w:type="spellEnd"/>
      <w:r w:rsidR="003322A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출력</w:t>
      </w:r>
      <w:r w:rsidR="003322A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하는 경우 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시리얼 통신을 수행하며 명령어를 입력</w:t>
      </w:r>
      <w:r w:rsidR="003322A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, 프로그램 전송 및 실험 데이터 송수신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은 이더넷을 이용한다.</w:t>
      </w:r>
    </w:p>
    <w:p w14:paraId="55A275F2" w14:textId="2F93F687" w:rsidR="00731849" w:rsidRDefault="00731849" w:rsidP="00401E0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D68C2A3" w14:textId="7840ED81" w:rsidR="0002697C" w:rsidRPr="00F51EBD" w:rsidRDefault="0002697C" w:rsidP="0002697C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bookmarkStart w:id="9" w:name="_Toc156060240"/>
      <w:r w:rsidRPr="00F51EBD">
        <w:rPr>
          <w:sz w:val="26"/>
          <w:szCs w:val="26"/>
          <w:lang w:val="en-US"/>
        </w:rPr>
        <w:lastRenderedPageBreak/>
        <w:t>1.</w:t>
      </w:r>
      <w:r w:rsidR="00520440">
        <w:rPr>
          <w:sz w:val="26"/>
          <w:szCs w:val="26"/>
          <w:lang w:val="en-US"/>
        </w:rPr>
        <w:t>4</w:t>
      </w:r>
      <w:r w:rsidR="009620F8">
        <w:rPr>
          <w:sz w:val="26"/>
          <w:szCs w:val="26"/>
          <w:lang w:val="en-US"/>
        </w:rPr>
        <w:t>.</w:t>
      </w:r>
      <w:r w:rsidR="009620F8">
        <w:rPr>
          <w:rFonts w:hint="eastAsia"/>
          <w:sz w:val="26"/>
          <w:szCs w:val="26"/>
          <w:lang w:val="en-US"/>
        </w:rPr>
        <w:t>A</w:t>
      </w:r>
      <w:r w:rsidR="009620F8">
        <w:rPr>
          <w:sz w:val="26"/>
          <w:szCs w:val="26"/>
          <w:lang w:val="en-US"/>
        </w:rPr>
        <w:t>XI Bus</w:t>
      </w:r>
      <w:bookmarkEnd w:id="9"/>
    </w:p>
    <w:p w14:paraId="292AC2CF" w14:textId="18340EE9" w:rsidR="00F176AC" w:rsidRDefault="0061291D">
      <w:pPr>
        <w:widowControl w:val="0"/>
        <w:spacing w:line="240" w:lineRule="auto"/>
        <w:ind w:firstLine="195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proofErr w:type="spellStart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Z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ynq</w:t>
      </w:r>
      <w:proofErr w:type="spellEnd"/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  <w:lang w:val="en-US"/>
        </w:rPr>
        <w:t>sereis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에서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APU,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</w:t>
      </w:r>
      <w:proofErr w:type="spellStart"/>
      <w:r>
        <w:rPr>
          <w:rFonts w:ascii="맑은 고딕" w:eastAsia="맑은 고딕" w:hAnsi="맑은 고딕" w:cs="맑은 고딕"/>
          <w:sz w:val="20"/>
          <w:szCs w:val="20"/>
          <w:lang w:val="en-US"/>
        </w:rPr>
        <w:t>RPU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를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통틀어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Processing System(</w:t>
      </w:r>
      <w:r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PS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),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이를 제외한 부분을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Programmable Logic(</w:t>
      </w:r>
      <w:r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PL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)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이라고 지칭한다.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PS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와 </w:t>
      </w:r>
      <w:proofErr w:type="spellStart"/>
      <w:r>
        <w:rPr>
          <w:rFonts w:ascii="맑은 고딕" w:eastAsia="맑은 고딕" w:hAnsi="맑은 고딕" w:cs="맑은 고딕"/>
          <w:sz w:val="20"/>
          <w:szCs w:val="20"/>
          <w:lang w:val="en-US"/>
        </w:rPr>
        <w:t>PL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사이에서는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 w:rsidRPr="0061291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Advanced </w:t>
      </w:r>
      <w:proofErr w:type="spellStart"/>
      <w:r w:rsidRPr="0061291D">
        <w:rPr>
          <w:rFonts w:ascii="맑은 고딕" w:eastAsia="맑은 고딕" w:hAnsi="맑은 고딕" w:cs="맑은 고딕"/>
          <w:sz w:val="20"/>
          <w:szCs w:val="20"/>
          <w:lang w:val="en-US"/>
        </w:rPr>
        <w:t>eXtensible</w:t>
      </w:r>
      <w:proofErr w:type="spellEnd"/>
      <w:r w:rsidRPr="0061291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proofErr w:type="spellStart"/>
      <w:r w:rsidRPr="0061291D">
        <w:rPr>
          <w:rFonts w:ascii="맑은 고딕" w:eastAsia="맑은 고딕" w:hAnsi="맑은 고딕" w:cs="맑은 고딕"/>
          <w:sz w:val="20"/>
          <w:szCs w:val="20"/>
          <w:lang w:val="en-US"/>
        </w:rPr>
        <w:t>Interface</w:t>
      </w:r>
      <w:proofErr w:type="spellEnd"/>
      <w:r>
        <w:rPr>
          <w:rFonts w:ascii="맑은 고딕" w:eastAsia="맑은 고딕" w:hAnsi="맑은 고딕" w:cs="맑은 고딕"/>
          <w:sz w:val="20"/>
          <w:szCs w:val="20"/>
          <w:lang w:val="en-US"/>
        </w:rPr>
        <w:t>(</w:t>
      </w:r>
      <w:r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AXI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)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버스를 통해 통신</w:t>
      </w:r>
      <w:r w:rsidR="00EC092B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한다.</w:t>
      </w:r>
      <w:r w:rsidR="00EC092B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58073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A</w:t>
      </w:r>
      <w:r w:rsidR="0058073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XI </w:t>
      </w:r>
      <w:r w:rsidR="0058073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b</w:t>
      </w:r>
      <w:r w:rsidR="0058073F">
        <w:rPr>
          <w:rFonts w:ascii="맑은 고딕" w:eastAsia="맑은 고딕" w:hAnsi="맑은 고딕" w:cs="맑은 고딕"/>
          <w:sz w:val="20"/>
          <w:szCs w:val="20"/>
          <w:lang w:val="en-US"/>
        </w:rPr>
        <w:t>us</w:t>
      </w:r>
      <w:r w:rsidR="0058073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는 아래 그림처럼 </w:t>
      </w:r>
      <w:r w:rsidR="0058073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handshake </w:t>
      </w:r>
      <w:r w:rsidR="0058073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방식의 통신 </w:t>
      </w:r>
      <w:r w:rsidR="0058073F">
        <w:rPr>
          <w:rFonts w:ascii="맑은 고딕" w:eastAsia="맑은 고딕" w:hAnsi="맑은 고딕" w:cs="맑은 고딕"/>
          <w:sz w:val="20"/>
          <w:szCs w:val="20"/>
          <w:lang w:val="en-US"/>
        </w:rPr>
        <w:t>protocol</w:t>
      </w:r>
      <w:r w:rsidR="0058073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이다.</w:t>
      </w:r>
      <w:r w:rsidR="0058073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Master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로부터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slave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 메모리 및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IO 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주소를 전달하는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write address channel(</w:t>
      </w:r>
      <w:r w:rsidR="004B2394"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WA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), 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slave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 데이터를 전송하는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write data channel(</w:t>
      </w:r>
      <w:r w:rsidR="004B2394"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W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)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>,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마지막으로 데이터를 전송 결과를 전송하는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write response channel</w:t>
      </w:r>
      <w:r w:rsidR="00B1006F">
        <w:rPr>
          <w:rFonts w:ascii="맑은 고딕" w:eastAsia="맑은 고딕" w:hAnsi="맑은 고딕" w:cs="맑은 고딕"/>
          <w:sz w:val="20"/>
          <w:szCs w:val="20"/>
          <w:lang w:val="en-US"/>
        </w:rPr>
        <w:t>(</w:t>
      </w:r>
      <w:r w:rsidR="00B1006F"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B</w:t>
      </w:r>
      <w:r w:rsidR="00B1006F">
        <w:rPr>
          <w:rFonts w:ascii="맑은 고딕" w:eastAsia="맑은 고딕" w:hAnsi="맑은 고딕" w:cs="맑은 고딕"/>
          <w:sz w:val="20"/>
          <w:szCs w:val="20"/>
          <w:lang w:val="en-US"/>
        </w:rPr>
        <w:t>)</w:t>
      </w:r>
      <w:r w:rsidR="00561ABC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버스들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 구분된다. </w:t>
      </w:r>
    </w:p>
    <w:p w14:paraId="41C5488E" w14:textId="11DCCE71" w:rsidR="00F176AC" w:rsidRDefault="0058073F" w:rsidP="002336EB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맑은 고딕" w:eastAsia="맑은 고딕" w:hAnsi="맑은 고딕" w:cs="맑은 고딕"/>
          <w:noProof/>
          <w:sz w:val="20"/>
          <w:szCs w:val="20"/>
          <w:lang w:val="en-US"/>
        </w:rPr>
        <w:drawing>
          <wp:inline distT="0" distB="0" distL="0" distR="0" wp14:anchorId="0F360A65" wp14:editId="566B719C">
            <wp:extent cx="2817628" cy="2401067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594" cy="24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B2F0" w14:textId="78E54BF5" w:rsidR="00F77EFA" w:rsidRDefault="00F176AC" w:rsidP="00F176AC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 xml:space="preserve">각각의 </w:t>
      </w:r>
      <w:r>
        <w:rPr>
          <w:rFonts w:ascii="Calibri" w:hAnsi="Calibri" w:cs="Calibri"/>
          <w:sz w:val="20"/>
          <w:szCs w:val="20"/>
          <w:lang w:val="en-US"/>
        </w:rPr>
        <w:t>channel</w:t>
      </w:r>
      <w:r>
        <w:rPr>
          <w:rFonts w:ascii="Calibri" w:hAnsi="Calibri" w:cs="Calibri" w:hint="eastAsia"/>
          <w:sz w:val="20"/>
          <w:szCs w:val="20"/>
          <w:lang w:val="en-US"/>
        </w:rPr>
        <w:t>은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현재의 데이터가 전송하고자 하는 데이터인지 나타내는 </w:t>
      </w:r>
      <w:r w:rsidR="00F077F7">
        <w:rPr>
          <w:rFonts w:ascii="Calibri" w:hAnsi="Calibri" w:cs="Calibri"/>
          <w:sz w:val="20"/>
          <w:szCs w:val="20"/>
          <w:lang w:val="en-US"/>
        </w:rPr>
        <w:t xml:space="preserve">valid signal,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그리고 이러한 데이터를 받을 수 있는지 상태를 나타내는 </w:t>
      </w:r>
      <w:r w:rsidR="00F077F7">
        <w:rPr>
          <w:rFonts w:ascii="Calibri" w:hAnsi="Calibri" w:cs="Calibri"/>
          <w:sz w:val="20"/>
          <w:szCs w:val="20"/>
          <w:lang w:val="en-US"/>
        </w:rPr>
        <w:t xml:space="preserve">ready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s</w:t>
      </w:r>
      <w:r w:rsidR="00F077F7">
        <w:rPr>
          <w:rFonts w:ascii="Calibri" w:hAnsi="Calibri" w:cs="Calibri"/>
          <w:sz w:val="20"/>
          <w:szCs w:val="20"/>
          <w:lang w:val="en-US"/>
        </w:rPr>
        <w:t>ignal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이 존재한다.</w:t>
      </w:r>
      <w:r w:rsidR="00F077F7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V</w:t>
      </w:r>
      <w:r w:rsidR="00000E91">
        <w:rPr>
          <w:rFonts w:ascii="Calibri" w:hAnsi="Calibri" w:cs="Calibri"/>
          <w:sz w:val="20"/>
          <w:szCs w:val="20"/>
          <w:lang w:val="en-US"/>
        </w:rPr>
        <w:t xml:space="preserve">alid, 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 xml:space="preserve">그리고 </w:t>
      </w:r>
      <w:r w:rsidR="00000E91">
        <w:rPr>
          <w:rFonts w:ascii="Calibri" w:hAnsi="Calibri" w:cs="Calibri"/>
          <w:sz w:val="20"/>
          <w:szCs w:val="20"/>
          <w:lang w:val="en-US"/>
        </w:rPr>
        <w:t>ready signal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 xml:space="preserve">이 모두 </w:t>
      </w:r>
      <w:r w:rsidR="00000E91">
        <w:rPr>
          <w:rFonts w:ascii="Calibri" w:hAnsi="Calibri" w:cs="Calibri"/>
          <w:sz w:val="20"/>
          <w:szCs w:val="20"/>
          <w:lang w:val="en-US"/>
        </w:rPr>
        <w:t>high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인 경우에만 데이터 전송이 발생한다.</w:t>
      </w:r>
      <w:r w:rsidR="00000E91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>아래는 데이터 전송 과정 예시를 보여준다.</w:t>
      </w:r>
      <w:r w:rsidR="00F77EFA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이외에도 어느 부분의 </w:t>
      </w:r>
      <w:r w:rsidR="00F77EFA">
        <w:rPr>
          <w:rFonts w:ascii="Calibri" w:hAnsi="Calibri" w:cs="Calibri"/>
          <w:sz w:val="20"/>
          <w:szCs w:val="20"/>
          <w:lang w:val="en-US"/>
        </w:rPr>
        <w:t>data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가 전송되는지 나타내는 </w:t>
      </w:r>
      <w:r w:rsidR="00F77EFA">
        <w:rPr>
          <w:rFonts w:ascii="Calibri" w:hAnsi="Calibri" w:cs="Calibri"/>
          <w:sz w:val="20"/>
          <w:szCs w:val="20"/>
          <w:lang w:val="en-US"/>
        </w:rPr>
        <w:t xml:space="preserve">strobe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s</w:t>
      </w:r>
      <w:r w:rsidR="00F77EFA">
        <w:rPr>
          <w:rFonts w:ascii="Calibri" w:hAnsi="Calibri" w:cs="Calibri"/>
          <w:sz w:val="20"/>
          <w:szCs w:val="20"/>
          <w:lang w:val="en-US"/>
        </w:rPr>
        <w:t xml:space="preserve">ignal,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얼마의 데이터가 전송되는지 나타내는 </w:t>
      </w:r>
      <w:proofErr w:type="spellStart"/>
      <w:r w:rsidR="00F77EFA">
        <w:rPr>
          <w:rFonts w:ascii="Calibri" w:hAnsi="Calibri" w:cs="Calibri"/>
          <w:sz w:val="20"/>
          <w:szCs w:val="20"/>
          <w:lang w:val="en-US"/>
        </w:rPr>
        <w:t>len</w:t>
      </w:r>
      <w:proofErr w:type="spellEnd"/>
      <w:r w:rsidR="00F77EFA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F77EFA">
        <w:rPr>
          <w:rFonts w:ascii="Calibri" w:hAnsi="Calibri" w:cs="Calibri"/>
          <w:sz w:val="20"/>
          <w:szCs w:val="20"/>
          <w:lang w:val="en-US"/>
        </w:rPr>
        <w:t>signal</w:t>
      </w:r>
      <w:proofErr w:type="spellEnd"/>
      <w:r w:rsidR="00F77EFA">
        <w:rPr>
          <w:rFonts w:ascii="Calibri" w:hAnsi="Calibri" w:cs="Calibri"/>
          <w:sz w:val="20"/>
          <w:szCs w:val="20"/>
          <w:lang w:val="en-US"/>
        </w:rPr>
        <w:t xml:space="preserve">,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그리고 현재의 데이터가 마지막 데이터 전송임을 나타내는 </w:t>
      </w:r>
      <w:r w:rsidR="00F77EFA">
        <w:rPr>
          <w:rFonts w:ascii="Calibri" w:hAnsi="Calibri" w:cs="Calibri"/>
          <w:sz w:val="20"/>
          <w:szCs w:val="20"/>
          <w:lang w:val="en-US"/>
        </w:rPr>
        <w:t>last signal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이 존재한다.</w:t>
      </w:r>
      <w:r w:rsidR="00F77EFA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F77EFA">
        <w:rPr>
          <w:rFonts w:ascii="Calibri" w:hAnsi="Calibri" w:cs="Calibri" w:hint="eastAsia"/>
          <w:sz w:val="20"/>
          <w:szCs w:val="20"/>
          <w:lang w:val="en-US"/>
        </w:rPr>
        <w:t>그외에도</w:t>
      </w:r>
      <w:proofErr w:type="spellEnd"/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F77EFA">
        <w:rPr>
          <w:rFonts w:ascii="Calibri" w:hAnsi="Calibri" w:cs="Calibri"/>
          <w:sz w:val="20"/>
          <w:szCs w:val="20"/>
          <w:lang w:val="en-US"/>
        </w:rPr>
        <w:t>qos</w:t>
      </w:r>
      <w:proofErr w:type="spellEnd"/>
      <w:r w:rsidR="00F77EFA">
        <w:rPr>
          <w:rFonts w:ascii="Calibri" w:hAnsi="Calibri" w:cs="Calibri"/>
          <w:sz w:val="20"/>
          <w:szCs w:val="20"/>
          <w:lang w:val="en-US"/>
        </w:rPr>
        <w:t xml:space="preserve">, </w:t>
      </w:r>
      <w:proofErr w:type="spellStart"/>
      <w:r w:rsidR="00F77EFA">
        <w:rPr>
          <w:rFonts w:ascii="Calibri" w:hAnsi="Calibri" w:cs="Calibri" w:hint="eastAsia"/>
          <w:sz w:val="20"/>
          <w:szCs w:val="20"/>
          <w:lang w:val="en-US"/>
        </w:rPr>
        <w:t>u</w:t>
      </w:r>
      <w:r w:rsidR="00F77EFA">
        <w:rPr>
          <w:rFonts w:ascii="Calibri" w:hAnsi="Calibri" w:cs="Calibri"/>
          <w:sz w:val="20"/>
          <w:szCs w:val="20"/>
          <w:lang w:val="en-US"/>
        </w:rPr>
        <w:t>ser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와</w:t>
      </w:r>
      <w:proofErr w:type="spellEnd"/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같은 </w:t>
      </w:r>
      <w:r w:rsidR="00F77EFA">
        <w:rPr>
          <w:rFonts w:ascii="Calibri" w:hAnsi="Calibri" w:cs="Calibri"/>
          <w:sz w:val="20"/>
          <w:szCs w:val="20"/>
          <w:lang w:val="en-US"/>
        </w:rPr>
        <w:t>signal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이 존재하며 해당 사항은 아래의 문서에서 자세히 알 수 있다.</w:t>
      </w:r>
      <w:r w:rsidR="00953D39">
        <w:rPr>
          <w:rStyle w:val="ab"/>
          <w:rFonts w:ascii="Calibri" w:hAnsi="Calibri" w:cs="Calibri"/>
          <w:sz w:val="20"/>
          <w:szCs w:val="20"/>
          <w:lang w:val="en-US"/>
        </w:rPr>
        <w:footnoteReference w:id="6"/>
      </w:r>
    </w:p>
    <w:p w14:paraId="5EE872AE" w14:textId="45134325" w:rsidR="00F176AC" w:rsidRDefault="00F77EFA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68D6E27B" wp14:editId="4084310A">
            <wp:extent cx="3914695" cy="2169042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903" cy="219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B504" w14:textId="1EEA330F" w:rsidR="003B3E8F" w:rsidRDefault="003B3E8F" w:rsidP="003B3E8F">
      <w:pPr>
        <w:widowControl w:val="0"/>
        <w:spacing w:line="240" w:lineRule="auto"/>
        <w:ind w:firstLine="195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 xml:space="preserve">현재 </w:t>
      </w:r>
      <w:proofErr w:type="spellStart"/>
      <w:r>
        <w:rPr>
          <w:rFonts w:ascii="Calibri" w:hAnsi="Calibri" w:cs="Calibri" w:hint="eastAsia"/>
          <w:sz w:val="20"/>
          <w:szCs w:val="20"/>
          <w:lang w:val="en-US"/>
        </w:rPr>
        <w:t>RFSoC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 w:hint="eastAsia"/>
          <w:sz w:val="20"/>
          <w:szCs w:val="20"/>
          <w:lang w:val="en-US"/>
        </w:rPr>
        <w:t>Verilog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코드는 모두 AXI bus에 기반하여 작성되어 있</w:t>
      </w:r>
      <w:r w:rsidR="004F1727">
        <w:rPr>
          <w:rFonts w:ascii="Calibri" w:hAnsi="Calibri" w:cs="Calibri" w:hint="eastAsia"/>
          <w:sz w:val="20"/>
          <w:szCs w:val="20"/>
          <w:lang w:val="en-US"/>
        </w:rPr>
        <w:t xml:space="preserve">으며 CPU는 memory mapped </w:t>
      </w:r>
      <w:r w:rsidR="004F1727">
        <w:rPr>
          <w:rFonts w:ascii="Calibri" w:hAnsi="Calibri" w:cs="Calibri" w:hint="eastAsia"/>
          <w:sz w:val="20"/>
          <w:szCs w:val="20"/>
          <w:lang w:val="en-US"/>
        </w:rPr>
        <w:lastRenderedPageBreak/>
        <w:t>IO 방식을 사용한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다.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따라서 특정 모듈에 접근하기 위해서는 해당 모듈의 AXI bus의 주소에 접근하면 된다.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예를 들어 AXI bus의 주소가</w:t>
      </w:r>
      <w:r w:rsidR="00E90E47" w:rsidRPr="00E12207">
        <w:rPr>
          <w:rFonts w:ascii="Lucida Console" w:hAnsi="Lucida Console" w:cs="Lucida Console" w:hint="eastAsia"/>
          <w:sz w:val="20"/>
          <w:szCs w:val="20"/>
          <w:lang w:val="en-US"/>
        </w:rPr>
        <w:t xml:space="preserve"> </w:t>
      </w:r>
      <w:r w:rsidR="00E90E47" w:rsidRPr="00E12207">
        <w:rPr>
          <w:rFonts w:ascii="Lucida Console" w:hAnsi="Lucida Console" w:cs="Lucida Console"/>
          <w:sz w:val="20"/>
          <w:szCs w:val="20"/>
          <w:lang w:val="en-US"/>
        </w:rPr>
        <w:t>0x001000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으로 지정된 경우 아래와 같은 코드를 통해 데이터를 전송할 수 있다.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 xml:space="preserve"> 이 때 </w:t>
      </w:r>
      <w:r w:rsidR="00951BA7" w:rsidRPr="00E12207">
        <w:rPr>
          <w:rFonts w:ascii="Lucida Console" w:hAnsi="Lucida Console" w:cs="Lucida Console"/>
          <w:sz w:val="20"/>
          <w:szCs w:val="20"/>
          <w:lang w:val="en-US"/>
        </w:rPr>
        <w:t>volatile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 xml:space="preserve">이라는 키워드를 추가하였는데 </w:t>
      </w:r>
      <w:r w:rsidR="00FE3228" w:rsidRPr="00E12207">
        <w:rPr>
          <w:rFonts w:ascii="Lucida Console" w:hAnsi="Lucida Console" w:cs="Lucida Console"/>
          <w:sz w:val="20"/>
          <w:szCs w:val="20"/>
          <w:lang w:val="en-US"/>
        </w:rPr>
        <w:t>0x001000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이라는 주소에 데이터를 입력하는 코드를 컴파일러에서 최적화하여 캐쉬에만 write하는 경우를 방지하기 위한 키워드이다.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D0071" w:rsidRPr="00DD0071" w14:paraId="44972E91" w14:textId="77777777" w:rsidTr="00245797">
        <w:tc>
          <w:tcPr>
            <w:tcW w:w="9019" w:type="dxa"/>
          </w:tcPr>
          <w:p w14:paraId="40D6218D" w14:textId="21929089" w:rsidR="0053458E" w:rsidRPr="00E12207" w:rsidRDefault="0053458E" w:rsidP="00245797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01 int64_t data;</w:t>
            </w:r>
          </w:p>
          <w:p w14:paraId="53598783" w14:textId="5D45262B" w:rsidR="00DD0071" w:rsidRPr="00E12207" w:rsidRDefault="00DD0071" w:rsidP="00245797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0</w:t>
            </w:r>
            <w:r w:rsidR="0053458E"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2</w:t>
            </w:r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volatile</w:t>
            </w:r>
            <w:proofErr w:type="spellEnd"/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 int64_t * </w:t>
            </w:r>
            <w:proofErr w:type="spellStart"/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axi_addr</w:t>
            </w:r>
            <w:proofErr w:type="spellEnd"/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 = (</w:t>
            </w:r>
            <w:proofErr w:type="spellStart"/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volatile</w:t>
            </w:r>
            <w:proofErr w:type="spellEnd"/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 int64_t *) 0x001000;</w:t>
            </w:r>
          </w:p>
          <w:p w14:paraId="515F0031" w14:textId="45F6BF01" w:rsidR="00DD0071" w:rsidRPr="006B65F6" w:rsidRDefault="00DD0071" w:rsidP="00245797">
            <w:pPr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0</w:t>
            </w:r>
            <w:r w:rsidR="0053458E"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3</w:t>
            </w:r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 *(</w:t>
            </w:r>
            <w:proofErr w:type="spellStart"/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axi_addr</w:t>
            </w:r>
            <w:proofErr w:type="spellEnd"/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) = </w:t>
            </w:r>
            <w:proofErr w:type="spellStart"/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data</w:t>
            </w:r>
            <w:proofErr w:type="spellEnd"/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;</w:t>
            </w:r>
          </w:p>
        </w:tc>
      </w:tr>
    </w:tbl>
    <w:p w14:paraId="604C168A" w14:textId="77777777" w:rsidR="00DD0071" w:rsidRDefault="00DD0071" w:rsidP="002336EB">
      <w:pPr>
        <w:widowControl w:val="0"/>
        <w:spacing w:line="240" w:lineRule="auto"/>
        <w:ind w:firstLine="195"/>
        <w:rPr>
          <w:rFonts w:ascii="Calibri" w:hAnsi="Calibri" w:cs="Calibri"/>
          <w:sz w:val="20"/>
          <w:szCs w:val="20"/>
          <w:lang w:val="en-US"/>
        </w:rPr>
      </w:pPr>
    </w:p>
    <w:p w14:paraId="0D0925A6" w14:textId="3EE24289" w:rsidR="001274A8" w:rsidRDefault="001274A8" w:rsidP="00044E31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bookmarkStart w:id="12" w:name="_Toc156060241"/>
      <w:r w:rsidRPr="00F51EBD">
        <w:rPr>
          <w:sz w:val="26"/>
          <w:szCs w:val="26"/>
          <w:lang w:val="en-US"/>
        </w:rPr>
        <w:t>1.</w:t>
      </w:r>
      <w:proofErr w:type="gramStart"/>
      <w:r w:rsidR="0086122A">
        <w:rPr>
          <w:sz w:val="26"/>
          <w:szCs w:val="26"/>
          <w:lang w:val="en-US"/>
        </w:rPr>
        <w:t>5</w:t>
      </w:r>
      <w:r>
        <w:rPr>
          <w:sz w:val="26"/>
          <w:szCs w:val="26"/>
          <w:lang w:val="en-US"/>
        </w:rPr>
        <w:t>.</w:t>
      </w:r>
      <w:r w:rsidR="00044E31">
        <w:rPr>
          <w:rFonts w:hint="eastAsia"/>
          <w:sz w:val="26"/>
          <w:szCs w:val="26"/>
          <w:lang w:val="en-US"/>
        </w:rPr>
        <w:t>R</w:t>
      </w:r>
      <w:r w:rsidR="00044E31">
        <w:rPr>
          <w:sz w:val="26"/>
          <w:szCs w:val="26"/>
          <w:lang w:val="en-US"/>
        </w:rPr>
        <w:t>eal</w:t>
      </w:r>
      <w:proofErr w:type="gramEnd"/>
      <w:r w:rsidR="00044E31">
        <w:rPr>
          <w:sz w:val="26"/>
          <w:szCs w:val="26"/>
          <w:lang w:val="en-US"/>
        </w:rPr>
        <w:t xml:space="preserve"> Time Input Output Concept</w:t>
      </w:r>
      <w:bookmarkEnd w:id="12"/>
    </w:p>
    <w:p w14:paraId="693281F7" w14:textId="63C13951" w:rsidR="009C1458" w:rsidRPr="00481FD0" w:rsidRDefault="00362415" w:rsidP="002336EB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Real Time Input Output(</w:t>
      </w:r>
      <w:r w:rsidRPr="002336EB">
        <w:rPr>
          <w:rFonts w:ascii="Calibri" w:hAnsi="Calibri" w:cs="Calibri"/>
          <w:b/>
          <w:sz w:val="20"/>
          <w:szCs w:val="20"/>
          <w:lang w:val="en-US"/>
        </w:rPr>
        <w:t>RTIO</w:t>
      </w:r>
      <w:r w:rsidRPr="002336EB">
        <w:rPr>
          <w:rFonts w:ascii="Calibri" w:hAnsi="Calibri" w:cs="Calibri"/>
          <w:sz w:val="20"/>
          <w:szCs w:val="20"/>
          <w:lang w:val="en-US"/>
        </w:rPr>
        <w:t>)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실시간으로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정확한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타이밍에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 xml:space="preserve"> 신호를 내보내거나 받아들이는 것이다.</w:t>
      </w:r>
      <w:r w:rsidR="00481FD0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 xml:space="preserve">예를 들어 간략화 된 </w:t>
      </w:r>
      <w:r w:rsidR="00102EAF">
        <w:rPr>
          <w:rFonts w:ascii="Calibri" w:hAnsi="Calibri" w:cs="Calibri"/>
          <w:sz w:val="20"/>
          <w:szCs w:val="20"/>
          <w:lang w:val="en-US"/>
        </w:rPr>
        <w:t xml:space="preserve">RTIO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시스템은 아래 그림과 같다.</w:t>
      </w:r>
      <w:r w:rsidR="00D22209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 xml:space="preserve">현재 </w:t>
      </w:r>
      <w:proofErr w:type="spellStart"/>
      <w:r w:rsidR="00D22209">
        <w:rPr>
          <w:rFonts w:ascii="Calibri" w:hAnsi="Calibri" w:cs="Calibri"/>
          <w:sz w:val="20"/>
          <w:szCs w:val="20"/>
          <w:lang w:val="en-US"/>
        </w:rPr>
        <w:t>RFSoC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>시스템의</w:t>
      </w:r>
      <w:proofErr w:type="spellEnd"/>
      <w:r w:rsidR="00D22209">
        <w:rPr>
          <w:rFonts w:ascii="Calibri" w:hAnsi="Calibri" w:cs="Calibri" w:hint="eastAsia"/>
          <w:sz w:val="20"/>
          <w:szCs w:val="20"/>
          <w:lang w:val="en-US"/>
        </w:rPr>
        <w:t xml:space="preserve"> 경우 </w:t>
      </w:r>
      <w:r w:rsidR="00D22209">
        <w:rPr>
          <w:rFonts w:ascii="Calibri" w:hAnsi="Calibri" w:cs="Calibri"/>
          <w:sz w:val="20"/>
          <w:szCs w:val="20"/>
          <w:lang w:val="en-US"/>
        </w:rPr>
        <w:t>128bit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>의</w:t>
      </w:r>
      <w:r w:rsidR="00C10243">
        <w:rPr>
          <w:rFonts w:ascii="Calibri" w:hAnsi="Calibri" w:cs="Calibri"/>
          <w:sz w:val="20"/>
          <w:szCs w:val="20"/>
          <w:lang w:val="en-US"/>
        </w:rPr>
        <w:t xml:space="preserve"> First In First Out(</w:t>
      </w:r>
      <w:r w:rsidR="00C10243" w:rsidRPr="002336EB">
        <w:rPr>
          <w:rFonts w:ascii="Calibri" w:hAnsi="Calibri" w:cs="Calibri"/>
          <w:b/>
          <w:sz w:val="20"/>
          <w:szCs w:val="20"/>
          <w:lang w:val="en-US"/>
        </w:rPr>
        <w:t>FIFO</w:t>
      </w:r>
      <w:r w:rsidR="00C10243">
        <w:rPr>
          <w:rFonts w:ascii="Calibri" w:hAnsi="Calibri" w:cs="Calibri"/>
          <w:sz w:val="20"/>
          <w:szCs w:val="20"/>
          <w:lang w:val="en-US"/>
        </w:rPr>
        <w:t xml:space="preserve">) 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구조에 데이터들이 저장되어 있으며 각각의 데이터는</w:t>
      </w:r>
      <w:r w:rsidR="00BE0FCB">
        <w:rPr>
          <w:rFonts w:ascii="Calibri" w:hAnsi="Calibri" w:cs="Calibri"/>
          <w:sz w:val="20"/>
          <w:szCs w:val="20"/>
          <w:lang w:val="en-US"/>
        </w:rPr>
        <w:t xml:space="preserve"> instruction</w:t>
      </w:r>
      <w:r w:rsidR="00BE0FCB">
        <w:rPr>
          <w:rFonts w:ascii="Calibri" w:hAnsi="Calibri" w:cs="Calibri" w:hint="eastAsia"/>
          <w:sz w:val="20"/>
          <w:szCs w:val="20"/>
          <w:lang w:val="en-US"/>
        </w:rPr>
        <w:t>이라고 칭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>한다.</w:t>
      </w:r>
      <w:r w:rsidR="00BE0FC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이러한 </w:t>
      </w:r>
      <w:r w:rsidR="00776E14">
        <w:rPr>
          <w:rFonts w:ascii="Calibri" w:hAnsi="Calibri" w:cs="Calibri"/>
          <w:sz w:val="20"/>
          <w:szCs w:val="20"/>
          <w:lang w:val="en-US"/>
        </w:rPr>
        <w:t>instruction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이 나가는 정확한 시간인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22209">
        <w:rPr>
          <w:rFonts w:ascii="Calibri" w:hAnsi="Calibri" w:cs="Calibri"/>
          <w:sz w:val="20"/>
          <w:szCs w:val="20"/>
          <w:lang w:val="en-US"/>
        </w:rPr>
        <w:t xml:space="preserve">64bit </w:t>
      </w:r>
      <w:r w:rsidR="00C10243">
        <w:rPr>
          <w:rFonts w:ascii="Calibri" w:hAnsi="Calibri" w:cs="Calibri"/>
          <w:sz w:val="20"/>
          <w:szCs w:val="20"/>
          <w:lang w:val="en-US"/>
        </w:rPr>
        <w:t>timestamp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와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해당 시간에 나가는 데이터인 </w:t>
      </w:r>
      <w:r w:rsidR="00D22209">
        <w:rPr>
          <w:rFonts w:ascii="Calibri" w:hAnsi="Calibri" w:cs="Calibri"/>
          <w:sz w:val="20"/>
          <w:szCs w:val="20"/>
          <w:lang w:val="en-US"/>
        </w:rPr>
        <w:t xml:space="preserve">64bit </w:t>
      </w:r>
      <w:r w:rsidR="00C10243">
        <w:rPr>
          <w:rFonts w:ascii="Calibri" w:hAnsi="Calibri" w:cs="Calibri"/>
          <w:sz w:val="20"/>
          <w:szCs w:val="20"/>
          <w:lang w:val="en-US"/>
        </w:rPr>
        <w:t>data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로 구성된다.</w:t>
      </w:r>
      <w:r w:rsidR="000B7E7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T</w:t>
      </w:r>
      <w:r w:rsidR="009C1458">
        <w:rPr>
          <w:rFonts w:ascii="Calibri" w:hAnsi="Calibri" w:cs="Calibri"/>
          <w:sz w:val="20"/>
          <w:szCs w:val="20"/>
          <w:lang w:val="en-US"/>
        </w:rPr>
        <w:t>imer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에서 </w:t>
      </w:r>
      <w:proofErr w:type="spellStart"/>
      <w:r w:rsidR="009C1458">
        <w:rPr>
          <w:rFonts w:ascii="Calibri" w:hAnsi="Calibri" w:cs="Calibri"/>
          <w:sz w:val="20"/>
          <w:szCs w:val="20"/>
          <w:lang w:val="en-US"/>
        </w:rPr>
        <w:t>timestamp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를</w:t>
      </w:r>
      <w:proofErr w:type="spellEnd"/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매번 </w:t>
      </w:r>
      <w:proofErr w:type="spellStart"/>
      <w:r w:rsidR="009C1458">
        <w:rPr>
          <w:rFonts w:ascii="Calibri" w:hAnsi="Calibri" w:cs="Calibri" w:hint="eastAsia"/>
          <w:sz w:val="20"/>
          <w:szCs w:val="20"/>
          <w:lang w:val="en-US"/>
        </w:rPr>
        <w:t>클락마다</w:t>
      </w:r>
      <w:proofErr w:type="spellEnd"/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/>
          <w:sz w:val="20"/>
          <w:szCs w:val="20"/>
          <w:lang w:val="en-US"/>
        </w:rPr>
        <w:t>1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씩 증가시키며 </w:t>
      </w:r>
      <w:proofErr w:type="spellStart"/>
      <w:r w:rsidR="009C1458">
        <w:rPr>
          <w:rFonts w:ascii="Calibri" w:hAnsi="Calibri" w:cs="Calibri"/>
          <w:sz w:val="20"/>
          <w:szCs w:val="20"/>
          <w:lang w:val="en-US"/>
        </w:rPr>
        <w:t>FIFO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의</w:t>
      </w:r>
      <w:proofErr w:type="spellEnd"/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/>
          <w:sz w:val="20"/>
          <w:szCs w:val="20"/>
          <w:lang w:val="en-US"/>
        </w:rPr>
        <w:t>top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에 해당하는 </w:t>
      </w:r>
      <w:r w:rsidR="009C1458">
        <w:rPr>
          <w:rFonts w:ascii="Calibri" w:hAnsi="Calibri" w:cs="Calibri"/>
          <w:sz w:val="20"/>
          <w:szCs w:val="20"/>
          <w:lang w:val="en-US"/>
        </w:rPr>
        <w:t>instruction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의 </w:t>
      </w:r>
      <w:r w:rsidR="009C1458">
        <w:rPr>
          <w:rFonts w:ascii="Calibri" w:hAnsi="Calibri" w:cs="Calibri"/>
          <w:sz w:val="20"/>
          <w:szCs w:val="20"/>
          <w:lang w:val="en-US"/>
        </w:rPr>
        <w:t>timestamp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와 일치하는 경우 </w:t>
      </w:r>
      <w:r w:rsidR="009C1458">
        <w:rPr>
          <w:rFonts w:ascii="Calibri" w:hAnsi="Calibri" w:cs="Calibri"/>
          <w:sz w:val="20"/>
          <w:szCs w:val="20"/>
          <w:lang w:val="en-US"/>
        </w:rPr>
        <w:t>output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으로 내보내게 된다.</w:t>
      </w:r>
    </w:p>
    <w:p w14:paraId="2E8EB510" w14:textId="6C3D7D07" w:rsidR="001274A8" w:rsidRDefault="00102EAF" w:rsidP="002336EB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1DEFFA85" wp14:editId="240EFD3F">
            <wp:extent cx="4133850" cy="2029094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926" cy="203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3592" w14:textId="77777777" w:rsidR="001274A8" w:rsidRDefault="001274A8" w:rsidP="00880AF0">
      <w:pPr>
        <w:widowControl w:val="0"/>
        <w:spacing w:line="240" w:lineRule="auto"/>
        <w:ind w:firstLine="195"/>
        <w:rPr>
          <w:rFonts w:ascii="Calibri" w:hAnsi="Calibri" w:cs="Calibri"/>
          <w:sz w:val="20"/>
          <w:szCs w:val="20"/>
          <w:lang w:val="en-US"/>
        </w:rPr>
      </w:pPr>
    </w:p>
    <w:p w14:paraId="12597461" w14:textId="225B6B13" w:rsidR="00880AF0" w:rsidRPr="00F51EBD" w:rsidRDefault="00880AF0" w:rsidP="00880AF0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bookmarkStart w:id="13" w:name="_Toc156060242"/>
      <w:r w:rsidRPr="00F51EBD">
        <w:rPr>
          <w:sz w:val="26"/>
          <w:szCs w:val="26"/>
          <w:lang w:val="en-US"/>
        </w:rPr>
        <w:lastRenderedPageBreak/>
        <w:t>1.</w:t>
      </w:r>
      <w:proofErr w:type="gramStart"/>
      <w:r w:rsidR="00794E27">
        <w:rPr>
          <w:sz w:val="26"/>
          <w:szCs w:val="26"/>
          <w:lang w:val="en-US"/>
        </w:rPr>
        <w:t>5</w:t>
      </w:r>
      <w:r>
        <w:rPr>
          <w:sz w:val="26"/>
          <w:szCs w:val="26"/>
          <w:lang w:val="en-US"/>
        </w:rPr>
        <w:t>.</w:t>
      </w:r>
      <w:r w:rsidR="00F1174B">
        <w:rPr>
          <w:rFonts w:hint="eastAsia"/>
          <w:sz w:val="26"/>
          <w:szCs w:val="26"/>
          <w:lang w:val="en-US"/>
        </w:rPr>
        <w:t>O</w:t>
      </w:r>
      <w:r w:rsidR="00F1174B">
        <w:rPr>
          <w:sz w:val="26"/>
          <w:szCs w:val="26"/>
          <w:lang w:val="en-US"/>
        </w:rPr>
        <w:t>verview</w:t>
      </w:r>
      <w:proofErr w:type="gramEnd"/>
      <w:r w:rsidR="00F1174B">
        <w:rPr>
          <w:sz w:val="26"/>
          <w:szCs w:val="26"/>
          <w:lang w:val="en-US"/>
        </w:rPr>
        <w:t xml:space="preserve"> of Current Architecture</w:t>
      </w:r>
      <w:bookmarkEnd w:id="13"/>
    </w:p>
    <w:p w14:paraId="55CC1C0E" w14:textId="4FEFFB4F" w:rsidR="00102FEC" w:rsidRDefault="00102FEC" w:rsidP="002336EB">
      <w:pPr>
        <w:widowControl w:val="0"/>
        <w:spacing w:line="240" w:lineRule="auto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488E83B" wp14:editId="313045F4">
            <wp:extent cx="4419437" cy="2486025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2383" cy="24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42ED" w14:textId="67DAC3A3" w:rsidR="00926114" w:rsidRDefault="00102FEC" w:rsidP="00276EFD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 xml:space="preserve">현재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RFSoC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간략한 구조는 다음과 같다.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현재는 </w:t>
      </w:r>
      <w:r w:rsidR="003064C3">
        <w:rPr>
          <w:rFonts w:ascii="Calibri" w:hAnsi="Calibri" w:cs="Calibri"/>
          <w:sz w:val="20"/>
          <w:szCs w:val="20"/>
          <w:lang w:val="en-US"/>
        </w:rPr>
        <w:t>4</w:t>
      </w:r>
      <w:r w:rsidR="003064C3">
        <w:rPr>
          <w:rFonts w:ascii="Calibri" w:hAnsi="Calibri" w:cs="Calibri" w:hint="eastAsia"/>
          <w:sz w:val="20"/>
          <w:szCs w:val="20"/>
          <w:lang w:val="en-US"/>
        </w:rPr>
        <w:t xml:space="preserve">개의 </w:t>
      </w:r>
      <w:r w:rsidR="003064C3">
        <w:rPr>
          <w:rFonts w:ascii="Calibri" w:hAnsi="Calibri" w:cs="Calibri"/>
          <w:sz w:val="20"/>
          <w:szCs w:val="20"/>
          <w:lang w:val="en-US"/>
        </w:rPr>
        <w:t xml:space="preserve">APU </w:t>
      </w:r>
      <w:r w:rsidR="003064C3">
        <w:rPr>
          <w:rFonts w:ascii="Calibri" w:hAnsi="Calibri" w:cs="Calibri" w:hint="eastAsia"/>
          <w:sz w:val="20"/>
          <w:szCs w:val="20"/>
          <w:lang w:val="en-US"/>
        </w:rPr>
        <w:t xml:space="preserve">중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두 개의 </w:t>
      </w:r>
      <w:r w:rsidR="002F2CAC">
        <w:rPr>
          <w:rFonts w:ascii="Calibri" w:hAnsi="Calibri" w:cs="Calibri" w:hint="eastAsia"/>
          <w:sz w:val="20"/>
          <w:szCs w:val="20"/>
          <w:lang w:val="en-US"/>
        </w:rPr>
        <w:t>A</w:t>
      </w:r>
      <w:r w:rsidR="00276EFD">
        <w:rPr>
          <w:rFonts w:ascii="Calibri" w:hAnsi="Calibri" w:cs="Calibri"/>
          <w:sz w:val="20"/>
          <w:szCs w:val="20"/>
          <w:lang w:val="en-US"/>
        </w:rPr>
        <w:t>PU</w:t>
      </w:r>
      <w:r w:rsidR="002F2CAC">
        <w:rPr>
          <w:rFonts w:ascii="Calibri" w:hAnsi="Calibri" w:cs="Calibri" w:hint="eastAsia"/>
          <w:sz w:val="20"/>
          <w:szCs w:val="20"/>
          <w:lang w:val="en-US"/>
        </w:rPr>
        <w:t>만을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구동하고 있다.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첫번째 </w:t>
      </w:r>
      <w:r w:rsidR="00276EFD">
        <w:rPr>
          <w:rFonts w:ascii="Calibri" w:hAnsi="Calibri" w:cs="Calibri"/>
          <w:sz w:val="20"/>
          <w:szCs w:val="20"/>
          <w:lang w:val="en-US"/>
        </w:rPr>
        <w:t>CPU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는 </w:t>
      </w:r>
      <w:r w:rsidR="00276EFD">
        <w:rPr>
          <w:rFonts w:ascii="Calibri" w:hAnsi="Calibri" w:cs="Calibri"/>
          <w:sz w:val="20"/>
          <w:szCs w:val="20"/>
          <w:lang w:val="en-US"/>
        </w:rPr>
        <w:t>TCP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통신을 하고 </w:t>
      </w:r>
      <w:r w:rsidR="00276EFD">
        <w:rPr>
          <w:rFonts w:ascii="Calibri" w:hAnsi="Calibri" w:cs="Calibri"/>
          <w:sz w:val="20"/>
          <w:szCs w:val="20"/>
          <w:lang w:val="en-US"/>
        </w:rPr>
        <w:t>PC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와 직접적인 </w:t>
      </w:r>
      <w:r w:rsidR="00276EFD">
        <w:rPr>
          <w:rFonts w:ascii="Calibri" w:hAnsi="Calibri" w:cs="Calibri"/>
          <w:sz w:val="20"/>
          <w:szCs w:val="20"/>
          <w:lang w:val="en-US"/>
        </w:rPr>
        <w:t>command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를 받아 C</w:t>
      </w:r>
      <w:r w:rsidR="00276EFD">
        <w:rPr>
          <w:rFonts w:ascii="Calibri" w:hAnsi="Calibri" w:cs="Calibri"/>
          <w:sz w:val="20"/>
          <w:szCs w:val="20"/>
          <w:lang w:val="en-US"/>
        </w:rPr>
        <w:t>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에서 함수를 실행하거나,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실험 코드를 D</w:t>
      </w:r>
      <w:r w:rsidR="00276EFD">
        <w:rPr>
          <w:rFonts w:ascii="Calibri" w:hAnsi="Calibri" w:cs="Calibri"/>
          <w:sz w:val="20"/>
          <w:szCs w:val="20"/>
          <w:lang w:val="en-US"/>
        </w:rPr>
        <w:t>RAM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에 저장한다.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두번째 </w:t>
      </w:r>
      <w:r w:rsidR="00276EFD">
        <w:rPr>
          <w:rFonts w:ascii="Calibri" w:hAnsi="Calibri" w:cs="Calibri"/>
          <w:sz w:val="20"/>
          <w:szCs w:val="20"/>
          <w:lang w:val="en-US"/>
        </w:rPr>
        <w:t>CPU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의 경우 첫번째 </w:t>
      </w:r>
      <w:r w:rsidR="00276EFD">
        <w:rPr>
          <w:rFonts w:ascii="Calibri" w:hAnsi="Calibri" w:cs="Calibri"/>
          <w:sz w:val="20"/>
          <w:szCs w:val="20"/>
          <w:lang w:val="en-US"/>
        </w:rPr>
        <w:t>CPU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로부터 인터럽트 신호를 받아 D</w:t>
      </w:r>
      <w:r w:rsidR="00276EFD">
        <w:rPr>
          <w:rFonts w:ascii="Calibri" w:hAnsi="Calibri" w:cs="Calibri"/>
          <w:sz w:val="20"/>
          <w:szCs w:val="20"/>
          <w:lang w:val="en-US"/>
        </w:rPr>
        <w:t>RAM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에 저장되어 있는 코드를 실행한다.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이 때 </w:t>
      </w:r>
      <w:r w:rsidR="00276EFD">
        <w:rPr>
          <w:rFonts w:ascii="Calibri" w:hAnsi="Calibri" w:cs="Calibri"/>
          <w:sz w:val="20"/>
          <w:szCs w:val="20"/>
          <w:lang w:val="en-US"/>
        </w:rPr>
        <w:t>General Int</w:t>
      </w:r>
      <w:r w:rsidR="00F12D24">
        <w:rPr>
          <w:rFonts w:ascii="Calibri" w:hAnsi="Calibri" w:cs="Calibri"/>
          <w:sz w:val="20"/>
          <w:szCs w:val="20"/>
          <w:lang w:val="en-US"/>
        </w:rPr>
        <w:t>e</w:t>
      </w:r>
      <w:r w:rsidR="00276EFD">
        <w:rPr>
          <w:rFonts w:ascii="Calibri" w:hAnsi="Calibri" w:cs="Calibri"/>
          <w:sz w:val="20"/>
          <w:szCs w:val="20"/>
          <w:lang w:val="en-US"/>
        </w:rPr>
        <w:t>rrupt Controller(</w:t>
      </w:r>
      <w:r w:rsidR="00276EFD" w:rsidRPr="002336EB">
        <w:rPr>
          <w:rFonts w:ascii="Calibri" w:hAnsi="Calibri" w:cs="Calibri"/>
          <w:b/>
          <w:sz w:val="20"/>
          <w:szCs w:val="20"/>
          <w:lang w:val="en-US"/>
        </w:rPr>
        <w:t>GIC</w:t>
      </w:r>
      <w:r w:rsidR="00276EFD">
        <w:rPr>
          <w:rFonts w:ascii="Calibri" w:hAnsi="Calibri" w:cs="Calibri"/>
          <w:sz w:val="20"/>
          <w:szCs w:val="20"/>
          <w:lang w:val="en-US"/>
        </w:rPr>
        <w:t>)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는 </w:t>
      </w:r>
      <w:r w:rsidR="00276EFD">
        <w:rPr>
          <w:rFonts w:ascii="Calibri" w:hAnsi="Calibri" w:cs="Calibri"/>
          <w:sz w:val="20"/>
          <w:szCs w:val="20"/>
          <w:lang w:val="en-US"/>
        </w:rPr>
        <w:t>CPU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에 연결된 인터럽트 신호들을 모두 관리한다.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C</w:t>
      </w:r>
      <w:r w:rsidR="00276EFD">
        <w:rPr>
          <w:rFonts w:ascii="Calibri" w:hAnsi="Calibri" w:cs="Calibri"/>
          <w:sz w:val="20"/>
          <w:szCs w:val="20"/>
          <w:lang w:val="en-US"/>
        </w:rPr>
        <w:t>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와 같은 부분들을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Proce</w:t>
      </w:r>
      <w:r w:rsidR="00797A5B">
        <w:rPr>
          <w:rFonts w:ascii="Calibri" w:hAnsi="Calibri" w:cs="Calibri" w:hint="eastAsia"/>
          <w:sz w:val="20"/>
          <w:szCs w:val="20"/>
          <w:lang w:val="en-US"/>
        </w:rPr>
        <w:t>s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sing </w:t>
      </w:r>
      <w:r w:rsidR="00797A5B">
        <w:rPr>
          <w:rFonts w:ascii="Calibri" w:hAnsi="Calibri" w:cs="Calibri"/>
          <w:sz w:val="20"/>
          <w:szCs w:val="20"/>
          <w:lang w:val="en-US"/>
        </w:rPr>
        <w:t>System</w:t>
      </w:r>
      <w:r w:rsidR="00276EFD">
        <w:rPr>
          <w:rFonts w:ascii="Calibri" w:hAnsi="Calibri" w:cs="Calibri"/>
          <w:sz w:val="20"/>
          <w:szCs w:val="20"/>
          <w:lang w:val="en-US"/>
        </w:rPr>
        <w:t>(</w:t>
      </w:r>
      <w:r w:rsidR="00276EFD" w:rsidRPr="002336EB">
        <w:rPr>
          <w:rFonts w:ascii="Calibri" w:hAnsi="Calibri" w:cs="Calibri"/>
          <w:b/>
          <w:sz w:val="20"/>
          <w:szCs w:val="20"/>
          <w:lang w:val="en-US"/>
        </w:rPr>
        <w:t>PS</w:t>
      </w:r>
      <w:r w:rsidR="00276EFD">
        <w:rPr>
          <w:rFonts w:ascii="Calibri" w:hAnsi="Calibri" w:cs="Calibri"/>
          <w:sz w:val="20"/>
          <w:szCs w:val="20"/>
          <w:lang w:val="en-US"/>
        </w:rPr>
        <w:t>)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라고 칭한다.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</w:p>
    <w:p w14:paraId="533165FC" w14:textId="77777777" w:rsidR="00926114" w:rsidRDefault="00926114" w:rsidP="00276EFD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5AFA98CE" w14:textId="283A1C94" w:rsidR="00276EFD" w:rsidRDefault="0044642E" w:rsidP="0044642E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 xml:space="preserve">반대로 </w:t>
      </w:r>
      <w:r>
        <w:rPr>
          <w:rFonts w:ascii="Calibri" w:hAnsi="Calibri" w:cs="Calibri"/>
          <w:sz w:val="20"/>
          <w:szCs w:val="20"/>
          <w:lang w:val="en-US"/>
        </w:rPr>
        <w:t>Verilog Code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로 작성된 코드가 작동하는 </w:t>
      </w:r>
      <w:r w:rsidR="00845208">
        <w:rPr>
          <w:rFonts w:ascii="Calibri" w:hAnsi="Calibri" w:cs="Calibri"/>
          <w:sz w:val="20"/>
          <w:szCs w:val="20"/>
          <w:lang w:val="en-US"/>
        </w:rPr>
        <w:t>FPGA</w:t>
      </w:r>
      <w:r w:rsidR="00C87697"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구역을 </w:t>
      </w:r>
      <w:r>
        <w:rPr>
          <w:rFonts w:ascii="Calibri" w:hAnsi="Calibri" w:cs="Calibri"/>
          <w:sz w:val="20"/>
          <w:szCs w:val="20"/>
          <w:lang w:val="en-US"/>
        </w:rPr>
        <w:t>Programming Logic(</w:t>
      </w:r>
      <w:r w:rsidRPr="00897ABD">
        <w:rPr>
          <w:rFonts w:ascii="Calibri" w:hAnsi="Calibri" w:cs="Calibri"/>
          <w:b/>
          <w:sz w:val="20"/>
          <w:szCs w:val="20"/>
          <w:lang w:val="en-US"/>
        </w:rPr>
        <w:t>PL</w:t>
      </w:r>
      <w:r>
        <w:rPr>
          <w:rFonts w:ascii="Calibri" w:hAnsi="Calibri" w:cs="Calibri"/>
          <w:sz w:val="20"/>
          <w:szCs w:val="20"/>
          <w:lang w:val="en-US"/>
        </w:rPr>
        <w:t>)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이라고 칭한다. 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모든 </w:t>
      </w:r>
      <w:r w:rsidR="00A74ECC">
        <w:rPr>
          <w:rFonts w:ascii="Calibri" w:hAnsi="Calibri" w:cs="Calibri"/>
          <w:sz w:val="20"/>
          <w:szCs w:val="20"/>
          <w:lang w:val="en-US"/>
        </w:rPr>
        <w:t>real time input, output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은 현재 </w:t>
      </w:r>
      <w:r w:rsidR="00A74ECC">
        <w:rPr>
          <w:rFonts w:ascii="Calibri" w:hAnsi="Calibri" w:cs="Calibri"/>
          <w:sz w:val="20"/>
          <w:szCs w:val="20"/>
          <w:lang w:val="en-US"/>
        </w:rPr>
        <w:t>FPGA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내부의 </w:t>
      </w:r>
      <w:r w:rsidR="00A74ECC">
        <w:rPr>
          <w:rFonts w:ascii="Calibri" w:hAnsi="Calibri" w:cs="Calibri"/>
          <w:sz w:val="20"/>
          <w:szCs w:val="20"/>
          <w:lang w:val="en-US"/>
        </w:rPr>
        <w:t>timestamp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에 맞추어 </w:t>
      </w:r>
      <w:r w:rsidR="00A74ECC">
        <w:rPr>
          <w:rFonts w:ascii="Calibri" w:hAnsi="Calibri" w:cs="Calibri"/>
          <w:sz w:val="20"/>
          <w:szCs w:val="20"/>
          <w:lang w:val="en-US"/>
        </w:rPr>
        <w:t>output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을 하게 된다.</w:t>
      </w:r>
      <w:r w:rsidR="00A74ECC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700E84">
        <w:rPr>
          <w:rFonts w:ascii="Calibri" w:hAnsi="Calibri" w:cs="Calibri" w:hint="eastAsia"/>
          <w:sz w:val="20"/>
          <w:szCs w:val="20"/>
          <w:lang w:val="en-US"/>
        </w:rPr>
        <w:t>T</w:t>
      </w:r>
      <w:r w:rsidR="00700E84">
        <w:rPr>
          <w:rFonts w:ascii="Calibri" w:hAnsi="Calibri" w:cs="Calibri"/>
          <w:sz w:val="20"/>
          <w:szCs w:val="20"/>
          <w:lang w:val="en-US"/>
        </w:rPr>
        <w:t>imeController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는</w:t>
      </w:r>
      <w:proofErr w:type="spellEnd"/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700E84">
        <w:rPr>
          <w:rFonts w:ascii="Calibri" w:hAnsi="Calibri" w:cs="Calibri"/>
          <w:sz w:val="20"/>
          <w:szCs w:val="20"/>
          <w:lang w:val="en-US"/>
        </w:rPr>
        <w:t>FPGA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의</w:t>
      </w:r>
      <w:proofErr w:type="spellEnd"/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700E84">
        <w:rPr>
          <w:rFonts w:ascii="Calibri" w:hAnsi="Calibri" w:cs="Calibri" w:hint="eastAsia"/>
          <w:sz w:val="20"/>
          <w:szCs w:val="20"/>
          <w:lang w:val="en-US"/>
        </w:rPr>
        <w:t>클락마다</w:t>
      </w:r>
      <w:proofErr w:type="spellEnd"/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700E84">
        <w:rPr>
          <w:rFonts w:ascii="Calibri" w:hAnsi="Calibri" w:cs="Calibri"/>
          <w:sz w:val="20"/>
          <w:szCs w:val="20"/>
          <w:lang w:val="en-US"/>
        </w:rPr>
        <w:t>timestamp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를</w:t>
      </w:r>
      <w:proofErr w:type="spellEnd"/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/>
          <w:sz w:val="20"/>
          <w:szCs w:val="20"/>
          <w:lang w:val="en-US"/>
        </w:rPr>
        <w:t>1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씩 증가시키고,</w:t>
      </w:r>
      <w:r w:rsidR="00700E84">
        <w:rPr>
          <w:rFonts w:ascii="Calibri" w:hAnsi="Calibri" w:cs="Calibri"/>
          <w:sz w:val="20"/>
          <w:szCs w:val="20"/>
          <w:lang w:val="en-US"/>
        </w:rPr>
        <w:t xml:space="preserve"> CPU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로부터 명령어를 받아 </w:t>
      </w:r>
      <w:r w:rsidR="00700E84">
        <w:rPr>
          <w:rFonts w:ascii="Calibri" w:hAnsi="Calibri" w:cs="Calibri"/>
          <w:sz w:val="20"/>
          <w:szCs w:val="20"/>
          <w:lang w:val="en-US"/>
        </w:rPr>
        <w:t>timestamp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를 초기화하거나</w:t>
      </w:r>
      <w:r w:rsidR="00700E84">
        <w:rPr>
          <w:rFonts w:ascii="Calibri" w:hAnsi="Calibri" w:cs="Calibri"/>
          <w:sz w:val="20"/>
          <w:szCs w:val="20"/>
          <w:lang w:val="en-US"/>
        </w:rPr>
        <w:t xml:space="preserve">,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시작,</w:t>
      </w:r>
      <w:r w:rsidR="00700E84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정지를 하게 된다.</w:t>
      </w:r>
      <w:r w:rsidR="00700E84">
        <w:rPr>
          <w:rFonts w:ascii="Calibri" w:hAnsi="Calibri" w:cs="Calibri"/>
          <w:sz w:val="20"/>
          <w:szCs w:val="20"/>
          <w:lang w:val="en-US"/>
        </w:rPr>
        <w:t xml:space="preserve"> </w:t>
      </w:r>
    </w:p>
    <w:p w14:paraId="58672A76" w14:textId="08D4E2C3" w:rsidR="009754E9" w:rsidRDefault="009754E9" w:rsidP="0044642E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6A0C09E9" w14:textId="08351F82" w:rsidR="009754E9" w:rsidRDefault="00D60EDC" w:rsidP="0044642E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FIFO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는 </w:t>
      </w:r>
      <w:r>
        <w:rPr>
          <w:rFonts w:ascii="Calibri" w:hAnsi="Calibri" w:cs="Calibri"/>
          <w:sz w:val="20"/>
          <w:szCs w:val="20"/>
          <w:lang w:val="en-US"/>
        </w:rPr>
        <w:t xml:space="preserve">AXI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bus</w:t>
      </w:r>
      <w:r>
        <w:rPr>
          <w:rFonts w:ascii="Calibri" w:hAnsi="Calibri" w:cs="Calibri" w:hint="eastAsia"/>
          <w:sz w:val="20"/>
          <w:szCs w:val="20"/>
          <w:lang w:val="en-US"/>
        </w:rPr>
        <w:t>로부터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데이터를 </w:t>
      </w:r>
      <w:proofErr w:type="spellStart"/>
      <w:r>
        <w:rPr>
          <w:rFonts w:ascii="Calibri" w:hAnsi="Calibri" w:cs="Calibri" w:hint="eastAsia"/>
          <w:sz w:val="20"/>
          <w:szCs w:val="20"/>
          <w:lang w:val="en-US"/>
        </w:rPr>
        <w:t>입력받을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수 있으며 해당 데이터를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Xilinx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IP</w:t>
      </w:r>
      <w:r>
        <w:rPr>
          <w:rFonts w:ascii="Calibri" w:hAnsi="Calibri" w:cs="Calibri" w:hint="eastAsia"/>
          <w:sz w:val="20"/>
          <w:szCs w:val="20"/>
          <w:lang w:val="en-US"/>
        </w:rPr>
        <w:t>인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fifo_generator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저장하게 된다.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총 </w:t>
      </w:r>
      <w:r>
        <w:rPr>
          <w:rFonts w:ascii="Calibri" w:hAnsi="Calibri" w:cs="Calibri"/>
          <w:sz w:val="20"/>
          <w:szCs w:val="20"/>
          <w:lang w:val="en-US"/>
        </w:rPr>
        <w:t xml:space="preserve">128bit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데이터로 </w:t>
      </w:r>
      <w:r>
        <w:rPr>
          <w:rFonts w:ascii="Calibri" w:hAnsi="Calibri" w:cs="Calibri"/>
          <w:sz w:val="20"/>
          <w:szCs w:val="20"/>
          <w:lang w:val="en-US"/>
        </w:rPr>
        <w:t>64bit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은 </w:t>
      </w:r>
      <w:r>
        <w:rPr>
          <w:rFonts w:ascii="Calibri" w:hAnsi="Calibri" w:cs="Calibri"/>
          <w:sz w:val="20"/>
          <w:szCs w:val="20"/>
          <w:lang w:val="en-US"/>
        </w:rPr>
        <w:t>timestamp, 64</w:t>
      </w:r>
      <w:r>
        <w:rPr>
          <w:rFonts w:ascii="Calibri" w:hAnsi="Calibri" w:cs="Calibri" w:hint="eastAsia"/>
          <w:sz w:val="20"/>
          <w:szCs w:val="20"/>
          <w:lang w:val="en-US"/>
        </w:rPr>
        <w:t>b</w:t>
      </w:r>
      <w:r>
        <w:rPr>
          <w:rFonts w:ascii="Calibri" w:hAnsi="Calibri" w:cs="Calibri"/>
          <w:sz w:val="20"/>
          <w:szCs w:val="20"/>
          <w:lang w:val="en-US"/>
        </w:rPr>
        <w:t>it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은 </w:t>
      </w:r>
      <w:r>
        <w:rPr>
          <w:rFonts w:ascii="Calibri" w:hAnsi="Calibri" w:cs="Calibri"/>
          <w:sz w:val="20"/>
          <w:szCs w:val="20"/>
          <w:lang w:val="en-US"/>
        </w:rPr>
        <w:t>data</w:t>
      </w:r>
      <w:r>
        <w:rPr>
          <w:rFonts w:ascii="Calibri" w:hAnsi="Calibri" w:cs="Calibri" w:hint="eastAsia"/>
          <w:sz w:val="20"/>
          <w:szCs w:val="20"/>
          <w:lang w:val="en-US"/>
        </w:rPr>
        <w:t>에 해당한다.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C4712">
        <w:rPr>
          <w:rFonts w:ascii="Calibri" w:hAnsi="Calibri" w:cs="Calibri"/>
          <w:sz w:val="20"/>
          <w:szCs w:val="20"/>
          <w:lang w:val="en-US"/>
        </w:rPr>
        <w:t xml:space="preserve">Digital </w:t>
      </w:r>
      <w:proofErr w:type="spellStart"/>
      <w:r w:rsidR="000C4712">
        <w:rPr>
          <w:rFonts w:ascii="Calibri" w:hAnsi="Calibri" w:cs="Calibri"/>
          <w:sz w:val="20"/>
          <w:szCs w:val="20"/>
          <w:lang w:val="en-US"/>
        </w:rPr>
        <w:t>Analog</w:t>
      </w:r>
      <w:proofErr w:type="spellEnd"/>
      <w:r w:rsidR="000C4712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0C4712">
        <w:rPr>
          <w:rFonts w:ascii="Calibri" w:hAnsi="Calibri" w:cs="Calibri"/>
          <w:sz w:val="20"/>
          <w:szCs w:val="20"/>
          <w:lang w:val="en-US"/>
        </w:rPr>
        <w:t>Convertor</w:t>
      </w:r>
      <w:proofErr w:type="spellEnd"/>
      <w:r w:rsidR="000C4712">
        <w:rPr>
          <w:rFonts w:ascii="Calibri" w:hAnsi="Calibri" w:cs="Calibri"/>
          <w:sz w:val="20"/>
          <w:szCs w:val="20"/>
          <w:lang w:val="en-US"/>
        </w:rPr>
        <w:t>(</w:t>
      </w:r>
      <w:r w:rsidR="009754E9" w:rsidRPr="002336EB">
        <w:rPr>
          <w:rFonts w:ascii="Calibri" w:hAnsi="Calibri" w:cs="Calibri"/>
          <w:b/>
          <w:sz w:val="20"/>
          <w:szCs w:val="20"/>
          <w:lang w:val="en-US"/>
        </w:rPr>
        <w:t>DAC</w:t>
      </w:r>
      <w:r w:rsidR="000C4712">
        <w:rPr>
          <w:rFonts w:ascii="Calibri" w:hAnsi="Calibri" w:cs="Calibri"/>
          <w:sz w:val="20"/>
          <w:szCs w:val="20"/>
          <w:lang w:val="en-US"/>
        </w:rPr>
        <w:t>)</w:t>
      </w:r>
      <w:r w:rsidR="009754E9">
        <w:rPr>
          <w:rFonts w:ascii="Calibri" w:hAnsi="Calibri" w:cs="Calibri" w:hint="eastAsia"/>
          <w:sz w:val="20"/>
          <w:szCs w:val="20"/>
          <w:lang w:val="en-US"/>
        </w:rPr>
        <w:t xml:space="preserve">는 </w:t>
      </w:r>
      <w:proofErr w:type="spellStart"/>
      <w:r w:rsidR="00F26161">
        <w:rPr>
          <w:rFonts w:ascii="Calibri" w:hAnsi="Calibri" w:cs="Calibri"/>
          <w:sz w:val="20"/>
          <w:szCs w:val="20"/>
          <w:lang w:val="en-US"/>
        </w:rPr>
        <w:t>RFSoC</w:t>
      </w:r>
      <w:proofErr w:type="spellEnd"/>
      <w:r w:rsidR="00F26161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F26161">
        <w:rPr>
          <w:rFonts w:ascii="Calibri" w:hAnsi="Calibri" w:cs="Calibri"/>
          <w:sz w:val="20"/>
          <w:szCs w:val="20"/>
          <w:lang w:val="en-US"/>
        </w:rPr>
        <w:t>FPGA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>칩</w:t>
      </w:r>
      <w:proofErr w:type="spellEnd"/>
      <w:r w:rsidR="00F26161">
        <w:rPr>
          <w:rFonts w:ascii="Calibri" w:hAnsi="Calibri" w:cs="Calibri" w:hint="eastAsia"/>
          <w:sz w:val="20"/>
          <w:szCs w:val="20"/>
          <w:lang w:val="en-US"/>
        </w:rPr>
        <w:t xml:space="preserve"> 내부에 내장된 회로에 해당한다.</w:t>
      </w:r>
      <w:r w:rsidR="00F26161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62AB5">
        <w:rPr>
          <w:rFonts w:ascii="Calibri" w:hAnsi="Calibri" w:cs="Calibri"/>
          <w:sz w:val="20"/>
          <w:szCs w:val="20"/>
          <w:lang w:val="en-US"/>
        </w:rPr>
        <w:t>Direct Digital Synthesizer(</w:t>
      </w:r>
      <w:r w:rsidR="00744E9F" w:rsidRPr="002336EB">
        <w:rPr>
          <w:rFonts w:ascii="Calibri" w:hAnsi="Calibri" w:cs="Calibri"/>
          <w:b/>
          <w:sz w:val="20"/>
          <w:szCs w:val="20"/>
          <w:lang w:val="en-US"/>
        </w:rPr>
        <w:t>DDS</w:t>
      </w:r>
      <w:r w:rsidR="00262AB5">
        <w:rPr>
          <w:rFonts w:ascii="Calibri" w:hAnsi="Calibri" w:cs="Calibri"/>
          <w:sz w:val="20"/>
          <w:szCs w:val="20"/>
          <w:lang w:val="en-US"/>
        </w:rPr>
        <w:t>)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는 </w:t>
      </w:r>
      <w:r w:rsidR="00744E9F">
        <w:rPr>
          <w:rFonts w:ascii="Calibri" w:hAnsi="Calibri" w:cs="Calibri"/>
          <w:sz w:val="20"/>
          <w:szCs w:val="20"/>
          <w:lang w:val="en-US"/>
        </w:rPr>
        <w:t>Verilog code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로 작성된 코드이며 </w:t>
      </w:r>
      <w:r w:rsidR="00744E9F">
        <w:rPr>
          <w:rFonts w:ascii="Calibri" w:hAnsi="Calibri" w:cs="Calibri"/>
          <w:sz w:val="20"/>
          <w:szCs w:val="20"/>
          <w:lang w:val="en-US"/>
        </w:rPr>
        <w:t>FIFO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로부터 받은 </w:t>
      </w:r>
      <w:r w:rsidR="00744E9F">
        <w:rPr>
          <w:rFonts w:ascii="Calibri" w:hAnsi="Calibri" w:cs="Calibri"/>
          <w:sz w:val="20"/>
          <w:szCs w:val="20"/>
          <w:lang w:val="en-US"/>
        </w:rPr>
        <w:t>in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s</w:t>
      </w:r>
      <w:r w:rsidR="00744E9F">
        <w:rPr>
          <w:rFonts w:ascii="Calibri" w:hAnsi="Calibri" w:cs="Calibri"/>
          <w:sz w:val="20"/>
          <w:szCs w:val="20"/>
          <w:lang w:val="en-US"/>
        </w:rPr>
        <w:t>truction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에 기반하여 디지털 </w:t>
      </w:r>
      <w:r w:rsidR="00744E9F">
        <w:rPr>
          <w:rFonts w:ascii="Calibri" w:hAnsi="Calibri" w:cs="Calibri"/>
          <w:sz w:val="20"/>
          <w:szCs w:val="20"/>
          <w:lang w:val="en-US"/>
        </w:rPr>
        <w:t>sin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파를 만들게</w:t>
      </w:r>
      <w:r w:rsidR="00230712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된다.</w:t>
      </w:r>
    </w:p>
    <w:p w14:paraId="7906863B" w14:textId="0A5874A1" w:rsidR="00FF2FD7" w:rsidRDefault="00FF2FD7" w:rsidP="0044642E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E7F0D3D" w14:textId="0B02458D" w:rsidR="00FF2FD7" w:rsidRDefault="00FF2FD7" w:rsidP="002336EB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T</w:t>
      </w:r>
      <w:r>
        <w:rPr>
          <w:rFonts w:ascii="Calibri" w:hAnsi="Calibri" w:cs="Calibri"/>
          <w:sz w:val="20"/>
          <w:szCs w:val="20"/>
          <w:lang w:val="en-US"/>
        </w:rPr>
        <w:t>TL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의 경우 디지털 신호를 </w:t>
      </w:r>
      <w:r>
        <w:rPr>
          <w:rFonts w:ascii="Calibri" w:hAnsi="Calibri" w:cs="Calibri"/>
          <w:sz w:val="20"/>
          <w:szCs w:val="20"/>
          <w:lang w:val="en-US"/>
        </w:rPr>
        <w:t>output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하는 모듈이며 </w:t>
      </w:r>
      <w:r>
        <w:rPr>
          <w:rFonts w:ascii="Calibri" w:hAnsi="Calibri" w:cs="Calibri"/>
          <w:sz w:val="20"/>
          <w:szCs w:val="20"/>
          <w:lang w:val="en-US"/>
        </w:rPr>
        <w:t>8ns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의 </w:t>
      </w:r>
      <w:r>
        <w:rPr>
          <w:rFonts w:ascii="Calibri" w:hAnsi="Calibri" w:cs="Calibri"/>
          <w:sz w:val="20"/>
          <w:szCs w:val="20"/>
          <w:lang w:val="en-US"/>
        </w:rPr>
        <w:t>resolution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을 가진 </w:t>
      </w:r>
      <w:r>
        <w:rPr>
          <w:rFonts w:ascii="Calibri" w:hAnsi="Calibri" w:cs="Calibri"/>
          <w:sz w:val="20"/>
          <w:szCs w:val="20"/>
          <w:lang w:val="en-US"/>
        </w:rPr>
        <w:t xml:space="preserve">TTL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모듈과 </w:t>
      </w:r>
      <w:r>
        <w:rPr>
          <w:rFonts w:ascii="Calibri" w:hAnsi="Calibri" w:cs="Calibri"/>
          <w:sz w:val="20"/>
          <w:szCs w:val="20"/>
          <w:lang w:val="en-US"/>
        </w:rPr>
        <w:t>1</w:t>
      </w:r>
      <w:r>
        <w:rPr>
          <w:rFonts w:ascii="Calibri" w:hAnsi="Calibri" w:cs="Calibri" w:hint="eastAsia"/>
          <w:sz w:val="20"/>
          <w:szCs w:val="20"/>
          <w:lang w:val="en-US"/>
        </w:rPr>
        <w:t>n</w:t>
      </w:r>
      <w:r>
        <w:rPr>
          <w:rFonts w:ascii="Calibri" w:hAnsi="Calibri" w:cs="Calibri"/>
          <w:sz w:val="20"/>
          <w:szCs w:val="20"/>
          <w:lang w:val="en-US"/>
        </w:rPr>
        <w:t>s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의 </w:t>
      </w:r>
      <w:r>
        <w:rPr>
          <w:rFonts w:ascii="Calibri" w:hAnsi="Calibri" w:cs="Calibri"/>
          <w:sz w:val="20"/>
          <w:szCs w:val="20"/>
          <w:lang w:val="en-US"/>
        </w:rPr>
        <w:t>resolution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을 가진 </w:t>
      </w:r>
      <w:r>
        <w:rPr>
          <w:rFonts w:ascii="Calibri" w:hAnsi="Calibri" w:cs="Calibri"/>
          <w:sz w:val="20"/>
          <w:szCs w:val="20"/>
          <w:lang w:val="en-US"/>
        </w:rPr>
        <w:t>TTLx8</w:t>
      </w:r>
      <w:r>
        <w:rPr>
          <w:rFonts w:ascii="Calibri" w:hAnsi="Calibri" w:cs="Calibri" w:hint="eastAsia"/>
          <w:sz w:val="20"/>
          <w:szCs w:val="20"/>
          <w:lang w:val="en-US"/>
        </w:rPr>
        <w:t>모듈이 존재한다.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 xml:space="preserve">각각의 모듈에 </w:t>
      </w:r>
      <w:r w:rsidR="00A03A71">
        <w:rPr>
          <w:rFonts w:ascii="Calibri" w:hAnsi="Calibri" w:cs="Calibri"/>
          <w:sz w:val="20"/>
          <w:szCs w:val="20"/>
          <w:lang w:val="en-US"/>
        </w:rPr>
        <w:t>8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>개 핀들이 존재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 xml:space="preserve">하며 각 모듈에서 동일한 시간을 내보낼 경우 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>해당 신호는 무시되므로 주의해야 한다.</w:t>
      </w:r>
    </w:p>
    <w:p w14:paraId="54400141" w14:textId="77777777" w:rsidR="00276EFD" w:rsidRPr="00744E9F" w:rsidRDefault="00276EFD">
      <w:pPr>
        <w:widowControl w:val="0"/>
        <w:spacing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3CC5372D" w14:textId="367D0370" w:rsidR="00276EFD" w:rsidRDefault="00276EFD" w:rsidP="002336EB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작동 과정은 아래와 같다.</w:t>
      </w:r>
    </w:p>
    <w:p w14:paraId="1A8DBB05" w14:textId="0FDB8817" w:rsidR="00B92AB6" w:rsidRPr="002336EB" w:rsidRDefault="00276EFD" w:rsidP="002336EB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PC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로부터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Pr="002336EB">
        <w:rPr>
          <w:rFonts w:ascii="Calibri" w:hAnsi="Calibri" w:cs="Calibri"/>
          <w:sz w:val="20"/>
          <w:szCs w:val="20"/>
          <w:lang w:val="en-US"/>
        </w:rPr>
        <w:t>TCP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proofErr w:type="spellEnd"/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221F0">
        <w:rPr>
          <w:rFonts w:ascii="Calibri" w:hAnsi="Calibri" w:cs="Calibri" w:hint="eastAsia"/>
          <w:sz w:val="20"/>
          <w:szCs w:val="20"/>
          <w:lang w:val="en-US"/>
        </w:rPr>
        <w:t xml:space="preserve">통해 </w:t>
      </w:r>
      <w:proofErr w:type="spellStart"/>
      <w:r w:rsidR="00D221F0">
        <w:rPr>
          <w:rFonts w:ascii="Calibri" w:hAnsi="Calibri" w:cs="Calibri"/>
          <w:sz w:val="20"/>
          <w:szCs w:val="20"/>
          <w:lang w:val="en-US"/>
        </w:rPr>
        <w:t>RFSoC</w:t>
      </w:r>
      <w:r w:rsidR="00D221F0">
        <w:rPr>
          <w:rFonts w:ascii="Calibri" w:hAnsi="Calibri" w:cs="Calibri" w:hint="eastAsia"/>
          <w:sz w:val="20"/>
          <w:szCs w:val="20"/>
          <w:lang w:val="en-US"/>
        </w:rPr>
        <w:t>의</w:t>
      </w:r>
      <w:proofErr w:type="spellEnd"/>
      <w:r w:rsidR="00D221F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Pr="002336EB">
        <w:rPr>
          <w:rFonts w:ascii="Calibri" w:hAnsi="Calibri" w:cs="Calibri"/>
          <w:sz w:val="20"/>
          <w:szCs w:val="20"/>
          <w:lang w:val="en-US"/>
        </w:rPr>
        <w:t>DRAM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proofErr w:type="spellEnd"/>
      <w:r w:rsidRPr="002336EB">
        <w:rPr>
          <w:rFonts w:ascii="Calibri" w:hAnsi="Calibri" w:cs="Calibri"/>
          <w:sz w:val="20"/>
          <w:szCs w:val="20"/>
          <w:lang w:val="en-US"/>
        </w:rPr>
        <w:t xml:space="preserve"> ELF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파일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저장</w:t>
      </w:r>
    </w:p>
    <w:p w14:paraId="3512117F" w14:textId="6062A7FE" w:rsidR="00276EFD" w:rsidRPr="00D221F0" w:rsidRDefault="00D221F0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rFonts w:ascii="Calibri" w:hAnsi="Calibri" w:cs="Calibri"/>
          <w:sz w:val="20"/>
          <w:szCs w:val="20"/>
          <w:lang w:val="en-US"/>
        </w:rPr>
      </w:pPr>
      <w:r w:rsidRPr="00D221F0">
        <w:rPr>
          <w:rFonts w:ascii="Calibri" w:hAnsi="Calibri" w:cs="Calibri" w:hint="eastAsia"/>
          <w:sz w:val="20"/>
          <w:szCs w:val="20"/>
          <w:lang w:val="en-US"/>
        </w:rPr>
        <w:t>코드</w:t>
      </w:r>
      <w:r w:rsidRPr="00D221F0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D221F0">
        <w:rPr>
          <w:rFonts w:ascii="Calibri" w:hAnsi="Calibri" w:cs="Calibri" w:hint="eastAsia"/>
          <w:sz w:val="20"/>
          <w:szCs w:val="20"/>
          <w:lang w:val="en-US"/>
        </w:rPr>
        <w:t>저장</w:t>
      </w:r>
      <w:r w:rsidRPr="00D221F0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D221F0">
        <w:rPr>
          <w:rFonts w:ascii="Calibri" w:hAnsi="Calibri" w:cs="Calibri" w:hint="eastAsia"/>
          <w:sz w:val="20"/>
          <w:szCs w:val="20"/>
          <w:lang w:val="en-US"/>
        </w:rPr>
        <w:t>후</w:t>
      </w:r>
      <w:r w:rsidRPr="00D221F0"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다른 </w:t>
      </w:r>
      <w:r>
        <w:rPr>
          <w:rFonts w:ascii="Calibri" w:hAnsi="Calibri" w:cs="Calibri"/>
          <w:sz w:val="20"/>
          <w:szCs w:val="20"/>
          <w:lang w:val="en-US"/>
        </w:rPr>
        <w:t>CPU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로 </w:t>
      </w:r>
      <w:r w:rsidRPr="00D221F0">
        <w:rPr>
          <w:rFonts w:ascii="Calibri" w:hAnsi="Calibri" w:cs="Calibri" w:hint="eastAsia"/>
          <w:sz w:val="20"/>
          <w:szCs w:val="20"/>
          <w:lang w:val="en-US"/>
        </w:rPr>
        <w:t>인터럽트</w:t>
      </w:r>
      <w:r w:rsidRPr="00D221F0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D221F0">
        <w:rPr>
          <w:rFonts w:ascii="Calibri" w:hAnsi="Calibri" w:cs="Calibri" w:hint="eastAsia"/>
          <w:sz w:val="20"/>
          <w:szCs w:val="20"/>
          <w:lang w:val="en-US"/>
        </w:rPr>
        <w:t>신호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전송</w:t>
      </w:r>
    </w:p>
    <w:p w14:paraId="0E1B2230" w14:textId="49977886" w:rsidR="00D221F0" w:rsidRDefault="00D221F0" w:rsidP="00D221F0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 xml:space="preserve">인터럽트를 받은 </w:t>
      </w:r>
      <w:r>
        <w:rPr>
          <w:rFonts w:ascii="Calibri" w:hAnsi="Calibri" w:cs="Calibri"/>
          <w:sz w:val="20"/>
          <w:szCs w:val="20"/>
          <w:lang w:val="en-US"/>
        </w:rPr>
        <w:t>CPU</w:t>
      </w:r>
      <w:r>
        <w:rPr>
          <w:rFonts w:ascii="Calibri" w:hAnsi="Calibri" w:cs="Calibri" w:hint="eastAsia"/>
          <w:sz w:val="20"/>
          <w:szCs w:val="20"/>
          <w:lang w:val="en-US"/>
        </w:rPr>
        <w:t>에서 코드 실행</w:t>
      </w:r>
    </w:p>
    <w:p w14:paraId="1B60A4C2" w14:textId="59B99723" w:rsidR="00D221F0" w:rsidRPr="002336EB" w:rsidRDefault="00D221F0" w:rsidP="002336EB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 xml:space="preserve">주어진 코드에서 각각의 </w:t>
      </w:r>
      <w:r>
        <w:rPr>
          <w:rFonts w:ascii="Calibri" w:hAnsi="Calibri" w:cs="Calibri"/>
          <w:sz w:val="20"/>
          <w:szCs w:val="20"/>
          <w:lang w:val="en-US"/>
        </w:rPr>
        <w:t>module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로 </w:t>
      </w:r>
      <w:r>
        <w:rPr>
          <w:rFonts w:ascii="Calibri" w:hAnsi="Calibri" w:cs="Calibri"/>
          <w:sz w:val="20"/>
          <w:szCs w:val="20"/>
          <w:lang w:val="en-US"/>
        </w:rPr>
        <w:t xml:space="preserve">instruction </w:t>
      </w:r>
      <w:r>
        <w:rPr>
          <w:rFonts w:ascii="Calibri" w:hAnsi="Calibri" w:cs="Calibri" w:hint="eastAsia"/>
          <w:sz w:val="20"/>
          <w:szCs w:val="20"/>
          <w:lang w:val="en-US"/>
        </w:rPr>
        <w:t>전송</w:t>
      </w:r>
    </w:p>
    <w:p w14:paraId="7461D18B" w14:textId="526C521A" w:rsidR="001F0582" w:rsidRPr="00F51EBD" w:rsidRDefault="00515864" w:rsidP="001F0582">
      <w:pPr>
        <w:pStyle w:val="1"/>
        <w:rPr>
          <w:sz w:val="28"/>
          <w:szCs w:val="28"/>
          <w:lang w:val="en-US"/>
        </w:rPr>
      </w:pPr>
      <w:bookmarkStart w:id="14" w:name="_Toc156060243"/>
      <w:r>
        <w:rPr>
          <w:sz w:val="28"/>
          <w:szCs w:val="28"/>
          <w:lang w:val="en-US"/>
        </w:rPr>
        <w:lastRenderedPageBreak/>
        <w:t>2</w:t>
      </w:r>
      <w:r w:rsidR="008028FE">
        <w:rPr>
          <w:rFonts w:hint="eastAsia"/>
          <w:sz w:val="28"/>
          <w:szCs w:val="28"/>
          <w:lang w:val="en-US"/>
        </w:rPr>
        <w:t xml:space="preserve">. </w:t>
      </w:r>
      <w:r>
        <w:rPr>
          <w:rFonts w:hint="eastAsia"/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L Side Architecture</w:t>
      </w:r>
      <w:bookmarkEnd w:id="14"/>
    </w:p>
    <w:p w14:paraId="6DC6E71F" w14:textId="152CB72A" w:rsidR="00CA48BD" w:rsidRDefault="001F0582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15" w:name="_Toc156060244"/>
      <w:r>
        <w:rPr>
          <w:sz w:val="26"/>
          <w:szCs w:val="26"/>
          <w:lang w:val="en-US"/>
        </w:rPr>
        <w:t>2</w:t>
      </w:r>
      <w:r w:rsidRPr="00F51EBD">
        <w:rPr>
          <w:sz w:val="26"/>
          <w:szCs w:val="26"/>
          <w:lang w:val="en-US"/>
        </w:rPr>
        <w:t>.</w:t>
      </w:r>
      <w:r w:rsidR="00B3027B">
        <w:rPr>
          <w:rFonts w:hint="eastAsia"/>
          <w:sz w:val="26"/>
          <w:szCs w:val="26"/>
          <w:lang w:val="en-US"/>
        </w:rPr>
        <w:t>1.</w:t>
      </w:r>
      <w:r w:rsidR="00CA48BD">
        <w:rPr>
          <w:rFonts w:hint="eastAsia"/>
          <w:sz w:val="26"/>
          <w:szCs w:val="26"/>
          <w:lang w:val="en-US"/>
        </w:rPr>
        <w:t>DAC</w:t>
      </w:r>
      <w:bookmarkEnd w:id="15"/>
    </w:p>
    <w:p w14:paraId="2B0EBA3B" w14:textId="4A2BDBAE" w:rsidR="008B0903" w:rsidRPr="002336EB" w:rsidRDefault="008B0903" w:rsidP="00F02217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2336EB">
        <w:rPr>
          <w:rFonts w:ascii="Calibri" w:hAnsi="Calibri" w:cs="Calibri"/>
          <w:sz w:val="20"/>
          <w:szCs w:val="20"/>
          <w:lang w:val="en-US"/>
        </w:rPr>
        <w:t>RFSoC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proofErr w:type="spellEnd"/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Pr="002336EB">
        <w:rPr>
          <w:rFonts w:ascii="Calibri" w:hAnsi="Calibri" w:cs="Calibri"/>
          <w:sz w:val="20"/>
          <w:szCs w:val="20"/>
          <w:lang w:val="en-US"/>
        </w:rPr>
        <w:t>DAC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proofErr w:type="spellEnd"/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대부분의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Pr="002336EB">
        <w:rPr>
          <w:rFonts w:ascii="Calibri" w:hAnsi="Calibri" w:cs="Calibri"/>
          <w:sz w:val="20"/>
          <w:szCs w:val="20"/>
          <w:lang w:val="en-US"/>
        </w:rPr>
        <w:t>DAC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에서</w:t>
      </w:r>
      <w:proofErr w:type="spellEnd"/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사용하는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current steering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방식의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DAC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사용한다</w:t>
      </w:r>
      <w:r w:rsidRPr="002336EB">
        <w:rPr>
          <w:rFonts w:ascii="Calibri" w:hAnsi="Calibri" w:cs="Calibri"/>
          <w:sz w:val="20"/>
          <w:szCs w:val="20"/>
          <w:lang w:val="en-US"/>
        </w:rPr>
        <w:t>.</w:t>
      </w:r>
      <w:r w:rsidRPr="002336EB">
        <w:rPr>
          <w:rFonts w:ascii="Calibri" w:hAnsi="Calibri" w:cs="Calibri"/>
          <w:sz w:val="20"/>
          <w:szCs w:val="20"/>
        </w:rPr>
        <w:footnoteReference w:id="7"/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>Current steering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이란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아래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그림과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하나의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전류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source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이용해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두개의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트랜지스터에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서로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다른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전압을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인가하여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differential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발생시키는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방식이다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F836A0" w:rsidRPr="002336EB">
        <w:rPr>
          <w:rFonts w:ascii="Calibri" w:hAnsi="Calibri" w:cs="Calibri"/>
          <w:sz w:val="20"/>
          <w:szCs w:val="20"/>
        </w:rPr>
        <w:footnoteReference w:id="8"/>
      </w:r>
      <w:r w:rsidR="00EA707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여기서</w:t>
      </w:r>
      <w:r w:rsidR="00EA707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EA7076" w:rsidRPr="002336EB">
        <w:rPr>
          <w:rFonts w:ascii="Calibri" w:hAnsi="Calibri" w:cs="Calibri"/>
          <w:sz w:val="20"/>
          <w:szCs w:val="20"/>
          <w:lang w:val="en-US"/>
        </w:rPr>
        <w:t>Dj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proofErr w:type="spellEnd"/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 DAC </w:t>
      </w:r>
      <w:proofErr w:type="spellStart"/>
      <w:r w:rsidR="0006538C" w:rsidRPr="002336EB">
        <w:rPr>
          <w:rFonts w:ascii="Calibri" w:hAnsi="Calibri" w:cs="Calibri"/>
          <w:sz w:val="20"/>
          <w:szCs w:val="20"/>
          <w:lang w:val="en-US"/>
        </w:rPr>
        <w:t>output</w:t>
      </w:r>
      <w:r w:rsidR="0006538C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proofErr w:type="spellEnd"/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6538C" w:rsidRPr="002336EB">
        <w:rPr>
          <w:rFonts w:ascii="Calibri" w:hAnsi="Calibri" w:cs="Calibri" w:hint="eastAsia"/>
          <w:sz w:val="20"/>
          <w:szCs w:val="20"/>
          <w:lang w:val="en-US"/>
        </w:rPr>
        <w:t>해당하는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 I = [D1</w:t>
      </w:r>
      <w:r w:rsidR="00F1339B" w:rsidRPr="002336EB">
        <w:rPr>
          <w:rFonts w:ascii="Calibri" w:hAnsi="Calibri" w:cs="Calibri"/>
          <w:sz w:val="20"/>
          <w:szCs w:val="20"/>
          <w:lang w:val="en-US"/>
        </w:rPr>
        <w:t>3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>, D1</w:t>
      </w:r>
      <w:r w:rsidR="009D5D48">
        <w:rPr>
          <w:rFonts w:ascii="Calibri" w:hAnsi="Calibri" w:cs="Calibri" w:hint="eastAsia"/>
          <w:sz w:val="20"/>
          <w:szCs w:val="20"/>
          <w:lang w:val="en-US"/>
        </w:rPr>
        <w:t>2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, </w:t>
      </w:r>
      <w:proofErr w:type="gramStart"/>
      <w:r w:rsidR="0006538C" w:rsidRPr="002336EB">
        <w:rPr>
          <w:rFonts w:ascii="Calibri" w:hAnsi="Calibri" w:cs="Calibri" w:hint="eastAsia"/>
          <w:sz w:val="20"/>
          <w:szCs w:val="20"/>
          <w:lang w:val="en-US"/>
        </w:rPr>
        <w:t>…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>,D</w:t>
      </w:r>
      <w:proofErr w:type="gramEnd"/>
      <w:r w:rsidR="0006538C" w:rsidRPr="002336EB">
        <w:rPr>
          <w:rFonts w:ascii="Calibri" w:hAnsi="Calibri" w:cs="Calibri"/>
          <w:sz w:val="20"/>
          <w:szCs w:val="20"/>
          <w:lang w:val="en-US"/>
        </w:rPr>
        <w:t>0]</w:t>
      </w:r>
      <w:r w:rsidR="0006538C" w:rsidRPr="002336EB">
        <w:rPr>
          <w:rFonts w:ascii="Calibri" w:hAnsi="Calibri" w:cs="Calibri" w:hint="eastAsia"/>
          <w:sz w:val="20"/>
          <w:szCs w:val="20"/>
          <w:lang w:val="en-US"/>
        </w:rPr>
        <w:t>중</w:t>
      </w:r>
      <w:r w:rsidR="00EA707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>j</w:t>
      </w:r>
      <w:r w:rsidR="0006538C" w:rsidRPr="002336EB">
        <w:rPr>
          <w:rFonts w:ascii="Calibri" w:hAnsi="Calibri" w:cs="Calibri" w:hint="eastAsia"/>
          <w:sz w:val="20"/>
          <w:szCs w:val="20"/>
          <w:lang w:val="en-US"/>
        </w:rPr>
        <w:t>번째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디지털</w:t>
      </w:r>
      <w:r w:rsidR="00EA707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신호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 bit 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EA707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해당한다</w:t>
      </w:r>
      <w:r w:rsidR="00EA7076" w:rsidRPr="002336EB">
        <w:rPr>
          <w:rFonts w:ascii="Calibri" w:hAnsi="Calibri" w:cs="Calibri"/>
          <w:sz w:val="20"/>
          <w:szCs w:val="20"/>
          <w:lang w:val="en-US"/>
        </w:rPr>
        <w:t>.</w:t>
      </w:r>
    </w:p>
    <w:p w14:paraId="5D30BCF1" w14:textId="2A9BB8F5" w:rsidR="0022558C" w:rsidRDefault="00891125" w:rsidP="002336EB">
      <w:pPr>
        <w:ind w:firstLineChars="100" w:firstLine="2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5B7934" wp14:editId="61B34E58">
            <wp:extent cx="3943847" cy="1595018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340" cy="160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9F83" w14:textId="0E4170D5" w:rsidR="00660269" w:rsidRPr="002336EB" w:rsidRDefault="0006538C" w:rsidP="002336EB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2336EB">
        <w:rPr>
          <w:rFonts w:ascii="Calibri" w:hAnsi="Calibri" w:cs="Calibri"/>
          <w:sz w:val="20"/>
          <w:szCs w:val="20"/>
          <w:lang w:val="en-US"/>
        </w:rPr>
        <w:t>RFSoC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proofErr w:type="spellEnd"/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14bit </w:t>
      </w:r>
      <w:proofErr w:type="spellStart"/>
      <w:r w:rsidR="00F0494D" w:rsidRPr="002336EB">
        <w:rPr>
          <w:rFonts w:ascii="Calibri" w:hAnsi="Calibri" w:cs="Calibri"/>
          <w:sz w:val="20"/>
          <w:szCs w:val="20"/>
          <w:lang w:val="en-US"/>
        </w:rPr>
        <w:t>DAC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proofErr w:type="spellEnd"/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해당하며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LSB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부터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MSB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까지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이러한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디지털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1339B" w:rsidRPr="002336EB">
        <w:rPr>
          <w:rFonts w:ascii="Calibri" w:hAnsi="Calibri" w:cs="Calibri" w:hint="eastAsia"/>
          <w:sz w:val="20"/>
          <w:szCs w:val="20"/>
          <w:lang w:val="en-US"/>
        </w:rPr>
        <w:t>신호들을</w:t>
      </w:r>
      <w:r w:rsidR="00F1339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시간순으로</w:t>
      </w:r>
      <w:r w:rsidR="00E32BC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배치하여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>DAC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입력하여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순서대로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내보낸다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구체적으로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현재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F0494D" w:rsidRPr="002336EB">
        <w:rPr>
          <w:rFonts w:ascii="Calibri" w:hAnsi="Calibri" w:cs="Calibri"/>
          <w:sz w:val="20"/>
          <w:szCs w:val="20"/>
          <w:lang w:val="en-US"/>
        </w:rPr>
        <w:t>RFSoC</w:t>
      </w:r>
      <w:proofErr w:type="spellEnd"/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구성에서는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256bit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데이터를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FPGA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매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클락마다</w:t>
      </w:r>
      <w:proofErr w:type="spellEnd"/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공급하게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>FPGA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125MHz, DAC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2GHz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주파수에서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작동하고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이때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256bit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데이터에서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[15:0]</w:t>
      </w:r>
      <w:r w:rsidR="00CB7A3F" w:rsidRPr="002336EB">
        <w:rPr>
          <w:rFonts w:ascii="Calibri" w:hAnsi="Calibri" w:cs="Calibri"/>
          <w:sz w:val="20"/>
          <w:szCs w:val="20"/>
          <w:lang w:val="en-US"/>
        </w:rPr>
        <w:t xml:space="preserve"> bit</w:t>
      </w:r>
      <w:r w:rsidR="00CB7A3F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CB7A3F" w:rsidRPr="002336EB">
        <w:rPr>
          <w:rFonts w:ascii="Calibri" w:hAnsi="Calibri" w:cs="Calibri"/>
          <w:sz w:val="20"/>
          <w:szCs w:val="20"/>
          <w:lang w:val="en-US"/>
        </w:rPr>
        <w:t xml:space="preserve"> 0ns</w:t>
      </w:r>
      <w:r w:rsidR="00CB7A3F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CB7A3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B7A3F" w:rsidRPr="002336EB">
        <w:rPr>
          <w:rFonts w:ascii="Calibri" w:hAnsi="Calibri" w:cs="Calibri" w:hint="eastAsia"/>
          <w:sz w:val="20"/>
          <w:szCs w:val="20"/>
          <w:lang w:val="en-US"/>
        </w:rPr>
        <w:t>출력되는</w:t>
      </w:r>
      <w:r w:rsidR="00CB7A3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>output, [31:16] bit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0.5ns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출력되는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output, [47:32] bit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1.0ns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출력되는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해당하여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[255:240] bit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7.5ns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29AB" w:rsidRPr="002336EB">
        <w:rPr>
          <w:rFonts w:ascii="Calibri" w:hAnsi="Calibri" w:cs="Calibri" w:hint="eastAsia"/>
          <w:sz w:val="20"/>
          <w:szCs w:val="20"/>
          <w:lang w:val="en-US"/>
        </w:rPr>
        <w:t>출력되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해당한다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3C002C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단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,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때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660269" w:rsidRPr="002336EB">
        <w:rPr>
          <w:rFonts w:ascii="Calibri" w:hAnsi="Calibri" w:cs="Calibri"/>
          <w:sz w:val="20"/>
          <w:szCs w:val="20"/>
          <w:lang w:val="en-US"/>
        </w:rPr>
        <w:t>RFSoC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proofErr w:type="spellEnd"/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660269" w:rsidRPr="002336EB">
        <w:rPr>
          <w:rFonts w:ascii="Calibri" w:hAnsi="Calibri" w:cs="Calibri"/>
          <w:sz w:val="20"/>
          <w:szCs w:val="20"/>
          <w:lang w:val="en-US"/>
        </w:rPr>
        <w:t>DAC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proofErr w:type="spellEnd"/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2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’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s </w:t>
      </w:r>
      <w:proofErr w:type="spellStart"/>
      <w:r w:rsidR="00660269" w:rsidRPr="002336EB">
        <w:rPr>
          <w:rFonts w:ascii="Calibri" w:hAnsi="Calibri" w:cs="Calibri"/>
          <w:sz w:val="20"/>
          <w:szCs w:val="20"/>
          <w:lang w:val="en-US"/>
        </w:rPr>
        <w:t>complement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proofErr w:type="spellEnd"/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사용하여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16bit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MSB 2bit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부호에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해당된다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</w:p>
    <w:p w14:paraId="6F7B795B" w14:textId="71F66A85" w:rsidR="004B3BF9" w:rsidRDefault="006C1609" w:rsidP="002336EB">
      <w:pPr>
        <w:jc w:val="center"/>
        <w:rPr>
          <w:lang w:val="en-US"/>
        </w:rPr>
      </w:pPr>
      <w:del w:id="16" w:author="최광열" w:date="2024-01-15T21:48:00Z">
        <w:r w:rsidDel="00F70E0D">
          <w:rPr>
            <w:noProof/>
            <w:lang w:val="ko-KR"/>
          </w:rPr>
          <w:lastRenderedPageBreak/>
          <w:drawing>
            <wp:inline distT="0" distB="0" distL="0" distR="0" wp14:anchorId="54E5C68E" wp14:editId="2845E885">
              <wp:extent cx="5049079" cy="2840212"/>
              <wp:effectExtent l="0" t="0" r="0" b="0"/>
              <wp:docPr id="16" name="그림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79284" cy="28572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7" w:author="최광열" w:date="2024-01-15T21:48:00Z">
        <w:r w:rsidR="00F70E0D">
          <w:rPr>
            <w:noProof/>
            <w:lang w:val="ko-KR"/>
          </w:rPr>
          <w:drawing>
            <wp:inline distT="0" distB="0" distL="0" distR="0" wp14:anchorId="156161E9" wp14:editId="08F392AB">
              <wp:extent cx="4627659" cy="2603154"/>
              <wp:effectExtent l="0" t="0" r="1905" b="6985"/>
              <wp:docPr id="15" name="그림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34529" cy="260701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37B88B" w14:textId="408E139F" w:rsidR="004B3BF9" w:rsidRPr="002336EB" w:rsidRDefault="004B3BF9" w:rsidP="002336EB">
      <w:pPr>
        <w:rPr>
          <w:lang w:val="en-US"/>
        </w:rPr>
      </w:pPr>
      <w:bookmarkStart w:id="18" w:name="_GoBack"/>
      <w:bookmarkEnd w:id="18"/>
    </w:p>
    <w:p w14:paraId="2065BE31" w14:textId="0092DF5F" w:rsidR="00FD1B16" w:rsidRDefault="00FD1B16" w:rsidP="004B3BF9">
      <w:pPr>
        <w:pStyle w:val="2"/>
        <w:widowControl w:val="0"/>
        <w:spacing w:line="240" w:lineRule="auto"/>
        <w:ind w:firstLineChars="50" w:firstLine="130"/>
        <w:jc w:val="both"/>
        <w:rPr>
          <w:sz w:val="26"/>
          <w:szCs w:val="26"/>
          <w:lang w:val="en-US"/>
        </w:rPr>
      </w:pPr>
      <w:bookmarkStart w:id="19" w:name="_Toc156060245"/>
      <w:r>
        <w:rPr>
          <w:rFonts w:hint="eastAsia"/>
          <w:sz w:val="26"/>
          <w:szCs w:val="26"/>
          <w:lang w:val="en-US"/>
        </w:rPr>
        <w:t>2.3.DAC Controller</w:t>
      </w:r>
      <w:bookmarkEnd w:id="19"/>
    </w:p>
    <w:p w14:paraId="1D8FF78F" w14:textId="4F1D914D" w:rsidR="006940F1" w:rsidRPr="002336EB" w:rsidRDefault="006940F1" w:rsidP="002336EB">
      <w:pPr>
        <w:ind w:firstLineChars="150" w:firstLine="3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 xml:space="preserve">DAC </w:t>
      </w:r>
      <w:proofErr w:type="spellStart"/>
      <w:r w:rsidRPr="002336EB">
        <w:rPr>
          <w:rFonts w:ascii="Calibri" w:hAnsi="Calibri" w:cs="Calibri"/>
          <w:sz w:val="20"/>
          <w:szCs w:val="20"/>
          <w:lang w:val="en-US"/>
        </w:rPr>
        <w:t>Controller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proofErr w:type="spellEnd"/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7B5092" w:rsidRPr="002336EB">
        <w:rPr>
          <w:rFonts w:ascii="Calibri" w:hAnsi="Calibri" w:cs="Calibri"/>
          <w:sz w:val="20"/>
          <w:szCs w:val="20"/>
          <w:lang w:val="en-US"/>
        </w:rPr>
        <w:t>RFSoC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proofErr w:type="spellEnd"/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7B5092" w:rsidRPr="002336EB">
        <w:rPr>
          <w:rFonts w:ascii="Calibri" w:hAnsi="Calibri" w:cs="Calibri"/>
          <w:sz w:val="20"/>
          <w:szCs w:val="20"/>
          <w:lang w:val="en-US"/>
        </w:rPr>
        <w:t>DAC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proofErr w:type="spellEnd"/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입력될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디지털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Sin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파를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생성하고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입력하는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모듈이다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A277B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80EEE" w:rsidRPr="002336EB">
        <w:rPr>
          <w:rFonts w:ascii="Calibri" w:hAnsi="Calibri" w:cs="Calibri" w:hint="eastAsia"/>
          <w:sz w:val="20"/>
          <w:szCs w:val="20"/>
          <w:lang w:val="en-US"/>
        </w:rPr>
        <w:t>아래의</w:t>
      </w:r>
      <w:r w:rsidR="00F80E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80EEE" w:rsidRPr="002336EB">
        <w:rPr>
          <w:rFonts w:ascii="Calibri" w:hAnsi="Calibri" w:cs="Calibri" w:hint="eastAsia"/>
          <w:sz w:val="20"/>
          <w:szCs w:val="20"/>
          <w:lang w:val="en-US"/>
        </w:rPr>
        <w:t>식과</w:t>
      </w:r>
      <w:r w:rsidR="00F80E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80EEE" w:rsidRPr="002336E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F80E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277B8" w:rsidRPr="002336EB">
        <w:rPr>
          <w:rFonts w:ascii="Calibri" w:hAnsi="Calibri" w:cs="Calibri" w:hint="eastAsia"/>
          <w:sz w:val="20"/>
          <w:szCs w:val="20"/>
          <w:lang w:val="en-US"/>
        </w:rPr>
        <w:t>주어진</w:t>
      </w:r>
      <w:r w:rsidR="00A277B8" w:rsidRPr="002336EB">
        <w:rPr>
          <w:rFonts w:ascii="Calibri" w:hAnsi="Calibri" w:cs="Calibri"/>
          <w:sz w:val="20"/>
          <w:szCs w:val="20"/>
          <w:lang w:val="en-US"/>
        </w:rPr>
        <w:t xml:space="preserve"> 48bit</w:t>
      </w:r>
      <w:r w:rsidR="00A277B8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A277B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277B8" w:rsidRPr="002336EB">
        <w:rPr>
          <w:rFonts w:ascii="Calibri" w:hAnsi="Calibri" w:cs="Calibri" w:hint="eastAsia"/>
          <w:sz w:val="20"/>
          <w:szCs w:val="20"/>
          <w:lang w:val="en-US"/>
        </w:rPr>
        <w:t>주파수</w:t>
      </w:r>
      <w:r w:rsidR="00A277B8" w:rsidRPr="002336EB">
        <w:rPr>
          <w:rFonts w:ascii="Calibri" w:hAnsi="Calibri" w:cs="Calibri"/>
          <w:sz w:val="20"/>
          <w:szCs w:val="20"/>
          <w:lang w:val="en-US"/>
        </w:rPr>
        <w:t>(</w:t>
      </w:r>
      <m:oMath>
        <m:r>
          <w:rPr>
            <w:rFonts w:ascii="Cambria Math" w:hAnsi="Cambria Math" w:cs="Cambria Math"/>
            <w:sz w:val="20"/>
            <w:szCs w:val="20"/>
            <w:lang w:val="en-US"/>
          </w:rPr>
          <m:t>f</m:t>
        </m:r>
      </m:oMath>
      <w:r w:rsidR="00A277B8" w:rsidRPr="002336EB">
        <w:rPr>
          <w:rFonts w:ascii="Calibri" w:hAnsi="Calibri" w:cs="Calibri"/>
          <w:sz w:val="20"/>
          <w:szCs w:val="20"/>
          <w:lang w:val="en-US"/>
        </w:rPr>
        <w:t>), 14bit</w:t>
      </w:r>
      <w:r w:rsidR="00A277B8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A277B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277B8" w:rsidRPr="002336EB">
        <w:rPr>
          <w:rFonts w:ascii="Calibri" w:hAnsi="Calibri" w:cs="Calibri" w:hint="eastAsia"/>
          <w:sz w:val="20"/>
          <w:szCs w:val="20"/>
          <w:lang w:val="en-US"/>
        </w:rPr>
        <w:t>진폭</w:t>
      </w:r>
      <w:r w:rsidR="00BF5C46" w:rsidRPr="002336EB">
        <w:rPr>
          <w:rFonts w:ascii="Calibri" w:hAnsi="Calibri" w:cs="Calibri"/>
          <w:sz w:val="20"/>
          <w:szCs w:val="20"/>
          <w:lang w:val="en-US"/>
        </w:rPr>
        <w:t>(</w:t>
      </w:r>
      <m:oMath>
        <m:r>
          <w:rPr>
            <w:rFonts w:ascii="Cambria Math" w:hAnsi="Cambria Math" w:cs="Cambria Math"/>
            <w:sz w:val="20"/>
            <w:szCs w:val="20"/>
            <w:lang w:val="en-US"/>
          </w:rPr>
          <m:t>A</m:t>
        </m:r>
      </m:oMath>
      <w:r w:rsidR="00BF5C46" w:rsidRPr="002336EB">
        <w:rPr>
          <w:rFonts w:ascii="Calibri" w:hAnsi="Calibri" w:cs="Calibri"/>
          <w:sz w:val="20"/>
          <w:szCs w:val="20"/>
          <w:lang w:val="en-US"/>
        </w:rPr>
        <w:t>), 14bit</w:t>
      </w:r>
      <w:r w:rsidR="00BF5C46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BF5C4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BF5C46" w:rsidRPr="002336EB">
        <w:rPr>
          <w:rFonts w:ascii="Calibri" w:hAnsi="Calibri" w:cs="Calibri" w:hint="eastAsia"/>
          <w:sz w:val="20"/>
          <w:szCs w:val="20"/>
          <w:lang w:val="en-US"/>
        </w:rPr>
        <w:t>위상</w:t>
      </w:r>
      <w:r w:rsidR="00E44B2D" w:rsidRPr="002336EB">
        <w:rPr>
          <w:rFonts w:ascii="Calibri" w:hAnsi="Calibri" w:cs="Calibri"/>
          <w:sz w:val="20"/>
          <w:szCs w:val="20"/>
          <w:lang w:val="en-US"/>
        </w:rPr>
        <w:t>(</w:t>
      </w:r>
      <m:oMath>
        <m:r>
          <w:rPr>
            <w:rFonts w:ascii="Cambria Math" w:hAnsi="Cambria Math" w:cs="Cambria Math"/>
            <w:sz w:val="20"/>
            <w:szCs w:val="20"/>
            <w:lang w:val="en-US"/>
          </w:rPr>
          <m:t>ϕ</m:t>
        </m:r>
      </m:oMath>
      <w:r w:rsidR="00E44B2D" w:rsidRPr="002336EB">
        <w:rPr>
          <w:rFonts w:ascii="Calibri" w:hAnsi="Calibri" w:cs="Calibri"/>
          <w:sz w:val="20"/>
          <w:szCs w:val="20"/>
          <w:lang w:val="en-US"/>
        </w:rPr>
        <w:t>)</w:t>
      </w:r>
      <w:r w:rsidR="003B3D47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3B3D47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B3D47" w:rsidRPr="002336EB">
        <w:rPr>
          <w:rFonts w:ascii="Calibri" w:hAnsi="Calibri" w:cs="Calibri" w:hint="eastAsia"/>
          <w:sz w:val="20"/>
          <w:szCs w:val="20"/>
          <w:lang w:val="en-US"/>
        </w:rPr>
        <w:t>해당하는</w:t>
      </w:r>
      <w:r w:rsidR="003B3D47" w:rsidRPr="002336EB">
        <w:rPr>
          <w:rFonts w:ascii="Calibri" w:hAnsi="Calibri" w:cs="Calibri"/>
          <w:sz w:val="20"/>
          <w:szCs w:val="20"/>
          <w:lang w:val="en-US"/>
        </w:rPr>
        <w:t xml:space="preserve"> sin</w:t>
      </w:r>
      <w:r w:rsidR="003B3D47" w:rsidRPr="002336EB">
        <w:rPr>
          <w:rFonts w:ascii="Calibri" w:hAnsi="Calibri" w:cs="Calibri" w:hint="eastAsia"/>
          <w:sz w:val="20"/>
          <w:szCs w:val="20"/>
          <w:lang w:val="en-US"/>
        </w:rPr>
        <w:t>파를</w:t>
      </w:r>
      <w:r w:rsidR="003B3D47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B3D47" w:rsidRPr="002336EB">
        <w:rPr>
          <w:rFonts w:ascii="Calibri" w:hAnsi="Calibri" w:cs="Calibri" w:hint="eastAsia"/>
          <w:sz w:val="20"/>
          <w:szCs w:val="20"/>
          <w:lang w:val="en-US"/>
        </w:rPr>
        <w:t>만들어낸다</w:t>
      </w:r>
      <w:r w:rsidR="003B3D47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때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시간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t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timestamp controller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만들어내는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timestamp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해당하는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이용한다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따라서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주파수를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바꾸는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0"/>
            <w:szCs w:val="20"/>
            <w:lang w:val="en-US"/>
          </w:rPr>
          <m:t>2</m:t>
        </m:r>
        <m:r>
          <w:rPr>
            <w:rFonts w:ascii="Cambria Math" w:hAnsi="Cambria Math" w:cs="Cambria Math"/>
            <w:sz w:val="20"/>
            <w:szCs w:val="20"/>
            <w:lang w:val="en-US"/>
          </w:rPr>
          <m:t>πft</m:t>
        </m:r>
      </m:oMath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가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급격하게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변화하여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위상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또한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급격하게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변화한다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>.</w:t>
      </w:r>
    </w:p>
    <w:p w14:paraId="1EC2D663" w14:textId="79D04499" w:rsidR="0096125F" w:rsidRPr="00F13E20" w:rsidRDefault="00102DF3" w:rsidP="006940F1">
      <w:pPr>
        <w:rPr>
          <w:lang w:val="en-US"/>
        </w:rPr>
      </w:pPr>
      <m:oMathPara>
        <m:oMath>
          <m:r>
            <w:rPr>
              <w:rFonts w:ascii="Cambria Math" w:hAnsi="Cambria Math" w:cs="Cambria Math"/>
              <w:lang w:val="en-US"/>
            </w:rPr>
            <m:t>I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t</m:t>
              </m:r>
            </m:e>
          </m:d>
          <m:r>
            <w:rPr>
              <w:rFonts w:ascii="Cambria Math" w:hAnsi="Cambria Math" w:hint="eastAsia"/>
              <w:lang w:val="en-US"/>
            </w:rPr>
            <m:t>=</m:t>
          </m:r>
          <m:r>
            <w:rPr>
              <w:rFonts w:ascii="Cambria Math" w:hAnsi="Cambria Math" w:cs="Cambria Math"/>
              <w:lang w:val="en-US"/>
            </w:rPr>
            <m:t>A</m:t>
          </m:r>
          <m:func>
            <m:func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lang w:val="en-US"/>
                    </w:rPr>
                    <m:t>2</m:t>
                  </m:r>
                  <m:r>
                    <w:rPr>
                      <w:rFonts w:ascii="Cambria Math" w:hAnsi="Cambria Math" w:cs="Cambria Math"/>
                      <w:lang w:val="en-US"/>
                    </w:rPr>
                    <m:t>πf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lang w:val="en-US"/>
                        </w:rPr>
                        <m:t>t</m:t>
                      </m:r>
                      <m:r>
                        <w:rPr>
                          <w:rFonts w:ascii="바탕" w:eastAsia="바탕" w:hAnsi="바탕" w:cs="바탕" w:hint="eastAsia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eastAsia="바탕" w:hAnsi="Cambria Math" w:cs="바탕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  <w:lang w:val="en-US"/>
                            </w:rPr>
                            <m:t>offset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hint="eastAsia"/>
                      <w:lang w:val="en-US"/>
                    </w:rPr>
                    <m:t>+</m:t>
                  </m:r>
                  <m:r>
                    <w:rPr>
                      <w:rFonts w:ascii="Cambria Math" w:hAnsi="Cambria Math" w:cs="Cambria Math"/>
                      <w:lang w:val="en-US"/>
                    </w:rPr>
                    <m:t>ϕ</m:t>
                  </m: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hAnsi="Cambria Math" w:cs="Cambria Math" w:hint="eastAsia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offset</m:t>
                  </m:r>
                </m:sub>
              </m:sSub>
            </m:e>
          </m:func>
        </m:oMath>
      </m:oMathPara>
    </w:p>
    <w:p w14:paraId="08FFFB4A" w14:textId="6DCFCA22" w:rsidR="00494EB1" w:rsidRPr="002336EB" w:rsidRDefault="007908DD" w:rsidP="006940F1">
      <w:pPr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DAC Controller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로부터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15CEE" w:rsidRPr="002336EB">
        <w:rPr>
          <w:rFonts w:ascii="Calibri" w:hAnsi="Calibri" w:cs="Calibri" w:hint="eastAsia"/>
          <w:sz w:val="20"/>
          <w:szCs w:val="20"/>
          <w:lang w:val="en-US"/>
        </w:rPr>
        <w:t>시간이</w:t>
      </w:r>
      <w:r w:rsidR="00915C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15CEE" w:rsidRPr="002336EB">
        <w:rPr>
          <w:rFonts w:ascii="Calibri" w:hAnsi="Calibri" w:cs="Calibri" w:hint="eastAsia"/>
          <w:sz w:val="20"/>
          <w:szCs w:val="20"/>
          <w:lang w:val="en-US"/>
        </w:rPr>
        <w:t>증가하는</w:t>
      </w:r>
      <w:r w:rsidR="00915C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15CEE" w:rsidRPr="002336EB">
        <w:rPr>
          <w:rFonts w:ascii="Calibri" w:hAnsi="Calibri" w:cs="Calibri" w:hint="eastAsia"/>
          <w:sz w:val="20"/>
          <w:szCs w:val="20"/>
          <w:lang w:val="en-US"/>
        </w:rPr>
        <w:t>순으로</w:t>
      </w:r>
      <w:r w:rsidR="00915C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/>
          <w:sz w:val="20"/>
          <w:szCs w:val="20"/>
          <w:lang w:val="en-US"/>
        </w:rPr>
        <w:t>16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개의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sin output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만들기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위해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0182B" w:rsidRPr="002336EB">
        <w:rPr>
          <w:rFonts w:ascii="Calibri" w:hAnsi="Calibri" w:cs="Calibri" w:hint="eastAsia"/>
          <w:sz w:val="20"/>
          <w:szCs w:val="20"/>
          <w:lang w:val="en-US"/>
        </w:rPr>
        <w:t>아래</w:t>
      </w:r>
      <w:r w:rsidR="001018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0182B" w:rsidRPr="002336EB">
        <w:rPr>
          <w:rFonts w:ascii="Calibri" w:hAnsi="Calibri" w:cs="Calibri" w:hint="eastAsia"/>
          <w:sz w:val="20"/>
          <w:szCs w:val="20"/>
          <w:lang w:val="en-US"/>
        </w:rPr>
        <w:t>그림과</w:t>
      </w:r>
      <w:r w:rsidR="001018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0182B" w:rsidRPr="002336E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1018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/>
          <w:sz w:val="20"/>
          <w:szCs w:val="20"/>
          <w:lang w:val="en-US"/>
        </w:rPr>
        <w:t>parallel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구조를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가지고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있다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proofErr w:type="spellStart"/>
      <w:r w:rsidR="00786545" w:rsidRPr="002336EB">
        <w:rPr>
          <w:rFonts w:ascii="Calibri" w:hAnsi="Calibri" w:cs="Calibri"/>
          <w:sz w:val="20"/>
          <w:szCs w:val="20"/>
          <w:lang w:val="en-US"/>
        </w:rPr>
        <w:t>TimeController</w:t>
      </w:r>
      <w:proofErr w:type="spellEnd"/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모듈로부터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공급받은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786545" w:rsidRPr="002336EB">
        <w:rPr>
          <w:rFonts w:ascii="Calibri" w:hAnsi="Calibri" w:cs="Calibri"/>
          <w:sz w:val="20"/>
          <w:szCs w:val="20"/>
          <w:lang w:val="en-US"/>
        </w:rPr>
        <w:t>timestamp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값을</w:t>
      </w:r>
      <w:proofErr w:type="spellEnd"/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DSP IP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로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구성된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모듈을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통해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06FF9" w:rsidRPr="002336EB">
        <w:rPr>
          <w:rFonts w:ascii="Calibri" w:hAnsi="Calibri" w:cs="Calibri" w:hint="eastAsia"/>
          <w:sz w:val="20"/>
          <w:szCs w:val="20"/>
          <w:lang w:val="en-US"/>
        </w:rPr>
        <w:t>주파수와</w:t>
      </w:r>
      <w:r w:rsidR="00406FF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95CE7" w:rsidRPr="002336EB">
        <w:rPr>
          <w:rFonts w:ascii="Calibri" w:hAnsi="Calibri" w:cs="Calibri" w:hint="eastAsia"/>
          <w:sz w:val="20"/>
          <w:szCs w:val="20"/>
          <w:lang w:val="en-US"/>
        </w:rPr>
        <w:t>곱한</w:t>
      </w:r>
      <w:r w:rsidR="00995CE7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95CE7" w:rsidRPr="002336EB">
        <w:rPr>
          <w:rFonts w:ascii="Calibri" w:hAnsi="Calibri" w:cs="Calibri" w:hint="eastAsia"/>
          <w:sz w:val="20"/>
          <w:szCs w:val="20"/>
          <w:lang w:val="en-US"/>
        </w:rPr>
        <w:t>뒤</w:t>
      </w:r>
      <w:r w:rsidR="00995CE7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406FF9" w:rsidRPr="002336EB">
        <w:rPr>
          <w:rFonts w:ascii="Calibri" w:hAnsi="Calibri" w:cs="Calibri" w:hint="eastAsia"/>
          <w:sz w:val="20"/>
          <w:szCs w:val="20"/>
          <w:lang w:val="en-US"/>
        </w:rPr>
        <w:t>위상값을</w:t>
      </w:r>
      <w:proofErr w:type="spellEnd"/>
      <w:r w:rsidR="00406FF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06FF9" w:rsidRPr="002336EB">
        <w:rPr>
          <w:rFonts w:ascii="Calibri" w:hAnsi="Calibri" w:cs="Calibri" w:hint="eastAsia"/>
          <w:sz w:val="20"/>
          <w:szCs w:val="20"/>
          <w:lang w:val="en-US"/>
        </w:rPr>
        <w:t>더해주게</w:t>
      </w:r>
      <w:r w:rsidR="00406FF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06FF9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406FF9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이후에는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위상값을</w:t>
      </w:r>
      <w:proofErr w:type="spellEnd"/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F72AF8" w:rsidRPr="002336EB">
        <w:rPr>
          <w:rFonts w:ascii="Calibri" w:hAnsi="Calibri" w:cs="Calibri"/>
          <w:sz w:val="20"/>
          <w:szCs w:val="20"/>
          <w:lang w:val="en-US"/>
        </w:rPr>
        <w:t>Xilinx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에서</w:t>
      </w:r>
      <w:proofErr w:type="spellEnd"/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제공하는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F72AF8" w:rsidRPr="002336EB">
        <w:rPr>
          <w:rFonts w:ascii="Calibri" w:hAnsi="Calibri" w:cs="Calibri"/>
          <w:sz w:val="20"/>
          <w:szCs w:val="20"/>
          <w:lang w:val="en-US"/>
        </w:rPr>
        <w:t>Look</w:t>
      </w:r>
      <w:proofErr w:type="spellEnd"/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Up Table(</w:t>
      </w:r>
      <w:r w:rsidR="00F72AF8" w:rsidRPr="00E12207">
        <w:rPr>
          <w:rFonts w:ascii="Calibri" w:hAnsi="Calibri" w:cs="Calibri"/>
          <w:b/>
          <w:sz w:val="20"/>
          <w:szCs w:val="20"/>
          <w:lang w:val="en-US"/>
        </w:rPr>
        <w:t>LUT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>)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입력하여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sin output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얻게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>.</w:t>
      </w:r>
    </w:p>
    <w:p w14:paraId="5CFCFCDA" w14:textId="1D654731" w:rsidR="007908DD" w:rsidRPr="002336EB" w:rsidRDefault="007908DD" w:rsidP="002336EB">
      <w:pPr>
        <w:jc w:val="center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4AE8FC5A" wp14:editId="11E53C90">
            <wp:extent cx="4550735" cy="2559883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8510" cy="256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A267" w14:textId="1E720DA9" w:rsidR="007908DD" w:rsidRDefault="005562E4" w:rsidP="006940F1">
      <w:pPr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 w:hint="eastAsia"/>
          <w:sz w:val="20"/>
          <w:szCs w:val="20"/>
          <w:lang w:val="en-US"/>
        </w:rPr>
        <w:lastRenderedPageBreak/>
        <w:t>이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때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negative slack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727EB" w:rsidRPr="002336EB">
        <w:rPr>
          <w:rFonts w:ascii="Calibri" w:hAnsi="Calibri" w:cs="Calibri" w:hint="eastAsia"/>
          <w:sz w:val="20"/>
          <w:szCs w:val="20"/>
          <w:lang w:val="en-US"/>
        </w:rPr>
        <w:t>방지하기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위해</w:t>
      </w:r>
      <w:r w:rsidR="00396D4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96D40" w:rsidRPr="002336EB">
        <w:rPr>
          <w:rFonts w:ascii="Calibri" w:hAnsi="Calibri" w:cs="Calibri" w:hint="eastAsia"/>
          <w:sz w:val="20"/>
          <w:szCs w:val="20"/>
          <w:lang w:val="en-US"/>
        </w:rPr>
        <w:t>아래와</w:t>
      </w:r>
      <w:r w:rsidR="00396D4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96D40" w:rsidRPr="002336E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396D40" w:rsidRPr="002336EB">
        <w:rPr>
          <w:rFonts w:ascii="Calibri" w:hAnsi="Calibri" w:cs="Calibri"/>
          <w:sz w:val="20"/>
          <w:szCs w:val="20"/>
          <w:lang w:val="en-US"/>
        </w:rPr>
        <w:t xml:space="preserve"> DSP</w:t>
      </w:r>
      <w:r w:rsidR="00396D40"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="00396D40" w:rsidRPr="002336EB">
        <w:rPr>
          <w:rFonts w:ascii="Calibri" w:hAnsi="Calibri" w:cs="Calibri"/>
          <w:sz w:val="20"/>
          <w:szCs w:val="20"/>
          <w:lang w:val="en-US"/>
        </w:rPr>
        <w:t xml:space="preserve"> pipelining</w:t>
      </w:r>
      <w:r w:rsidR="00396D40" w:rsidRPr="002336EB">
        <w:rPr>
          <w:rFonts w:ascii="Calibri" w:hAnsi="Calibri" w:cs="Calibri" w:hint="eastAsia"/>
          <w:sz w:val="20"/>
          <w:szCs w:val="20"/>
          <w:lang w:val="en-US"/>
        </w:rPr>
        <w:t>하여</w:t>
      </w:r>
      <w:r w:rsidR="00396D4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90EBB">
        <w:rPr>
          <w:rFonts w:ascii="Calibri" w:hAnsi="Calibri" w:cs="Calibri" w:hint="eastAsia"/>
          <w:sz w:val="20"/>
          <w:szCs w:val="20"/>
          <w:lang w:val="en-US"/>
        </w:rPr>
        <w:t>구현하였다.</w:t>
      </w:r>
    </w:p>
    <w:p w14:paraId="1882BEE6" w14:textId="4290EA41" w:rsidR="00190EBB" w:rsidRPr="002336EB" w:rsidRDefault="00190EBB" w:rsidP="002336EB">
      <w:pPr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C778F1D" wp14:editId="2AD32C57">
            <wp:extent cx="4444779" cy="250028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3208" cy="250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2DB9" w14:textId="3FA279BC" w:rsidR="00462CD8" w:rsidRPr="002336EB" w:rsidRDefault="00825E33" w:rsidP="002336EB">
      <w:pPr>
        <w:jc w:val="center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124C19C2" wp14:editId="0136046E">
            <wp:extent cx="4614530" cy="2149016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18" cy="215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8CEF" w14:textId="35C1B8D1" w:rsidR="00825E33" w:rsidRDefault="0014259E" w:rsidP="006940F1">
      <w:pPr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DAC Controller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에는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64bit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데이터가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입력되며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MSB 4 bit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입력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데이터가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어떤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데이터에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해당하는지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구분하는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FD3" w:rsidRPr="002336EB">
        <w:rPr>
          <w:rFonts w:ascii="Calibri" w:hAnsi="Calibri" w:cs="Calibri" w:hint="eastAsia"/>
          <w:sz w:val="20"/>
          <w:szCs w:val="20"/>
          <w:lang w:val="en-US"/>
        </w:rPr>
        <w:t>데이터이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며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아래에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해당하는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가진다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1A631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D</w:t>
      </w:r>
      <w:r w:rsidR="0071624C">
        <w:rPr>
          <w:rFonts w:ascii="Calibri" w:hAnsi="Calibri" w:cs="Calibri"/>
          <w:sz w:val="20"/>
          <w:szCs w:val="20"/>
          <w:lang w:val="en-US"/>
        </w:rPr>
        <w:t>AC Controller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 xml:space="preserve">는 해당 </w:t>
      </w:r>
      <w:r w:rsidR="0071624C">
        <w:rPr>
          <w:rFonts w:ascii="Calibri" w:hAnsi="Calibri" w:cs="Calibri"/>
          <w:sz w:val="20"/>
          <w:szCs w:val="20"/>
          <w:lang w:val="en-US"/>
        </w:rPr>
        <w:t>instruction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 xml:space="preserve">들을 </w:t>
      </w:r>
      <w:r w:rsidR="0071624C">
        <w:rPr>
          <w:rFonts w:ascii="Calibri" w:hAnsi="Calibri" w:cs="Calibri"/>
          <w:sz w:val="20"/>
          <w:szCs w:val="20"/>
          <w:lang w:val="en-US"/>
        </w:rPr>
        <w:t xml:space="preserve">RTO 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모듈을 통해 입력 받는다.</w:t>
      </w:r>
    </w:p>
    <w:p w14:paraId="4E693D3B" w14:textId="77777777" w:rsidR="00820F89" w:rsidRDefault="00820F89" w:rsidP="006940F1">
      <w:pPr>
        <w:rPr>
          <w:rFonts w:ascii="Calibri" w:hAnsi="Calibri" w:cs="Calibri"/>
          <w:sz w:val="20"/>
          <w:szCs w:val="20"/>
          <w:lang w:val="en-US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8333"/>
      </w:tblGrid>
      <w:tr w:rsidR="00E66DA3" w:rsidRPr="006B65F6" w14:paraId="20F2BDC8" w14:textId="77777777" w:rsidTr="002336EB">
        <w:trPr>
          <w:trHeight w:val="8773"/>
          <w:jc w:val="center"/>
        </w:trPr>
        <w:tc>
          <w:tcPr>
            <w:tcW w:w="8333" w:type="dxa"/>
          </w:tcPr>
          <w:p w14:paraId="1319AA09" w14:textId="53AA6D00" w:rsidR="00E66DA3" w:rsidRDefault="00E66DA3" w:rsidP="002336EB">
            <w:pPr>
              <w:ind w:leftChars="100" w:left="220"/>
              <w:jc w:val="center"/>
              <w:rPr>
                <w:sz w:val="20"/>
                <w:szCs w:val="2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590895" wp14:editId="20AAFF7E">
                  <wp:extent cx="4678326" cy="2631656"/>
                  <wp:effectExtent l="0" t="0" r="8255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641" cy="26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39F2B" w14:textId="77777777" w:rsidR="00E66DA3" w:rsidRDefault="00E66DA3" w:rsidP="00245797">
            <w:pPr>
              <w:ind w:leftChars="100" w:left="220"/>
              <w:rPr>
                <w:sz w:val="20"/>
                <w:szCs w:val="20"/>
                <w:lang w:val="en-US"/>
              </w:rPr>
            </w:pPr>
          </w:p>
          <w:p w14:paraId="51D42C0A" w14:textId="77777777" w:rsidR="00E66DA3" w:rsidRDefault="00E66DA3" w:rsidP="00702D23">
            <w:pPr>
              <w:ind w:leftChars="100" w:left="220"/>
              <w:jc w:val="center"/>
              <w:rPr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5E99B3" wp14:editId="653B4324">
                  <wp:extent cx="4678326" cy="2631656"/>
                  <wp:effectExtent l="0" t="0" r="8255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243" cy="2647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8F9C4" w14:textId="60D7CCAE" w:rsidR="00FD4132" w:rsidRPr="006B65F6" w:rsidRDefault="00FD4132" w:rsidP="002336EB">
            <w:pPr>
              <w:ind w:leftChars="100" w:left="220"/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 w14:paraId="4771DF00" w14:textId="77777777" w:rsidR="00E66DA3" w:rsidRPr="002336EB" w:rsidRDefault="00E66DA3" w:rsidP="006940F1">
      <w:pPr>
        <w:rPr>
          <w:rFonts w:ascii="Calibri" w:hAnsi="Calibri" w:cs="Calibri"/>
          <w:sz w:val="20"/>
          <w:szCs w:val="20"/>
          <w:lang w:val="en-US"/>
        </w:rPr>
      </w:pPr>
    </w:p>
    <w:p w14:paraId="139AC295" w14:textId="77777777" w:rsidR="00DA139A" w:rsidRPr="002336EB" w:rsidRDefault="00DA139A" w:rsidP="002336EB">
      <w:pPr>
        <w:rPr>
          <w:lang w:val="en-US"/>
        </w:rPr>
      </w:pPr>
    </w:p>
    <w:p w14:paraId="0376BC9B" w14:textId="3CC29A39" w:rsidR="001F0582" w:rsidRDefault="00FD1B16" w:rsidP="002336EB">
      <w:pPr>
        <w:pStyle w:val="2"/>
        <w:widowControl w:val="0"/>
        <w:spacing w:line="240" w:lineRule="auto"/>
        <w:ind w:firstLineChars="50" w:firstLine="130"/>
        <w:jc w:val="both"/>
        <w:rPr>
          <w:sz w:val="26"/>
          <w:szCs w:val="26"/>
          <w:lang w:val="en-US"/>
        </w:rPr>
      </w:pPr>
      <w:bookmarkStart w:id="20" w:name="_Toc156060246"/>
      <w:r>
        <w:rPr>
          <w:rFonts w:hint="eastAsia"/>
          <w:sz w:val="26"/>
          <w:szCs w:val="26"/>
          <w:lang w:val="en-US"/>
        </w:rPr>
        <w:t>2.</w:t>
      </w:r>
      <w:r w:rsidR="0097038D">
        <w:rPr>
          <w:rFonts w:hint="eastAsia"/>
          <w:sz w:val="26"/>
          <w:szCs w:val="26"/>
          <w:lang w:val="en-US"/>
        </w:rPr>
        <w:t>4</w:t>
      </w:r>
      <w:r>
        <w:rPr>
          <w:rFonts w:hint="eastAsia"/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>RTO</w:t>
      </w:r>
      <w:r w:rsidR="00EB1034">
        <w:rPr>
          <w:sz w:val="26"/>
          <w:szCs w:val="26"/>
          <w:lang w:val="en-US"/>
        </w:rPr>
        <w:t>(B)</w:t>
      </w:r>
      <w:r>
        <w:rPr>
          <w:sz w:val="26"/>
          <w:szCs w:val="26"/>
          <w:lang w:val="en-US"/>
        </w:rPr>
        <w:t xml:space="preserve"> &amp; GPO</w:t>
      </w:r>
      <w:bookmarkEnd w:id="20"/>
    </w:p>
    <w:p w14:paraId="4DDC5880" w14:textId="76547353" w:rsidR="00DF69CF" w:rsidRPr="002336EB" w:rsidRDefault="00245797" w:rsidP="008B7040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Real Time Output(RTO)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모듈은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AXI bus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통해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입력된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instruction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FIFO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저장하고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정해진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timestamp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이때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정상적인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instruction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인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selected pin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High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되고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오류가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있는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Low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RTO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모듈에서는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여러가지의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오류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상태를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검출하는데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오류는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아래와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같다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현재는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오류가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발생하는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이를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무시하고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계속해서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instruction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출력한다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아직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오류가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발생했을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때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기록하거나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CPU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알리는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기능</w:t>
      </w:r>
      <w:r w:rsidR="00CC1B05">
        <w:rPr>
          <w:rFonts w:ascii="Calibri" w:hAnsi="Calibri" w:cs="Calibri" w:hint="eastAsia"/>
          <w:sz w:val="20"/>
          <w:szCs w:val="20"/>
          <w:lang w:val="en-US"/>
        </w:rPr>
        <w:t>(</w:t>
      </w:r>
      <w:r w:rsidR="00CC1B05">
        <w:rPr>
          <w:rFonts w:ascii="Calibri" w:hAnsi="Calibri" w:cs="Calibri"/>
          <w:sz w:val="20"/>
          <w:szCs w:val="20"/>
          <w:lang w:val="en-US"/>
        </w:rPr>
        <w:t xml:space="preserve">e.g. </w:t>
      </w:r>
      <w:r w:rsidR="00CC1B05">
        <w:rPr>
          <w:rFonts w:ascii="Calibri" w:hAnsi="Calibri" w:cs="Calibri" w:hint="eastAsia"/>
          <w:sz w:val="20"/>
          <w:szCs w:val="20"/>
          <w:lang w:val="en-US"/>
        </w:rPr>
        <w:t>인터럽트</w:t>
      </w:r>
      <w:r w:rsidR="00CC1B05">
        <w:rPr>
          <w:rFonts w:ascii="Calibri" w:hAnsi="Calibri" w:cs="Calibri"/>
          <w:sz w:val="20"/>
          <w:szCs w:val="20"/>
          <w:lang w:val="en-US"/>
        </w:rPr>
        <w:t>)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은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구현되지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않았다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>.</w:t>
      </w:r>
    </w:p>
    <w:p w14:paraId="57DDD2F0" w14:textId="77777777" w:rsidR="00200B5F" w:rsidRDefault="00200B5F" w:rsidP="008B7040">
      <w:pPr>
        <w:ind w:firstLineChars="100" w:firstLine="220"/>
        <w:rPr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625058" w:rsidRPr="002336EB" w14:paraId="4230190B" w14:textId="77777777" w:rsidTr="00F03B79">
        <w:tc>
          <w:tcPr>
            <w:tcW w:w="9019" w:type="dxa"/>
          </w:tcPr>
          <w:p w14:paraId="4E0BFD46" w14:textId="77777777" w:rsidR="00625058" w:rsidRDefault="00625058" w:rsidP="00625058">
            <w:pPr>
              <w:rPr>
                <w:sz w:val="20"/>
                <w:szCs w:val="20"/>
                <w:lang w:val="en-US"/>
              </w:rPr>
            </w:pPr>
            <w:r w:rsidRPr="00BE7A2B">
              <w:rPr>
                <w:sz w:val="20"/>
                <w:szCs w:val="20"/>
                <w:lang w:val="en-US"/>
              </w:rPr>
              <w:lastRenderedPageBreak/>
              <w:t xml:space="preserve">1. </w:t>
            </w:r>
            <w:r>
              <w:rPr>
                <w:sz w:val="20"/>
                <w:szCs w:val="20"/>
                <w:lang w:val="en-US"/>
              </w:rPr>
              <w:t>Timestamp Error</w:t>
            </w:r>
          </w:p>
          <w:p w14:paraId="18206E15" w14:textId="348EC3EC" w:rsidR="00625058" w:rsidRPr="002336EB" w:rsidRDefault="00625058" w:rsidP="00625058">
            <w:pPr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출력되는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Timestamp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가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현재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timestamp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보다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값이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낮은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경우</w:t>
            </w:r>
          </w:p>
          <w:p w14:paraId="3DCC3AF5" w14:textId="77777777" w:rsidR="00625058" w:rsidRPr="002336EB" w:rsidRDefault="00625058" w:rsidP="00625058">
            <w:pPr>
              <w:rPr>
                <w:lang w:val="en-US"/>
              </w:rPr>
            </w:pPr>
          </w:p>
          <w:p w14:paraId="2B395095" w14:textId="77777777" w:rsidR="00625058" w:rsidRPr="002336EB" w:rsidRDefault="00625058" w:rsidP="00625058">
            <w:pPr>
              <w:rPr>
                <w:lang w:val="en-US"/>
              </w:rPr>
            </w:pPr>
            <w:r w:rsidRPr="002336EB">
              <w:rPr>
                <w:lang w:val="en-US"/>
              </w:rPr>
              <w:t>2. Overflow Error</w:t>
            </w:r>
          </w:p>
          <w:p w14:paraId="66861DBF" w14:textId="0B0C93B0" w:rsidR="00625058" w:rsidRPr="002336EB" w:rsidRDefault="00625058" w:rsidP="002336EB">
            <w:pPr>
              <w:rPr>
                <w:lang w:val="en-US"/>
              </w:rPr>
            </w:pPr>
            <w:r w:rsidRPr="002336EB">
              <w:rPr>
                <w:lang w:val="en-US"/>
              </w:rPr>
              <w:t xml:space="preserve"> </w:t>
            </w:r>
            <w:proofErr w:type="spellStart"/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>Fifo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의</w:t>
            </w:r>
            <w:proofErr w:type="spellEnd"/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>capacity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보다</w:t>
            </w:r>
            <w:proofErr w:type="spellEnd"/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더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많은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데이터가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입력된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경우</w:t>
            </w:r>
          </w:p>
        </w:tc>
      </w:tr>
    </w:tbl>
    <w:p w14:paraId="2FA6471B" w14:textId="59729750" w:rsidR="00DF69CF" w:rsidRDefault="00DF69CF" w:rsidP="008B7040">
      <w:pPr>
        <w:ind w:firstLineChars="100" w:firstLine="220"/>
        <w:rPr>
          <w:lang w:val="en-US"/>
        </w:rPr>
      </w:pPr>
    </w:p>
    <w:p w14:paraId="1C23CAA1" w14:textId="302B1990" w:rsidR="002148F5" w:rsidRDefault="002148F5" w:rsidP="008B7040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 xml:space="preserve">RTO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모듈은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R</w:t>
      </w:r>
      <w:r>
        <w:rPr>
          <w:rFonts w:ascii="Calibri" w:hAnsi="Calibri" w:cs="Calibri"/>
          <w:sz w:val="20"/>
          <w:szCs w:val="20"/>
          <w:lang w:val="en-US"/>
        </w:rPr>
        <w:t xml:space="preserve">TOB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모듈과 일반적인 </w:t>
      </w:r>
      <w:r>
        <w:rPr>
          <w:rFonts w:ascii="Calibri" w:hAnsi="Calibri" w:cs="Calibri"/>
          <w:sz w:val="20"/>
          <w:szCs w:val="20"/>
          <w:lang w:val="en-US"/>
        </w:rPr>
        <w:t>RTO</w:t>
      </w:r>
      <w:r>
        <w:rPr>
          <w:rFonts w:ascii="Calibri" w:hAnsi="Calibri" w:cs="Calibri" w:hint="eastAsia"/>
          <w:sz w:val="20"/>
          <w:szCs w:val="20"/>
          <w:lang w:val="en-US"/>
        </w:rPr>
        <w:t>모듈이 존재한다.</w:t>
      </w:r>
      <w:r>
        <w:rPr>
          <w:rFonts w:ascii="Calibri" w:hAnsi="Calibri" w:cs="Calibri"/>
          <w:sz w:val="20"/>
          <w:szCs w:val="20"/>
          <w:lang w:val="en-US"/>
        </w:rPr>
        <w:t xml:space="preserve"> RTOB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모듈은 </w:t>
      </w:r>
      <w:proofErr w:type="spellStart"/>
      <w:r>
        <w:rPr>
          <w:rFonts w:ascii="Calibri" w:hAnsi="Calibri" w:cs="Calibri" w:hint="eastAsia"/>
          <w:sz w:val="20"/>
          <w:szCs w:val="20"/>
          <w:lang w:val="en-US"/>
        </w:rPr>
        <w:t>입력받은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instruction</w:t>
      </w:r>
      <w:r>
        <w:rPr>
          <w:rFonts w:ascii="Calibri" w:hAnsi="Calibri" w:cs="Calibri" w:hint="eastAsia"/>
          <w:sz w:val="20"/>
          <w:szCs w:val="20"/>
          <w:lang w:val="en-US"/>
        </w:rPr>
        <w:t>이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FIFO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top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존재하는 </w:t>
      </w:r>
      <w:r>
        <w:rPr>
          <w:rFonts w:ascii="Calibri" w:hAnsi="Calibri" w:cs="Calibri"/>
          <w:sz w:val="20"/>
          <w:szCs w:val="20"/>
          <w:lang w:val="en-US"/>
        </w:rPr>
        <w:t>instruction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의 </w:t>
      </w:r>
      <w:r>
        <w:rPr>
          <w:rFonts w:ascii="Calibri" w:hAnsi="Calibri" w:cs="Calibri"/>
          <w:sz w:val="20"/>
          <w:szCs w:val="20"/>
          <w:lang w:val="en-US"/>
        </w:rPr>
        <w:t>timestamp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와 동일한 </w:t>
      </w:r>
      <w:r>
        <w:rPr>
          <w:rFonts w:ascii="Calibri" w:hAnsi="Calibri" w:cs="Calibri"/>
          <w:sz w:val="20"/>
          <w:szCs w:val="20"/>
          <w:lang w:val="en-US"/>
        </w:rPr>
        <w:t>timestamp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를 가지는 경우 해당 </w:t>
      </w:r>
      <w:r>
        <w:rPr>
          <w:rFonts w:ascii="Calibri" w:hAnsi="Calibri" w:cs="Calibri"/>
          <w:sz w:val="20"/>
          <w:szCs w:val="20"/>
          <w:lang w:val="en-US"/>
        </w:rPr>
        <w:t>instruction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을 </w:t>
      </w:r>
      <w:r>
        <w:rPr>
          <w:rFonts w:ascii="Calibri" w:hAnsi="Calibri" w:cs="Calibri"/>
          <w:sz w:val="20"/>
          <w:szCs w:val="20"/>
          <w:lang w:val="en-US"/>
        </w:rPr>
        <w:t>override</w:t>
      </w:r>
      <w:r>
        <w:rPr>
          <w:rFonts w:ascii="Calibri" w:hAnsi="Calibri" w:cs="Calibri" w:hint="eastAsia"/>
          <w:sz w:val="20"/>
          <w:szCs w:val="20"/>
          <w:lang w:val="en-US"/>
        </w:rPr>
        <w:t>하게 된다.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하지만 다른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timetsamp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가지는 경우 해당 </w:t>
      </w:r>
      <w:r>
        <w:rPr>
          <w:rFonts w:ascii="Calibri" w:hAnsi="Calibri" w:cs="Calibri"/>
          <w:sz w:val="20"/>
          <w:szCs w:val="20"/>
          <w:lang w:val="en-US"/>
        </w:rPr>
        <w:t>instruction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이 </w:t>
      </w:r>
      <w:r>
        <w:rPr>
          <w:rFonts w:ascii="Calibri" w:hAnsi="Calibri" w:cs="Calibri"/>
          <w:sz w:val="20"/>
          <w:szCs w:val="20"/>
          <w:lang w:val="en-US"/>
        </w:rPr>
        <w:t>top</w:t>
      </w:r>
      <w:r>
        <w:rPr>
          <w:rFonts w:ascii="Calibri" w:hAnsi="Calibri" w:cs="Calibri" w:hint="eastAsia"/>
          <w:sz w:val="20"/>
          <w:szCs w:val="20"/>
          <w:lang w:val="en-US"/>
        </w:rPr>
        <w:t>으로 입력된다.</w:t>
      </w:r>
      <w:r w:rsidR="00147405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 xml:space="preserve">아래의 그림은 </w:t>
      </w:r>
      <w:r w:rsidR="00147405">
        <w:rPr>
          <w:rFonts w:ascii="Calibri" w:hAnsi="Calibri" w:cs="Calibri"/>
          <w:sz w:val="20"/>
          <w:szCs w:val="20"/>
          <w:lang w:val="en-US"/>
        </w:rPr>
        <w:t xml:space="preserve">RTOB 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>모듈의 다이어그램이다.</w:t>
      </w:r>
      <w:r w:rsidR="00147405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/>
          <w:sz w:val="20"/>
          <w:szCs w:val="20"/>
          <w:lang w:val="en-US"/>
        </w:rPr>
        <w:t>FPGA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의 </w:t>
      </w:r>
      <w:r w:rsidR="008E3DCE">
        <w:rPr>
          <w:rFonts w:ascii="Calibri" w:hAnsi="Calibri" w:cs="Calibri"/>
          <w:sz w:val="20"/>
          <w:szCs w:val="20"/>
          <w:lang w:val="en-US"/>
        </w:rPr>
        <w:t>resource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를 효율적으로 활용하기 위해 </w:t>
      </w:r>
      <w:proofErr w:type="spellStart"/>
      <w:r w:rsidR="008E3DCE">
        <w:rPr>
          <w:rFonts w:ascii="Calibri" w:hAnsi="Calibri" w:cs="Calibri" w:hint="eastAsia"/>
          <w:sz w:val="20"/>
          <w:szCs w:val="20"/>
          <w:lang w:val="en-US"/>
        </w:rPr>
        <w:t>t</w:t>
      </w:r>
      <w:r w:rsidR="008E3DCE">
        <w:rPr>
          <w:rFonts w:ascii="Calibri" w:hAnsi="Calibri" w:cs="Calibri"/>
          <w:sz w:val="20"/>
          <w:szCs w:val="20"/>
          <w:lang w:val="en-US"/>
        </w:rPr>
        <w:t>imestamp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는</w:t>
      </w:r>
      <w:proofErr w:type="spellEnd"/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8E3DCE">
        <w:rPr>
          <w:rFonts w:ascii="Calibri" w:hAnsi="Calibri" w:cs="Calibri"/>
          <w:sz w:val="20"/>
          <w:szCs w:val="20"/>
          <w:lang w:val="en-US"/>
        </w:rPr>
        <w:t>fifo_generator</w:t>
      </w:r>
      <w:proofErr w:type="spellEnd"/>
      <w:r w:rsidR="008E3DCE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8E3DCE">
        <w:rPr>
          <w:rFonts w:ascii="Calibri" w:hAnsi="Calibri" w:cs="Calibri"/>
          <w:sz w:val="20"/>
          <w:szCs w:val="20"/>
          <w:lang w:val="en-US"/>
        </w:rPr>
        <w:t>IP</w:t>
      </w:r>
      <w:r w:rsidR="007276B7">
        <w:rPr>
          <w:rFonts w:ascii="Calibri" w:hAnsi="Calibri" w:cs="Calibri" w:hint="eastAsia"/>
          <w:sz w:val="20"/>
          <w:szCs w:val="20"/>
          <w:lang w:val="en-US"/>
        </w:rPr>
        <w:t>에</w:t>
      </w:r>
      <w:proofErr w:type="spellEnd"/>
      <w:r w:rsidR="007276B7">
        <w:rPr>
          <w:rFonts w:ascii="Calibri" w:hAnsi="Calibri" w:cs="Calibri" w:hint="eastAsia"/>
          <w:sz w:val="20"/>
          <w:szCs w:val="20"/>
          <w:lang w:val="en-US"/>
        </w:rPr>
        <w:t xml:space="preserve"> 해당하며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8E3DCE">
        <w:rPr>
          <w:rFonts w:ascii="Calibri" w:hAnsi="Calibri" w:cs="Calibri" w:hint="eastAsia"/>
          <w:sz w:val="20"/>
          <w:szCs w:val="20"/>
          <w:lang w:val="en-US"/>
        </w:rPr>
        <w:t>t</w:t>
      </w:r>
      <w:r w:rsidR="008E3DCE">
        <w:rPr>
          <w:rFonts w:ascii="Calibri" w:hAnsi="Calibri" w:cs="Calibri"/>
          <w:sz w:val="20"/>
          <w:szCs w:val="20"/>
          <w:lang w:val="en-US"/>
        </w:rPr>
        <w:t>op</w:t>
      </w:r>
      <w:proofErr w:type="spellEnd"/>
      <w:r w:rsidR="008E3DCE">
        <w:rPr>
          <w:rFonts w:ascii="Calibri" w:hAnsi="Calibri" w:cs="Calibri"/>
          <w:sz w:val="20"/>
          <w:szCs w:val="20"/>
          <w:lang w:val="en-US"/>
        </w:rPr>
        <w:t xml:space="preserve"> instruction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이 수정가능한 </w:t>
      </w:r>
      <w:r w:rsidR="008E3DCE">
        <w:rPr>
          <w:rFonts w:ascii="Calibri" w:hAnsi="Calibri" w:cs="Calibri"/>
          <w:sz w:val="20"/>
          <w:szCs w:val="20"/>
          <w:lang w:val="en-US"/>
        </w:rPr>
        <w:t>ADJ_FIFO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는 </w:t>
      </w:r>
      <w:r w:rsidR="008E3DCE">
        <w:rPr>
          <w:rFonts w:ascii="Calibri" w:hAnsi="Calibri" w:cs="Calibri"/>
          <w:sz w:val="20"/>
          <w:szCs w:val="20"/>
          <w:lang w:val="en-US"/>
        </w:rPr>
        <w:t>FPGA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의 레지스터를 이용해 구현하였다.</w:t>
      </w:r>
      <w:r w:rsidR="00F03B79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240624">
        <w:rPr>
          <w:rFonts w:ascii="Calibri" w:hAnsi="Calibri" w:cs="Calibri"/>
          <w:sz w:val="20"/>
          <w:szCs w:val="20"/>
          <w:lang w:val="en-US"/>
        </w:rPr>
        <w:t>DAC_Controller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는</w:t>
      </w:r>
      <w:proofErr w:type="spellEnd"/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240624">
        <w:rPr>
          <w:rFonts w:ascii="Calibri" w:hAnsi="Calibri" w:cs="Calibri"/>
          <w:sz w:val="20"/>
          <w:szCs w:val="20"/>
          <w:lang w:val="en-US"/>
        </w:rPr>
        <w:t>RTO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모듈을</w:t>
      </w:r>
      <w:proofErr w:type="spellEnd"/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이용하므로 </w:t>
      </w:r>
      <w:proofErr w:type="spellStart"/>
      <w:r w:rsidR="00240624">
        <w:rPr>
          <w:rFonts w:ascii="Calibri" w:hAnsi="Calibri" w:cs="Calibri"/>
          <w:sz w:val="20"/>
          <w:szCs w:val="20"/>
          <w:lang w:val="en-US"/>
        </w:rPr>
        <w:t>FIFO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의</w:t>
      </w:r>
      <w:proofErr w:type="spellEnd"/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top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에 있는 </w:t>
      </w:r>
      <w:r w:rsidR="00240624">
        <w:rPr>
          <w:rFonts w:ascii="Calibri" w:hAnsi="Calibri" w:cs="Calibri"/>
          <w:sz w:val="20"/>
          <w:szCs w:val="20"/>
          <w:lang w:val="en-US"/>
        </w:rPr>
        <w:t>instruction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을 수정할 수 없다.</w:t>
      </w:r>
      <w:r w:rsidR="00240624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하지만 </w:t>
      </w:r>
      <w:r w:rsidR="00240624">
        <w:rPr>
          <w:rFonts w:ascii="Calibri" w:hAnsi="Calibri" w:cs="Calibri"/>
          <w:sz w:val="20"/>
          <w:szCs w:val="20"/>
          <w:lang w:val="en-US"/>
        </w:rPr>
        <w:t>TTL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과 </w:t>
      </w:r>
      <w:r w:rsidR="00240624">
        <w:rPr>
          <w:rFonts w:ascii="Calibri" w:hAnsi="Calibri" w:cs="Calibri"/>
          <w:sz w:val="20"/>
          <w:szCs w:val="20"/>
          <w:lang w:val="en-US"/>
        </w:rPr>
        <w:t xml:space="preserve">TTLx8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모듈의 경우 </w:t>
      </w:r>
      <w:r w:rsidR="00240624">
        <w:rPr>
          <w:rFonts w:ascii="Calibri" w:hAnsi="Calibri" w:cs="Calibri"/>
          <w:sz w:val="20"/>
          <w:szCs w:val="20"/>
          <w:lang w:val="en-US"/>
        </w:rPr>
        <w:t xml:space="preserve">RTOB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모듈을 이용하므로 </w:t>
      </w:r>
      <w:r w:rsidR="00240624">
        <w:rPr>
          <w:rFonts w:ascii="Calibri" w:hAnsi="Calibri" w:cs="Calibri"/>
          <w:sz w:val="20"/>
          <w:szCs w:val="20"/>
          <w:lang w:val="en-US"/>
        </w:rPr>
        <w:t>FIFO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의 </w:t>
      </w:r>
      <w:r w:rsidR="00240624">
        <w:rPr>
          <w:rFonts w:ascii="Calibri" w:hAnsi="Calibri" w:cs="Calibri"/>
          <w:sz w:val="20"/>
          <w:szCs w:val="20"/>
          <w:lang w:val="en-US"/>
        </w:rPr>
        <w:t>top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에 있는 </w:t>
      </w:r>
      <w:r w:rsidR="00240624">
        <w:rPr>
          <w:rFonts w:ascii="Calibri" w:hAnsi="Calibri" w:cs="Calibri"/>
          <w:sz w:val="20"/>
          <w:szCs w:val="20"/>
          <w:lang w:val="en-US"/>
        </w:rPr>
        <w:t>instruction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을 수정할 수 있으며 이를 이용해 </w:t>
      </w:r>
      <w:r w:rsidR="00240624">
        <w:rPr>
          <w:rFonts w:ascii="Calibri" w:hAnsi="Calibri" w:cs="Calibri"/>
          <w:sz w:val="20"/>
          <w:szCs w:val="20"/>
          <w:lang w:val="en-US"/>
        </w:rPr>
        <w:t>8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개의 </w:t>
      </w:r>
      <w:r w:rsidR="00240624">
        <w:rPr>
          <w:rFonts w:ascii="Calibri" w:hAnsi="Calibri" w:cs="Calibri"/>
          <w:sz w:val="20"/>
          <w:szCs w:val="20"/>
          <w:lang w:val="en-US"/>
        </w:rPr>
        <w:t>pin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을 </w:t>
      </w:r>
      <w:r w:rsidR="00240624">
        <w:rPr>
          <w:rFonts w:ascii="Calibri" w:hAnsi="Calibri" w:cs="Calibri"/>
          <w:sz w:val="20"/>
          <w:szCs w:val="20"/>
          <w:lang w:val="en-US"/>
        </w:rPr>
        <w:t>control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한다.</w:t>
      </w:r>
    </w:p>
    <w:p w14:paraId="217E98F3" w14:textId="047FBBC0" w:rsidR="002148F5" w:rsidRPr="002336EB" w:rsidRDefault="001D48B5" w:rsidP="002336EB">
      <w:pPr>
        <w:ind w:firstLineChars="100" w:firstLine="200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noProof/>
          <w:sz w:val="20"/>
          <w:szCs w:val="20"/>
          <w:lang w:val="en-US"/>
        </w:rPr>
        <w:drawing>
          <wp:inline distT="0" distB="0" distL="0" distR="0" wp14:anchorId="16F88189" wp14:editId="6DD7AA22">
            <wp:extent cx="4944139" cy="2205872"/>
            <wp:effectExtent l="0" t="0" r="0" b="444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613" cy="220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5F35" w14:textId="6CA83320" w:rsidR="00751B48" w:rsidRPr="002336EB" w:rsidRDefault="00245797" w:rsidP="002336EB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General Purpose Output(GPO)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모듈은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된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instruction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도달했을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때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selected pin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high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인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경우에만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최종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output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모듈로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>Override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RTO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로부터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도달하는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데이터는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무시하고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데이터를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override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되는데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현재는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override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핀에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데이터를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입력하는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기능이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구현되지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않아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사용할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수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없는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기능이다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>.</w:t>
      </w:r>
    </w:p>
    <w:p w14:paraId="41E29835" w14:textId="5D01E171" w:rsidR="00C3097C" w:rsidRDefault="00C3097C" w:rsidP="004B3BF9">
      <w:pPr>
        <w:pStyle w:val="2"/>
        <w:widowControl w:val="0"/>
        <w:spacing w:line="240" w:lineRule="auto"/>
        <w:ind w:firstLineChars="50" w:firstLine="130"/>
        <w:jc w:val="both"/>
        <w:rPr>
          <w:sz w:val="26"/>
          <w:szCs w:val="26"/>
          <w:lang w:val="en-US"/>
        </w:rPr>
      </w:pPr>
      <w:bookmarkStart w:id="21" w:name="_Toc156060247"/>
      <w:r>
        <w:rPr>
          <w:sz w:val="26"/>
          <w:szCs w:val="26"/>
          <w:lang w:val="en-US"/>
        </w:rPr>
        <w:t>2</w:t>
      </w:r>
      <w:r w:rsidRPr="00F51EBD">
        <w:rPr>
          <w:sz w:val="26"/>
          <w:szCs w:val="26"/>
          <w:lang w:val="en-US"/>
        </w:rPr>
        <w:t>.</w:t>
      </w:r>
      <w:r w:rsidR="0097038D">
        <w:rPr>
          <w:rFonts w:hint="eastAsia"/>
          <w:sz w:val="26"/>
          <w:szCs w:val="26"/>
          <w:lang w:val="en-US"/>
        </w:rPr>
        <w:t>5</w:t>
      </w:r>
      <w:r>
        <w:rPr>
          <w:rFonts w:hint="eastAsia"/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>TTL</w:t>
      </w:r>
      <w:bookmarkEnd w:id="21"/>
    </w:p>
    <w:p w14:paraId="574B87D8" w14:textId="20A5D7CF" w:rsidR="00701BA2" w:rsidRPr="002336EB" w:rsidRDefault="00701BA2" w:rsidP="002336EB">
      <w:pPr>
        <w:ind w:firstLineChars="100" w:firstLine="200"/>
      </w:pPr>
      <w:r w:rsidRPr="002336EB">
        <w:rPr>
          <w:rFonts w:ascii="Calibri" w:hAnsi="Calibri" w:cs="Calibri"/>
          <w:sz w:val="20"/>
          <w:szCs w:val="20"/>
          <w:lang w:val="en-US"/>
        </w:rPr>
        <w:t xml:space="preserve">TTL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모듈은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간단한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digital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하는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모듈이다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2F0586">
        <w:rPr>
          <w:rFonts w:ascii="Calibri" w:hAnsi="Calibri" w:cs="Calibri"/>
          <w:sz w:val="20"/>
          <w:szCs w:val="20"/>
          <w:lang w:val="en-US"/>
        </w:rPr>
        <w:t>8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 xml:space="preserve">개의 핀들을 각각의 </w:t>
      </w:r>
      <w:r w:rsidR="002F0586">
        <w:rPr>
          <w:rFonts w:ascii="Calibri" w:hAnsi="Calibri" w:cs="Calibri"/>
          <w:sz w:val="20"/>
          <w:szCs w:val="20"/>
          <w:lang w:val="en-US"/>
        </w:rPr>
        <w:t xml:space="preserve">TTL 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 xml:space="preserve">모듈에서 </w:t>
      </w:r>
      <w:r w:rsidR="002F0586">
        <w:rPr>
          <w:rFonts w:ascii="Calibri" w:hAnsi="Calibri" w:cs="Calibri"/>
          <w:sz w:val="20"/>
          <w:szCs w:val="20"/>
          <w:lang w:val="en-US"/>
        </w:rPr>
        <w:t>control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>한다.</w:t>
      </w:r>
      <w:r w:rsidR="002F0586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7451E">
        <w:rPr>
          <w:rFonts w:ascii="Calibri" w:hAnsi="Calibri" w:cs="Calibri" w:hint="eastAsia"/>
          <w:sz w:val="20"/>
          <w:szCs w:val="20"/>
          <w:lang w:val="en-US"/>
        </w:rPr>
        <w:t>R</w:t>
      </w:r>
      <w:r w:rsidR="00C7451E">
        <w:rPr>
          <w:rFonts w:ascii="Calibri" w:hAnsi="Calibri" w:cs="Calibri"/>
          <w:sz w:val="20"/>
          <w:szCs w:val="20"/>
          <w:lang w:val="en-US"/>
        </w:rPr>
        <w:t>TOB</w:t>
      </w:r>
      <w:r w:rsidR="00C7451E">
        <w:rPr>
          <w:rFonts w:ascii="Calibri" w:hAnsi="Calibri" w:cs="Calibri" w:hint="eastAsia"/>
          <w:sz w:val="20"/>
          <w:szCs w:val="20"/>
          <w:lang w:val="en-US"/>
        </w:rPr>
        <w:t xml:space="preserve">모듈에서 입력 받은 </w:t>
      </w:r>
      <w:r w:rsidR="00C7451E">
        <w:rPr>
          <w:rFonts w:ascii="Calibri" w:hAnsi="Calibri" w:cs="Calibri"/>
          <w:sz w:val="20"/>
          <w:szCs w:val="20"/>
          <w:lang w:val="en-US"/>
        </w:rPr>
        <w:t>instructio</w:t>
      </w:r>
      <w:r w:rsidR="000632EE">
        <w:rPr>
          <w:rFonts w:ascii="Calibri" w:hAnsi="Calibri" w:cs="Calibri"/>
          <w:sz w:val="20"/>
          <w:szCs w:val="20"/>
          <w:lang w:val="en-US"/>
        </w:rPr>
        <w:t>n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 xml:space="preserve">에서 </w:t>
      </w:r>
      <w:r w:rsidR="000632EE">
        <w:rPr>
          <w:rFonts w:ascii="Calibri" w:hAnsi="Calibri" w:cs="Calibri"/>
          <w:sz w:val="20"/>
          <w:szCs w:val="20"/>
          <w:lang w:val="en-US"/>
        </w:rPr>
        <w:t>LSB 8bit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을 각각의</w:t>
      </w:r>
      <w:r w:rsidR="000632EE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 xml:space="preserve">지정된 핀들에 </w:t>
      </w:r>
      <w:r w:rsidR="000632EE">
        <w:rPr>
          <w:rFonts w:ascii="Calibri" w:hAnsi="Calibri" w:cs="Calibri"/>
          <w:sz w:val="20"/>
          <w:szCs w:val="20"/>
          <w:lang w:val="en-US"/>
        </w:rPr>
        <w:t>output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하게 된다.</w:t>
      </w:r>
      <w:r w:rsidR="00A06E6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T</w:t>
      </w:r>
      <w:r w:rsidR="00A06E6B">
        <w:rPr>
          <w:rFonts w:ascii="Calibri" w:hAnsi="Calibri" w:cs="Calibri"/>
          <w:sz w:val="20"/>
          <w:szCs w:val="20"/>
          <w:lang w:val="en-US"/>
        </w:rPr>
        <w:t xml:space="preserve">TL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모듈의 경우 </w:t>
      </w:r>
      <w:r w:rsidR="00A06E6B">
        <w:rPr>
          <w:rFonts w:ascii="Calibri" w:hAnsi="Calibri" w:cs="Calibri"/>
          <w:sz w:val="20"/>
          <w:szCs w:val="20"/>
          <w:lang w:val="en-US"/>
        </w:rPr>
        <w:t>FPGA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의 </w:t>
      </w:r>
      <w:r w:rsidR="00A06E6B">
        <w:rPr>
          <w:rFonts w:ascii="Calibri" w:hAnsi="Calibri" w:cs="Calibri"/>
          <w:sz w:val="20"/>
          <w:szCs w:val="20"/>
          <w:lang w:val="en-US"/>
        </w:rPr>
        <w:t>HD bank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에 연결되어 있으므로 최소 </w:t>
      </w:r>
      <w:r w:rsidR="00A06E6B">
        <w:rPr>
          <w:rFonts w:ascii="Calibri" w:hAnsi="Calibri" w:cs="Calibri"/>
          <w:sz w:val="20"/>
          <w:szCs w:val="20"/>
          <w:lang w:val="en-US"/>
        </w:rPr>
        <w:t>8ns resolution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의 디지털 신호를 </w:t>
      </w:r>
      <w:r w:rsidR="00A06E6B">
        <w:rPr>
          <w:rFonts w:ascii="Calibri" w:hAnsi="Calibri" w:cs="Calibri"/>
          <w:sz w:val="20"/>
          <w:szCs w:val="20"/>
          <w:lang w:val="en-US"/>
        </w:rPr>
        <w:t xml:space="preserve">output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할 수 있다</w:t>
      </w:r>
    </w:p>
    <w:p w14:paraId="2C329B19" w14:textId="0842DEC5" w:rsidR="00701BA2" w:rsidRPr="002336EB" w:rsidRDefault="00C24164" w:rsidP="002336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7A4761" wp14:editId="1B1B7ACE">
            <wp:extent cx="5720080" cy="32956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A779" w14:textId="08A830CB" w:rsidR="00C3097C" w:rsidRDefault="00C3097C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lastRenderedPageBreak/>
        <w:t xml:space="preserve"> </w:t>
      </w:r>
      <w:bookmarkStart w:id="22" w:name="_Toc156060248"/>
      <w:r>
        <w:rPr>
          <w:sz w:val="26"/>
          <w:szCs w:val="26"/>
          <w:lang w:val="en-US"/>
        </w:rPr>
        <w:t>2</w:t>
      </w:r>
      <w:r w:rsidRPr="00F51EBD">
        <w:rPr>
          <w:sz w:val="26"/>
          <w:szCs w:val="26"/>
          <w:lang w:val="en-US"/>
        </w:rPr>
        <w:t>.</w:t>
      </w:r>
      <w:proofErr w:type="gramStart"/>
      <w:r w:rsidR="0097038D">
        <w:rPr>
          <w:rFonts w:hint="eastAsia"/>
          <w:sz w:val="26"/>
          <w:szCs w:val="26"/>
          <w:lang w:val="en-US"/>
        </w:rPr>
        <w:t>6</w:t>
      </w:r>
      <w:r>
        <w:rPr>
          <w:rFonts w:hint="eastAsia"/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>TTLx</w:t>
      </w:r>
      <w:proofErr w:type="gramEnd"/>
      <w:r>
        <w:rPr>
          <w:sz w:val="26"/>
          <w:szCs w:val="26"/>
          <w:lang w:val="en-US"/>
        </w:rPr>
        <w:t>8</w:t>
      </w:r>
      <w:bookmarkEnd w:id="22"/>
    </w:p>
    <w:p w14:paraId="53D69259" w14:textId="11A9EDF0" w:rsidR="00576B49" w:rsidRPr="002336EB" w:rsidRDefault="00826E76" w:rsidP="00380554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 w:hint="eastAsia"/>
          <w:sz w:val="20"/>
          <w:szCs w:val="20"/>
          <w:lang w:val="en-US"/>
        </w:rPr>
        <w:t>TTLx8 모듈은 FPGA의 HP bank의 IO Select IP 중 OSERDES, OBUFDS IP를 이용하여 1ns resolution을 가지는 Low Voltage Differential Signal (</w:t>
      </w:r>
      <w:r w:rsidRPr="002336EB">
        <w:rPr>
          <w:rFonts w:ascii="Calibri" w:hAnsi="Calibri" w:cs="Calibri" w:hint="eastAsia"/>
          <w:b/>
          <w:sz w:val="20"/>
          <w:szCs w:val="20"/>
          <w:lang w:val="en-US"/>
        </w:rPr>
        <w:t>LVDS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)신호를 생성한다.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OSERDES IP는 8개의 비트를 </w:t>
      </w:r>
      <w:proofErr w:type="spellStart"/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입력받아</w:t>
      </w:r>
      <w:proofErr w:type="spellEnd"/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8배 빠른 속도로 해당 비트들을 output하게 된다</w:t>
      </w:r>
      <w:r w:rsidR="006D3E82" w:rsidRPr="002336EB">
        <w:rPr>
          <w:rFonts w:ascii="Calibri" w:hAnsi="Calibri" w:cs="Calibri" w:hint="eastAsia"/>
          <w:sz w:val="20"/>
          <w:szCs w:val="20"/>
          <w:lang w:val="en-US"/>
        </w:rPr>
        <w:t>.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예를들어</w:t>
      </w:r>
      <w:proofErr w:type="spellEnd"/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00001111의 데이터가 입력되는 경우, 0</w:t>
      </w:r>
      <w:proofErr w:type="gramStart"/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ns :</w:t>
      </w:r>
      <w:proofErr w:type="gramEnd"/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1, 1ns : 1, 2ns : 1 : 3ns : 1: 4ns : 0, 5ns : 0, 6ns : 0, 7ns : 0이 출력되게 된다.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OBUFDS의 경우 single ended signal을 differential signal로 변환해주게 된다. 아직 출력 기능만이 구현되어 있는 상태이지만 </w:t>
      </w:r>
      <w:proofErr w:type="spellStart"/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verilog코드</w:t>
      </w:r>
      <w:proofErr w:type="spellEnd"/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상으로 </w:t>
      </w:r>
      <w:proofErr w:type="spellStart"/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input</w:t>
      </w:r>
      <w:proofErr w:type="spellEnd"/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impedance</w:t>
      </w:r>
      <w:proofErr w:type="spellEnd"/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를 100Ohm으로 설정 가능하다.</w:t>
      </w:r>
    </w:p>
    <w:p w14:paraId="44C7A88B" w14:textId="77777777" w:rsidR="00576B49" w:rsidRPr="002336EB" w:rsidRDefault="00576B49" w:rsidP="00380554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</w:p>
    <w:p w14:paraId="3764949E" w14:textId="552324FE" w:rsidR="00826E76" w:rsidRDefault="00655976" w:rsidP="00380554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TTL모듈과 마찬가지로 top에 존재하는 instruction을 수정 가능한 </w:t>
      </w:r>
      <w:r w:rsidR="00835CF3" w:rsidRPr="002336EB">
        <w:rPr>
          <w:rFonts w:ascii="Calibri" w:hAnsi="Calibri" w:cs="Calibri" w:hint="eastAsia"/>
          <w:sz w:val="20"/>
          <w:szCs w:val="20"/>
          <w:lang w:val="en-US"/>
        </w:rPr>
        <w:t>RTOB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를 사용</w:t>
      </w:r>
      <w:r w:rsidR="00041EF2" w:rsidRPr="002336EB">
        <w:rPr>
          <w:rFonts w:ascii="Calibri" w:hAnsi="Calibri" w:cs="Calibri" w:hint="eastAsia"/>
          <w:sz w:val="20"/>
          <w:szCs w:val="20"/>
          <w:lang w:val="en-US"/>
        </w:rPr>
        <w:t>한다.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Differential signal이므로 각 output에 2개의 핀이 사용되어 총 16개의 핀들이 연결되어 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있다. 각각의 output은 아래와 같이 8bit 단위로 입력되게 된다.</w:t>
      </w:r>
      <w:r w:rsidR="00E01AD7">
        <w:rPr>
          <w:rFonts w:ascii="Calibri" w:hAnsi="Calibri" w:cs="Calibri" w:hint="eastAsia"/>
          <w:sz w:val="20"/>
          <w:szCs w:val="20"/>
          <w:lang w:val="en-US"/>
        </w:rPr>
        <w:t xml:space="preserve"> 예를 들어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아래 그림과 같이 5번째 output에 4ns에 </w:t>
      </w:r>
      <w:r w:rsidR="00FA3D9B" w:rsidRPr="00E12207">
        <w:rPr>
          <w:rFonts w:ascii="Lucida Console" w:hAnsi="Lucida Console" w:cs="Lucida Console" w:hint="eastAsia"/>
          <w:sz w:val="20"/>
          <w:szCs w:val="20"/>
          <w:lang w:val="en-US"/>
        </w:rPr>
        <w:t>High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신호에서 </w:t>
      </w:r>
      <w:r w:rsidR="00FA3D9B" w:rsidRPr="00E12207">
        <w:rPr>
          <w:rFonts w:ascii="Lucida Console" w:hAnsi="Lucida Console" w:cs="Lucida Console" w:hint="eastAsia"/>
          <w:sz w:val="20"/>
          <w:szCs w:val="20"/>
          <w:lang w:val="en-US"/>
        </w:rPr>
        <w:t>Low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신호로 바뀌는 output을 만드는 경우 5번째 output에 </w:t>
      </w:r>
      <w:r w:rsidR="00FA3D9B" w:rsidRPr="00E12207">
        <w:rPr>
          <w:rFonts w:ascii="Lucida Console" w:hAnsi="Lucida Console" w:cs="Lucida Console" w:hint="eastAsia"/>
          <w:sz w:val="20"/>
          <w:szCs w:val="20"/>
          <w:lang w:val="en-US"/>
        </w:rPr>
        <w:t>00001111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를 입력한 후 출력하면 아래와 같이 differential signal로 출력되게 된다.</w:t>
      </w:r>
    </w:p>
    <w:p w14:paraId="7861F5DA" w14:textId="5CF0B3E2" w:rsidR="00883B8D" w:rsidRPr="002336EB" w:rsidRDefault="00883B8D" w:rsidP="002336EB">
      <w:pPr>
        <w:ind w:firstLineChars="100" w:firstLine="220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noProof/>
          <w:lang w:val="ko-KR"/>
        </w:rPr>
        <w:drawing>
          <wp:inline distT="0" distB="0" distL="0" distR="0" wp14:anchorId="1931D426" wp14:editId="1F838B3F">
            <wp:extent cx="5348177" cy="3008461"/>
            <wp:effectExtent l="0" t="0" r="508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1163" cy="301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BF85" w14:textId="022C387B" w:rsidR="00C3097C" w:rsidRDefault="00C3097C" w:rsidP="00C3097C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23" w:name="_Toc156060249"/>
      <w:r>
        <w:rPr>
          <w:sz w:val="26"/>
          <w:szCs w:val="26"/>
          <w:lang w:val="en-US"/>
        </w:rPr>
        <w:t>2</w:t>
      </w:r>
      <w:r w:rsidRPr="00F51EBD">
        <w:rPr>
          <w:sz w:val="26"/>
          <w:szCs w:val="26"/>
          <w:lang w:val="en-US"/>
        </w:rPr>
        <w:t>.</w:t>
      </w:r>
      <w:proofErr w:type="gramStart"/>
      <w:r w:rsidR="0097038D">
        <w:rPr>
          <w:rFonts w:hint="eastAsia"/>
          <w:sz w:val="26"/>
          <w:szCs w:val="26"/>
          <w:lang w:val="en-US"/>
        </w:rPr>
        <w:t>7</w:t>
      </w:r>
      <w:r>
        <w:rPr>
          <w:rFonts w:hint="eastAsia"/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>TimeController</w:t>
      </w:r>
      <w:bookmarkEnd w:id="23"/>
      <w:proofErr w:type="gramEnd"/>
    </w:p>
    <w:p w14:paraId="69C97C2B" w14:textId="3D661349" w:rsidR="0064474A" w:rsidRPr="00E12207" w:rsidRDefault="00B23692" w:rsidP="002336EB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E12207">
        <w:rPr>
          <w:rFonts w:ascii="Calibri" w:hAnsi="Calibri" w:cs="Calibri" w:hint="eastAsia"/>
          <w:sz w:val="20"/>
          <w:szCs w:val="20"/>
          <w:lang w:val="en-US"/>
        </w:rPr>
        <w:t>TimeController</w:t>
      </w:r>
      <w:proofErr w:type="spellEnd"/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모듈은 </w:t>
      </w:r>
      <w:proofErr w:type="spellStart"/>
      <w:r w:rsidRPr="00E12207">
        <w:rPr>
          <w:rFonts w:ascii="Calibri" w:hAnsi="Calibri" w:cs="Calibri" w:hint="eastAsia"/>
          <w:sz w:val="20"/>
          <w:szCs w:val="20"/>
          <w:lang w:val="en-US"/>
        </w:rPr>
        <w:t>FPGA의</w:t>
      </w:r>
      <w:proofErr w:type="spellEnd"/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매 </w:t>
      </w:r>
      <w:proofErr w:type="spellStart"/>
      <w:r w:rsidRPr="00E12207">
        <w:rPr>
          <w:rFonts w:ascii="Calibri" w:hAnsi="Calibri" w:cs="Calibri" w:hint="eastAsia"/>
          <w:sz w:val="20"/>
          <w:szCs w:val="20"/>
          <w:lang w:val="en-US"/>
        </w:rPr>
        <w:t>클락</w:t>
      </w:r>
      <w:proofErr w:type="spellEnd"/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(125MHz)마다 </w:t>
      </w:r>
      <w:proofErr w:type="spellStart"/>
      <w:r w:rsidRPr="00E12207">
        <w:rPr>
          <w:rFonts w:ascii="Calibri" w:hAnsi="Calibri" w:cs="Calibri" w:hint="eastAsia"/>
          <w:sz w:val="20"/>
          <w:szCs w:val="20"/>
          <w:lang w:val="en-US"/>
        </w:rPr>
        <w:t>timestamp에</w:t>
      </w:r>
      <w:proofErr w:type="spellEnd"/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1씩 더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>한 후 해당 timestamp를 다른 모듈들로 output하는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모듈이다. </w:t>
      </w:r>
      <w:proofErr w:type="spellStart"/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Timeoffset을</w:t>
      </w:r>
      <w:proofErr w:type="spellEnd"/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지정하여 시작하는 </w:t>
      </w:r>
      <w:proofErr w:type="spellStart"/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timestamp를</w:t>
      </w:r>
      <w:proofErr w:type="spellEnd"/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지정하거나, 초기화할 수 있다. 아직 트리거 신호를 </w:t>
      </w:r>
      <w:proofErr w:type="spellStart"/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입력받아</w:t>
      </w:r>
      <w:proofErr w:type="spellEnd"/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timestamp</w:t>
      </w:r>
      <w:proofErr w:type="spellEnd"/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증가를 시작하는 기능은 구현되지 않았다.</w:t>
      </w:r>
    </w:p>
    <w:p w14:paraId="535555A5" w14:textId="5331BE9E" w:rsidR="00E5118B" w:rsidRPr="00F51EBD" w:rsidRDefault="00067951" w:rsidP="00E5118B">
      <w:pPr>
        <w:pStyle w:val="1"/>
        <w:rPr>
          <w:sz w:val="28"/>
          <w:szCs w:val="28"/>
          <w:lang w:val="en-US"/>
        </w:rPr>
      </w:pPr>
      <w:bookmarkStart w:id="24" w:name="_Toc156060250"/>
      <w:r>
        <w:rPr>
          <w:rFonts w:hint="eastAsia"/>
          <w:sz w:val="28"/>
          <w:szCs w:val="28"/>
          <w:lang w:val="en-US"/>
        </w:rPr>
        <w:lastRenderedPageBreak/>
        <w:t>3</w:t>
      </w:r>
      <w:r w:rsidR="00794DDF">
        <w:rPr>
          <w:rFonts w:hint="eastAsia"/>
          <w:sz w:val="28"/>
          <w:szCs w:val="28"/>
          <w:lang w:val="en-US"/>
        </w:rPr>
        <w:t>.</w:t>
      </w:r>
      <w:r w:rsidR="00794DDF">
        <w:rPr>
          <w:sz w:val="28"/>
          <w:szCs w:val="28"/>
          <w:lang w:val="en-US"/>
        </w:rPr>
        <w:t xml:space="preserve"> </w:t>
      </w:r>
      <w:r w:rsidR="002F6689">
        <w:rPr>
          <w:rFonts w:hint="eastAsia"/>
          <w:sz w:val="28"/>
          <w:szCs w:val="28"/>
          <w:lang w:val="en-US"/>
        </w:rPr>
        <w:t>PS</w:t>
      </w:r>
      <w:r w:rsidR="002F6689">
        <w:rPr>
          <w:sz w:val="28"/>
          <w:szCs w:val="28"/>
          <w:lang w:val="en-US"/>
        </w:rPr>
        <w:t xml:space="preserve"> </w:t>
      </w:r>
      <w:r w:rsidR="002F6689">
        <w:rPr>
          <w:rFonts w:hint="eastAsia"/>
          <w:sz w:val="28"/>
          <w:szCs w:val="28"/>
          <w:lang w:val="en-US"/>
        </w:rPr>
        <w:t>Side</w:t>
      </w:r>
      <w:r w:rsidR="002F6689">
        <w:rPr>
          <w:sz w:val="28"/>
          <w:szCs w:val="28"/>
          <w:lang w:val="en-US"/>
        </w:rPr>
        <w:t xml:space="preserve"> </w:t>
      </w:r>
      <w:r w:rsidR="00794DDF">
        <w:rPr>
          <w:rFonts w:hint="eastAsia"/>
          <w:sz w:val="28"/>
          <w:szCs w:val="28"/>
          <w:lang w:val="en-US"/>
        </w:rPr>
        <w:t>Firmware</w:t>
      </w:r>
      <w:bookmarkEnd w:id="24"/>
    </w:p>
    <w:p w14:paraId="6A2B6599" w14:textId="2F8B47BA" w:rsidR="00431EE3" w:rsidRPr="002336EB" w:rsidRDefault="00E5118B" w:rsidP="002336EB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25" w:name="_Toc156060251"/>
      <w:r w:rsidR="00067951">
        <w:rPr>
          <w:rFonts w:hint="eastAsia"/>
          <w:sz w:val="26"/>
          <w:szCs w:val="26"/>
          <w:lang w:val="en-US"/>
        </w:rPr>
        <w:t>3</w:t>
      </w:r>
      <w:r w:rsidRPr="00F51EBD">
        <w:rPr>
          <w:sz w:val="26"/>
          <w:szCs w:val="26"/>
          <w:lang w:val="en-US"/>
        </w:rPr>
        <w:t>.</w:t>
      </w:r>
      <w:proofErr w:type="gramStart"/>
      <w:r w:rsidRPr="00F51EBD">
        <w:rPr>
          <w:sz w:val="26"/>
          <w:szCs w:val="26"/>
          <w:lang w:val="en-US"/>
        </w:rPr>
        <w:t>1.</w:t>
      </w:r>
      <w:r w:rsidR="00067951">
        <w:rPr>
          <w:rFonts w:hint="eastAsia"/>
          <w:sz w:val="26"/>
          <w:szCs w:val="26"/>
          <w:lang w:val="en-US"/>
        </w:rPr>
        <w:t>Firmware</w:t>
      </w:r>
      <w:bookmarkEnd w:id="25"/>
      <w:proofErr w:type="gramEnd"/>
    </w:p>
    <w:p w14:paraId="092F4576" w14:textId="6FBA07F3" w:rsidR="0032799D" w:rsidRPr="003D7A4A" w:rsidRDefault="00431EE3">
      <w:pPr>
        <w:pStyle w:val="3"/>
        <w:rPr>
          <w:color w:val="auto"/>
          <w:sz w:val="24"/>
          <w:szCs w:val="24"/>
          <w:lang w:val="en-US"/>
        </w:rPr>
      </w:pPr>
      <w:r w:rsidRPr="003D7A4A">
        <w:rPr>
          <w:color w:val="auto"/>
          <w:sz w:val="24"/>
          <w:szCs w:val="24"/>
          <w:lang w:val="en-US"/>
        </w:rPr>
        <w:t xml:space="preserve"> </w:t>
      </w:r>
      <w:bookmarkStart w:id="26" w:name="_Toc156060252"/>
      <w:r>
        <w:rPr>
          <w:color w:val="auto"/>
          <w:sz w:val="24"/>
          <w:szCs w:val="24"/>
          <w:lang w:val="en-US"/>
        </w:rPr>
        <w:t>3</w:t>
      </w:r>
      <w:r w:rsidRPr="003D7A4A">
        <w:rPr>
          <w:color w:val="auto"/>
          <w:sz w:val="24"/>
          <w:szCs w:val="24"/>
          <w:lang w:val="en-US"/>
        </w:rPr>
        <w:t>.</w:t>
      </w:r>
      <w:r w:rsidR="00C36613">
        <w:rPr>
          <w:color w:val="auto"/>
          <w:sz w:val="24"/>
          <w:szCs w:val="24"/>
          <w:lang w:val="en-US"/>
        </w:rPr>
        <w:t>1</w:t>
      </w:r>
      <w:r w:rsidR="00C36613" w:rsidRPr="003D7A4A">
        <w:rPr>
          <w:rFonts w:hint="eastAsia"/>
          <w:color w:val="auto"/>
          <w:sz w:val="24"/>
          <w:szCs w:val="24"/>
          <w:lang w:val="en-US"/>
        </w:rPr>
        <w:t>.</w:t>
      </w:r>
      <w:proofErr w:type="gramStart"/>
      <w:r w:rsidR="00ED0693">
        <w:rPr>
          <w:color w:val="auto"/>
          <w:sz w:val="24"/>
          <w:szCs w:val="24"/>
          <w:lang w:val="en-US"/>
        </w:rPr>
        <w:t>1</w:t>
      </w:r>
      <w:r w:rsidR="00C36613">
        <w:rPr>
          <w:rFonts w:hint="eastAsia"/>
          <w:color w:val="auto"/>
          <w:sz w:val="24"/>
          <w:szCs w:val="24"/>
          <w:lang w:val="en-US"/>
        </w:rPr>
        <w:t>.</w:t>
      </w:r>
      <w:r w:rsidR="00D50189">
        <w:rPr>
          <w:rFonts w:hint="eastAsia"/>
          <w:color w:val="auto"/>
          <w:sz w:val="24"/>
          <w:szCs w:val="24"/>
          <w:lang w:val="en-US"/>
        </w:rPr>
        <w:t>R</w:t>
      </w:r>
      <w:r w:rsidR="00D50189">
        <w:rPr>
          <w:color w:val="auto"/>
          <w:sz w:val="24"/>
          <w:szCs w:val="24"/>
          <w:lang w:val="en-US"/>
        </w:rPr>
        <w:t>unning</w:t>
      </w:r>
      <w:proofErr w:type="gramEnd"/>
      <w:r w:rsidR="00D50189">
        <w:rPr>
          <w:color w:val="auto"/>
          <w:sz w:val="24"/>
          <w:szCs w:val="24"/>
          <w:lang w:val="en-US"/>
        </w:rPr>
        <w:t xml:space="preserve"> </w:t>
      </w:r>
      <w:r w:rsidR="00C36613">
        <w:rPr>
          <w:rFonts w:hint="eastAsia"/>
          <w:color w:val="auto"/>
          <w:sz w:val="24"/>
          <w:szCs w:val="24"/>
          <w:lang w:val="en-US"/>
        </w:rPr>
        <w:t>E</w:t>
      </w:r>
      <w:r w:rsidR="00C36613">
        <w:rPr>
          <w:color w:val="auto"/>
          <w:sz w:val="24"/>
          <w:szCs w:val="24"/>
          <w:lang w:val="en-US"/>
        </w:rPr>
        <w:t>LF</w:t>
      </w:r>
      <w:bookmarkEnd w:id="26"/>
    </w:p>
    <w:p w14:paraId="6C72DE81" w14:textId="6EE915DE" w:rsidR="00EA6EE3" w:rsidRDefault="00EA6EE3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 xml:space="preserve">CPU는 메모리에 저장되어 있는 코드를 </w:t>
      </w:r>
      <w:proofErr w:type="spellStart"/>
      <w:r>
        <w:rPr>
          <w:rFonts w:ascii="Calibri" w:hAnsi="Calibri" w:cs="Calibri" w:hint="eastAsia"/>
          <w:sz w:val="20"/>
          <w:szCs w:val="20"/>
          <w:lang w:val="en-US"/>
        </w:rPr>
        <w:t>한줄씩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읽어온 뒤 해당하는 코드를 실행하고 결과값을 CPU의 레지스터, 혹은 메모리에 저장하게 된다.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이 때 코드의 메모리 위치를 가리키는 주소를 </w:t>
      </w:r>
      <w:proofErr w:type="spellStart"/>
      <w:r w:rsidR="00747B70">
        <w:rPr>
          <w:rFonts w:ascii="Calibri" w:hAnsi="Calibri" w:cs="Calibri" w:hint="eastAsia"/>
          <w:sz w:val="20"/>
          <w:szCs w:val="20"/>
          <w:lang w:val="en-US"/>
        </w:rPr>
        <w:t>Pogram</w:t>
      </w:r>
      <w:proofErr w:type="spellEnd"/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747B70">
        <w:rPr>
          <w:rFonts w:ascii="Calibri" w:hAnsi="Calibri" w:cs="Calibri" w:hint="eastAsia"/>
          <w:sz w:val="20"/>
          <w:szCs w:val="20"/>
          <w:lang w:val="en-US"/>
        </w:rPr>
        <w:t>Counter</w:t>
      </w:r>
      <w:proofErr w:type="spellEnd"/>
      <w:r w:rsidR="00747B70">
        <w:rPr>
          <w:rFonts w:ascii="Calibri" w:hAnsi="Calibri" w:cs="Calibri" w:hint="eastAsia"/>
          <w:sz w:val="20"/>
          <w:szCs w:val="20"/>
          <w:lang w:val="en-US"/>
        </w:rPr>
        <w:t>(</w:t>
      </w:r>
      <w:r w:rsidR="00747B70" w:rsidRPr="002336EB">
        <w:rPr>
          <w:rFonts w:ascii="Calibri" w:hAnsi="Calibri" w:cs="Calibri"/>
          <w:b/>
          <w:sz w:val="20"/>
          <w:szCs w:val="20"/>
          <w:lang w:val="en-US"/>
        </w:rPr>
        <w:t>PC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)</w:t>
      </w:r>
      <w:proofErr w:type="spellStart"/>
      <w:r w:rsidR="00747B70">
        <w:rPr>
          <w:rFonts w:ascii="Calibri" w:hAnsi="Calibri" w:cs="Calibri" w:hint="eastAsia"/>
          <w:sz w:val="20"/>
          <w:szCs w:val="20"/>
          <w:lang w:val="en-US"/>
        </w:rPr>
        <w:t>라고</w:t>
      </w:r>
      <w:proofErr w:type="spellEnd"/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하며 메모리에 저장되는 위치를 나타내는 주소는 두가지가 있는데 각각 Stack Pointer(</w:t>
      </w:r>
      <w:r w:rsidR="00747B70" w:rsidRPr="002336EB">
        <w:rPr>
          <w:rFonts w:ascii="Calibri" w:hAnsi="Calibri" w:cs="Calibri"/>
          <w:b/>
          <w:sz w:val="20"/>
          <w:szCs w:val="20"/>
          <w:lang w:val="en-US"/>
        </w:rPr>
        <w:t>SP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), 그리고 Heap Pointer가 존재한다.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CPU에서는 코드를 실행하기 위해서는 주어진 </w:t>
      </w:r>
      <w:proofErr w:type="spellStart"/>
      <w:r w:rsidR="00A60DB8">
        <w:rPr>
          <w:rFonts w:ascii="Calibri" w:hAnsi="Calibri" w:cs="Calibri" w:hint="eastAsia"/>
          <w:sz w:val="20"/>
          <w:szCs w:val="20"/>
          <w:lang w:val="en-US"/>
        </w:rPr>
        <w:t>binary</w:t>
      </w:r>
      <w:proofErr w:type="spellEnd"/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A60DB8">
        <w:rPr>
          <w:rFonts w:ascii="Calibri" w:hAnsi="Calibri" w:cs="Calibri" w:hint="eastAsia"/>
          <w:sz w:val="20"/>
          <w:szCs w:val="20"/>
          <w:lang w:val="en-US"/>
        </w:rPr>
        <w:t>code</w:t>
      </w:r>
      <w:proofErr w:type="spellEnd"/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, 현재 </w:t>
      </w:r>
      <w:proofErr w:type="spellStart"/>
      <w:r w:rsidR="00A60DB8">
        <w:rPr>
          <w:rFonts w:ascii="Calibri" w:hAnsi="Calibri" w:cs="Calibri" w:hint="eastAsia"/>
          <w:sz w:val="20"/>
          <w:szCs w:val="20"/>
          <w:lang w:val="en-US"/>
        </w:rPr>
        <w:t>RFSoC의</w:t>
      </w:r>
      <w:proofErr w:type="spellEnd"/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경우 </w:t>
      </w:r>
      <w:proofErr w:type="spellStart"/>
      <w:r w:rsidR="00A60DB8">
        <w:rPr>
          <w:rFonts w:ascii="Calibri" w:hAnsi="Calibri" w:cs="Calibri"/>
          <w:sz w:val="20"/>
          <w:szCs w:val="20"/>
          <w:lang w:val="en-US"/>
        </w:rPr>
        <w:t>Executable</w:t>
      </w:r>
      <w:proofErr w:type="spellEnd"/>
      <w:r w:rsidR="00A60DB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A60DB8">
        <w:rPr>
          <w:rFonts w:ascii="Calibri" w:hAnsi="Calibri" w:cs="Calibri"/>
          <w:sz w:val="20"/>
          <w:szCs w:val="20"/>
          <w:lang w:val="en-US"/>
        </w:rPr>
        <w:t>Loadable</w:t>
      </w:r>
      <w:proofErr w:type="spellEnd"/>
      <w:r w:rsidR="00A60DB8">
        <w:rPr>
          <w:rFonts w:ascii="Calibri" w:hAnsi="Calibri" w:cs="Calibri"/>
          <w:sz w:val="20"/>
          <w:szCs w:val="20"/>
          <w:lang w:val="en-US"/>
        </w:rPr>
        <w:t xml:space="preserve"> File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(</w:t>
      </w:r>
      <w:r w:rsidR="00A60DB8" w:rsidRPr="002336EB">
        <w:rPr>
          <w:rFonts w:ascii="Calibri" w:hAnsi="Calibri" w:cs="Calibri"/>
          <w:b/>
          <w:sz w:val="20"/>
          <w:szCs w:val="20"/>
          <w:lang w:val="en-US"/>
        </w:rPr>
        <w:t>ELF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)의 코드 시작 위치로 PC를 이동시켜야 한다. 이러한 코드 시작 위치를 entry point라고 한다.</w:t>
      </w:r>
    </w:p>
    <w:p w14:paraId="450DB63A" w14:textId="77777777" w:rsidR="00A60DB8" w:rsidRDefault="00A60DB8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5886541" w14:textId="03CEB681" w:rsidR="0032799D" w:rsidRDefault="0032799D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 xml:space="preserve">실험을 위해 작성된 코드를 컴파일하기 위해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gnu-aarch64-none-elf-g++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컴파일러를 이용하여 </w:t>
      </w:r>
      <w:r>
        <w:rPr>
          <w:rFonts w:ascii="Calibri" w:hAnsi="Calibri" w:cs="Calibri"/>
          <w:sz w:val="20"/>
          <w:szCs w:val="20"/>
          <w:lang w:val="en-US"/>
        </w:rPr>
        <w:t>EL</w:t>
      </w:r>
      <w:r w:rsidR="00035174">
        <w:rPr>
          <w:rFonts w:ascii="Calibri" w:hAnsi="Calibri" w:cs="Calibri"/>
          <w:sz w:val="20"/>
          <w:szCs w:val="20"/>
          <w:lang w:val="en-US"/>
        </w:rPr>
        <w:t>F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로 컴파일 한 후 </w:t>
      </w:r>
      <w:r>
        <w:rPr>
          <w:rFonts w:ascii="Calibri" w:hAnsi="Calibri" w:cs="Calibri"/>
          <w:sz w:val="20"/>
          <w:szCs w:val="20"/>
          <w:lang w:val="en-US"/>
        </w:rPr>
        <w:t>FPGA(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RFSoC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>)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에 데이터를 전송하여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DRAM</w:t>
      </w:r>
      <w:r w:rsidR="009D43DB">
        <w:rPr>
          <w:rFonts w:ascii="Calibri" w:hAnsi="Calibri" w:cs="Calibri" w:hint="eastAsia"/>
          <w:sz w:val="20"/>
          <w:szCs w:val="20"/>
          <w:lang w:val="en-US"/>
        </w:rPr>
        <w:t>의</w:t>
      </w:r>
      <w:proofErr w:type="spellEnd"/>
      <w:r w:rsidR="009D43D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D43DB" w:rsidRPr="00E12207">
        <w:rPr>
          <w:rFonts w:ascii="Lucida Console" w:hAnsi="Lucida Console" w:cs="Lucida Console"/>
          <w:sz w:val="20"/>
          <w:szCs w:val="20"/>
          <w:lang w:val="en-US"/>
        </w:rPr>
        <w:t>0x</w:t>
      </w:r>
      <w:r w:rsidR="00DA2D87" w:rsidRPr="00E12207">
        <w:rPr>
          <w:rFonts w:ascii="Lucida Console" w:hAnsi="Lucida Console" w:cs="Lucida Console"/>
          <w:sz w:val="20"/>
          <w:szCs w:val="20"/>
          <w:lang w:val="en-US"/>
        </w:rPr>
        <w:t>8</w:t>
      </w:r>
      <w:r w:rsidR="009D43DB" w:rsidRPr="00E12207">
        <w:rPr>
          <w:rFonts w:ascii="Lucida Console" w:hAnsi="Lucida Console" w:cs="Lucida Console"/>
          <w:sz w:val="20"/>
          <w:szCs w:val="20"/>
          <w:lang w:val="en-US"/>
        </w:rPr>
        <w:t>00f00000</w:t>
      </w:r>
      <w:r w:rsidR="009D43DB">
        <w:rPr>
          <w:rFonts w:ascii="Calibri" w:hAnsi="Calibri" w:cs="Calibri" w:hint="eastAsia"/>
          <w:sz w:val="20"/>
          <w:szCs w:val="20"/>
          <w:lang w:val="en-US"/>
        </w:rPr>
        <w:t>부터 저장한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>다.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>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후 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 xml:space="preserve">다른 </w:t>
      </w:r>
      <w:r>
        <w:rPr>
          <w:rFonts w:ascii="Calibri" w:hAnsi="Calibri" w:cs="Calibri" w:hint="eastAsia"/>
          <w:sz w:val="20"/>
          <w:szCs w:val="20"/>
          <w:lang w:val="en-US"/>
        </w:rPr>
        <w:t>C</w:t>
      </w:r>
      <w:r>
        <w:rPr>
          <w:rFonts w:ascii="Calibri" w:hAnsi="Calibri" w:cs="Calibri"/>
          <w:sz w:val="20"/>
          <w:szCs w:val="20"/>
          <w:lang w:val="en-US"/>
        </w:rPr>
        <w:t>PU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 xml:space="preserve">에 인터럽트를 걸어 </w:t>
      </w:r>
      <w:r>
        <w:rPr>
          <w:rFonts w:ascii="Calibri" w:hAnsi="Calibri" w:cs="Calibri"/>
          <w:sz w:val="20"/>
          <w:szCs w:val="20"/>
          <w:lang w:val="en-US"/>
        </w:rPr>
        <w:t>PC(Program Counter)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가 해당 </w:t>
      </w:r>
      <w:r>
        <w:rPr>
          <w:rFonts w:ascii="Calibri" w:hAnsi="Calibri" w:cs="Calibri"/>
          <w:sz w:val="20"/>
          <w:szCs w:val="20"/>
          <w:lang w:val="en-US"/>
        </w:rPr>
        <w:t>ELF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의 </w:t>
      </w:r>
      <w:r>
        <w:rPr>
          <w:rFonts w:ascii="Calibri" w:hAnsi="Calibri" w:cs="Calibri"/>
          <w:sz w:val="20"/>
          <w:szCs w:val="20"/>
          <w:lang w:val="en-US"/>
        </w:rPr>
        <w:t>entry point</w:t>
      </w:r>
      <w:r>
        <w:rPr>
          <w:rFonts w:ascii="Calibri" w:hAnsi="Calibri" w:cs="Calibri" w:hint="eastAsia"/>
          <w:sz w:val="20"/>
          <w:szCs w:val="20"/>
          <w:lang w:val="en-US"/>
        </w:rPr>
        <w:t>로 점프하여 프로그램을 실행하게 된다.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이 때 </w:t>
      </w:r>
      <w:r>
        <w:rPr>
          <w:rFonts w:ascii="Calibri" w:hAnsi="Calibri" w:cs="Calibri"/>
          <w:sz w:val="20"/>
          <w:szCs w:val="20"/>
          <w:lang w:val="en-US"/>
        </w:rPr>
        <w:t>entry point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는 </w:t>
      </w:r>
      <w:r>
        <w:rPr>
          <w:rFonts w:ascii="Calibri" w:hAnsi="Calibri" w:cs="Calibri"/>
          <w:sz w:val="20"/>
          <w:szCs w:val="20"/>
          <w:lang w:val="en-US"/>
        </w:rPr>
        <w:t>ELF</w:t>
      </w:r>
      <w:r w:rsidR="00095CCA">
        <w:rPr>
          <w:rFonts w:ascii="Calibri" w:hAnsi="Calibri" w:cs="Calibri" w:hint="eastAsia"/>
          <w:sz w:val="20"/>
          <w:szCs w:val="20"/>
          <w:lang w:val="en-US"/>
        </w:rPr>
        <w:t>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실행되기 위한 초기화 과정을 포함한 </w:t>
      </w:r>
      <w:r>
        <w:rPr>
          <w:rFonts w:ascii="Calibri" w:hAnsi="Calibri" w:cs="Calibri"/>
          <w:sz w:val="20"/>
          <w:szCs w:val="20"/>
          <w:lang w:val="en-US"/>
        </w:rPr>
        <w:t>binary code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의 시작점에 해당하며 </w:t>
      </w:r>
      <w:r>
        <w:rPr>
          <w:rFonts w:ascii="Calibri" w:hAnsi="Calibri" w:cs="Calibri"/>
          <w:sz w:val="20"/>
          <w:szCs w:val="20"/>
          <w:lang w:val="en-US"/>
        </w:rPr>
        <w:t>main</w:t>
      </w:r>
      <w:r>
        <w:rPr>
          <w:rFonts w:ascii="Calibri" w:hAnsi="Calibri" w:cs="Calibri" w:hint="eastAsia"/>
          <w:sz w:val="20"/>
          <w:szCs w:val="20"/>
          <w:lang w:val="en-US"/>
        </w:rPr>
        <w:t>의 주소와 다름에 유의한다.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>E</w:t>
      </w:r>
      <w:r w:rsidR="000607D0">
        <w:rPr>
          <w:rFonts w:ascii="Calibri" w:hAnsi="Calibri" w:cs="Calibri"/>
          <w:sz w:val="20"/>
          <w:szCs w:val="20"/>
          <w:lang w:val="en-US"/>
        </w:rPr>
        <w:t>LF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>의 구조는 아래와 같다.</w:t>
      </w:r>
    </w:p>
    <w:p w14:paraId="25162BAB" w14:textId="77777777" w:rsidR="00E65059" w:rsidRDefault="00E65059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7A5F649" w14:textId="1F772454" w:rsidR="002D1E08" w:rsidRDefault="008B2A78" w:rsidP="002336EB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5BD58832" wp14:editId="4EA6D1EB">
            <wp:extent cx="3774558" cy="2741744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599" cy="275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71EC" w14:textId="59075D84" w:rsidR="00DD2971" w:rsidRDefault="00477BE8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현재 메모리 관리는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XIlinx</w:t>
      </w:r>
      <w:r>
        <w:rPr>
          <w:rFonts w:ascii="Calibri" w:hAnsi="Calibri" w:cs="Calibri" w:hint="eastAsia"/>
          <w:sz w:val="20"/>
          <w:szCs w:val="20"/>
          <w:lang w:val="en-US"/>
        </w:rPr>
        <w:t>에서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주어진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_</w:t>
      </w:r>
      <w:proofErr w:type="spellStart"/>
      <w:r w:rsidRPr="00E12207">
        <w:rPr>
          <w:rFonts w:ascii="Lucida Console" w:hAnsi="Lucida Console" w:cs="Lucida Console"/>
          <w:sz w:val="20"/>
          <w:szCs w:val="20"/>
          <w:lang w:val="en-US"/>
        </w:rPr>
        <w:t>sbrk.c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파일에 주어진 코드를 이용해 관리하고 있다.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이 때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_</w:t>
      </w:r>
      <w:proofErr w:type="spellStart"/>
      <w:r w:rsidRPr="00E12207">
        <w:rPr>
          <w:rFonts w:ascii="Lucida Console" w:hAnsi="Lucida Console" w:cs="Lucida Console"/>
          <w:sz w:val="20"/>
          <w:szCs w:val="20"/>
          <w:lang w:val="en-US"/>
        </w:rPr>
        <w:t>sbrk</w:t>
      </w:r>
      <w:r>
        <w:rPr>
          <w:rFonts w:ascii="Calibri" w:hAnsi="Calibri" w:cs="Calibri" w:hint="eastAsia"/>
          <w:sz w:val="20"/>
          <w:szCs w:val="20"/>
          <w:lang w:val="en-US"/>
        </w:rPr>
        <w:t>함수에서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Pr="00E12207">
        <w:rPr>
          <w:rFonts w:ascii="Lucida Console" w:hAnsi="Lucida Console" w:cs="Lucida Console"/>
          <w:sz w:val="20"/>
          <w:szCs w:val="20"/>
          <w:lang w:val="en-US"/>
        </w:rPr>
        <w:t>heap_pointer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_</w:t>
      </w:r>
      <w:proofErr w:type="spellStart"/>
      <w:r w:rsidRPr="00E12207">
        <w:rPr>
          <w:rFonts w:ascii="Lucida Console" w:hAnsi="Lucida Console" w:cs="Lucida Console"/>
          <w:sz w:val="20"/>
          <w:szCs w:val="20"/>
          <w:lang w:val="en-US"/>
        </w:rPr>
        <w:t>heap_pointer</w:t>
      </w:r>
      <w:r>
        <w:rPr>
          <w:rFonts w:ascii="Calibri" w:hAnsi="Calibri" w:cs="Calibri" w:hint="eastAsia"/>
          <w:sz w:val="20"/>
          <w:szCs w:val="20"/>
          <w:lang w:val="en-US"/>
        </w:rPr>
        <w:t>라는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변수를 이용해 초기화하는데 이는 </w:t>
      </w:r>
      <w:proofErr w:type="spellStart"/>
      <w:proofErr w:type="gramStart"/>
      <w:r w:rsidRPr="00E12207">
        <w:rPr>
          <w:rFonts w:ascii="Lucida Console" w:hAnsi="Lucida Console" w:cs="Lucida Console"/>
          <w:sz w:val="20"/>
          <w:szCs w:val="20"/>
          <w:lang w:val="en-US"/>
        </w:rPr>
        <w:t>linker.ld</w:t>
      </w:r>
      <w:proofErr w:type="gramEnd"/>
      <w:r>
        <w:rPr>
          <w:rFonts w:ascii="Calibri" w:hAnsi="Calibri" w:cs="Calibri" w:hint="eastAsia"/>
          <w:sz w:val="20"/>
          <w:szCs w:val="20"/>
          <w:lang w:val="en-US"/>
        </w:rPr>
        <w:t>에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지정되어 있는 변수에 해당한다.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따라서 </w:t>
      </w:r>
      <w:proofErr w:type="spellStart"/>
      <w:proofErr w:type="gramStart"/>
      <w:r w:rsidRPr="00E12207">
        <w:rPr>
          <w:rFonts w:ascii="Lucida Console" w:hAnsi="Lucida Console" w:cs="Lucida Console" w:hint="eastAsia"/>
          <w:sz w:val="20"/>
          <w:szCs w:val="20"/>
          <w:lang w:val="en-US"/>
        </w:rPr>
        <w:t>l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inker.ld</w:t>
      </w:r>
      <w:proofErr w:type="gramEnd"/>
      <w:r>
        <w:rPr>
          <w:rFonts w:ascii="Calibri" w:hAnsi="Calibri" w:cs="Calibri" w:hint="eastAsia"/>
          <w:sz w:val="20"/>
          <w:szCs w:val="20"/>
          <w:lang w:val="en-US"/>
        </w:rPr>
        <w:t>에서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해당 변수명을 변경하는 경우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heap pointer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가 정확하게 초기화되지 않아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malloc</w:t>
      </w:r>
      <w:r>
        <w:rPr>
          <w:rFonts w:ascii="Calibri" w:hAnsi="Calibri" w:cs="Calibri" w:hint="eastAsia"/>
          <w:sz w:val="20"/>
          <w:szCs w:val="20"/>
          <w:lang w:val="en-US"/>
        </w:rPr>
        <w:t>과 같은 메모리 함수를 사용할 수 없게 됨에 주의해야 한다.</w:t>
      </w:r>
    </w:p>
    <w:p w14:paraId="0A9B858C" w14:textId="77777777" w:rsidR="001E68D1" w:rsidRPr="003D7A4A" w:rsidRDefault="001E68D1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13C50A77" w14:textId="61A03880" w:rsidR="0032799D" w:rsidRDefault="000434E4" w:rsidP="00DF3D85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 w:hint="eastAsia"/>
          <w:sz w:val="20"/>
          <w:szCs w:val="20"/>
          <w:lang w:val="en-US"/>
        </w:rPr>
        <w:t>앞서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말한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초기화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과정은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E208E" w:rsidRPr="002336EB">
        <w:rPr>
          <w:rFonts w:ascii="Calibri" w:hAnsi="Calibri" w:cs="Calibri"/>
          <w:sz w:val="20"/>
          <w:szCs w:val="20"/>
          <w:lang w:val="en-US"/>
        </w:rPr>
        <w:t>BSS</w:t>
      </w:r>
      <w:r w:rsidR="007E208E" w:rsidRPr="002336EB">
        <w:rPr>
          <w:rFonts w:ascii="Calibri" w:hAnsi="Calibri" w:cs="Calibri" w:hint="eastAsia"/>
          <w:sz w:val="20"/>
          <w:szCs w:val="20"/>
          <w:lang w:val="en-US"/>
        </w:rPr>
        <w:t>영역에</w:t>
      </w:r>
      <w:r w:rsidR="007E208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E208E" w:rsidRPr="002336EB">
        <w:rPr>
          <w:rFonts w:ascii="Calibri" w:hAnsi="Calibri" w:cs="Calibri" w:hint="eastAsia"/>
          <w:sz w:val="20"/>
          <w:szCs w:val="20"/>
          <w:lang w:val="en-US"/>
        </w:rPr>
        <w:t>저장된</w:t>
      </w:r>
      <w:r w:rsidR="007E208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E208E" w:rsidRPr="002336EB">
        <w:rPr>
          <w:rFonts w:ascii="Calibri" w:hAnsi="Calibri" w:cs="Calibri" w:hint="eastAsia"/>
          <w:sz w:val="20"/>
          <w:szCs w:val="20"/>
          <w:lang w:val="en-US"/>
        </w:rPr>
        <w:t>데이터들에</w:t>
      </w:r>
      <w:r w:rsidR="007E208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E208E" w:rsidRPr="002336EB">
        <w:rPr>
          <w:rFonts w:ascii="Calibri" w:hAnsi="Calibri" w:cs="Calibri" w:hint="eastAsia"/>
          <w:sz w:val="20"/>
          <w:szCs w:val="20"/>
          <w:lang w:val="en-US"/>
        </w:rPr>
        <w:t>해당하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 xml:space="preserve">고 </w:t>
      </w:r>
      <w:r w:rsidR="00A85BB1">
        <w:rPr>
          <w:rFonts w:ascii="Calibri" w:hAnsi="Calibri" w:cs="Calibri"/>
          <w:sz w:val="20"/>
          <w:szCs w:val="20"/>
          <w:lang w:val="en-US"/>
        </w:rPr>
        <w:t>0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>으로 초기화 되어야한다.</w:t>
      </w:r>
      <w:r w:rsidR="00A85BB1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 xml:space="preserve">예를 들어 </w:t>
      </w:r>
      <w:r w:rsidR="00FF115C">
        <w:rPr>
          <w:rFonts w:ascii="Calibri" w:hAnsi="Calibri" w:cs="Calibri"/>
          <w:sz w:val="20"/>
          <w:szCs w:val="20"/>
          <w:lang w:val="en-US"/>
        </w:rPr>
        <w:t>static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으로 선언되고 초기화 되지 않은</w:t>
      </w:r>
      <w:r w:rsidR="00FF115C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변수들에 해당한다.</w:t>
      </w:r>
      <w:r w:rsidR="00C0441A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0441A">
        <w:rPr>
          <w:rFonts w:ascii="Calibri" w:hAnsi="Calibri" w:cs="Calibri" w:hint="eastAsia"/>
          <w:sz w:val="20"/>
          <w:szCs w:val="20"/>
          <w:lang w:val="en-US"/>
        </w:rPr>
        <w:t xml:space="preserve">이러한 과정을 위해 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컴파일에 </w:t>
      </w:r>
      <w:proofErr w:type="spellStart"/>
      <w:proofErr w:type="gramStart"/>
      <w:r w:rsidR="009426B1" w:rsidRPr="002336EB">
        <w:rPr>
          <w:rFonts w:ascii="Consolas" w:eastAsia="맑은 고딕" w:hAnsi="Consolas" w:cs="맑은 고딕"/>
          <w:sz w:val="20"/>
          <w:szCs w:val="20"/>
          <w:lang w:val="en-US"/>
        </w:rPr>
        <w:lastRenderedPageBreak/>
        <w:t>startup.S</w:t>
      </w:r>
      <w:proofErr w:type="gramEnd"/>
      <w:r w:rsidR="009426B1">
        <w:rPr>
          <w:rFonts w:ascii="Calibri" w:hAnsi="Calibri" w:cs="Calibri" w:hint="eastAsia"/>
          <w:sz w:val="20"/>
          <w:szCs w:val="20"/>
          <w:lang w:val="en-US"/>
        </w:rPr>
        <w:t>파일을</w:t>
      </w:r>
      <w:proofErr w:type="spellEnd"/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 포함하고 </w:t>
      </w:r>
      <w:proofErr w:type="spellStart"/>
      <w:r w:rsidR="009426B1">
        <w:rPr>
          <w:rFonts w:ascii="Calibri" w:hAnsi="Calibri" w:cs="Calibri"/>
          <w:sz w:val="20"/>
          <w:szCs w:val="20"/>
          <w:lang w:val="en-US"/>
        </w:rPr>
        <w:t>linker</w:t>
      </w:r>
      <w:proofErr w:type="spellEnd"/>
      <w:r w:rsidR="009426B1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파일</w:t>
      </w:r>
      <w:r w:rsidR="009426B1" w:rsidRPr="002336EB">
        <w:rPr>
          <w:rFonts w:ascii="Consolas" w:eastAsia="맑은 고딕" w:hAnsi="Consolas" w:cs="맑은 고딕"/>
          <w:sz w:val="20"/>
          <w:szCs w:val="20"/>
          <w:lang w:val="en-US"/>
        </w:rPr>
        <w:t xml:space="preserve"> </w:t>
      </w:r>
      <w:proofErr w:type="spellStart"/>
      <w:r w:rsidR="009426B1" w:rsidRPr="00E12207">
        <w:rPr>
          <w:rFonts w:ascii="Lucida Console" w:hAnsi="Lucida Console" w:cs="Lucida Console"/>
          <w:sz w:val="20"/>
          <w:szCs w:val="20"/>
          <w:lang w:val="en-US"/>
        </w:rPr>
        <w:t>linker.ld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에서</w:t>
      </w:r>
      <w:proofErr w:type="spellEnd"/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9426B1">
        <w:rPr>
          <w:rFonts w:ascii="Calibri" w:hAnsi="Calibri" w:cs="Calibri"/>
          <w:sz w:val="20"/>
          <w:szCs w:val="20"/>
          <w:lang w:val="en-US"/>
        </w:rPr>
        <w:t>entry</w:t>
      </w:r>
      <w:proofErr w:type="spellEnd"/>
      <w:r w:rsidR="009426B1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9426B1">
        <w:rPr>
          <w:rFonts w:ascii="Calibri" w:hAnsi="Calibri" w:cs="Calibri"/>
          <w:sz w:val="20"/>
          <w:szCs w:val="20"/>
          <w:lang w:val="en-US"/>
        </w:rPr>
        <w:t>point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를</w:t>
      </w:r>
      <w:proofErr w:type="spellEnd"/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426B1" w:rsidRPr="00E12207">
        <w:rPr>
          <w:rFonts w:ascii="Lucida Console" w:hAnsi="Lucida Console" w:cs="Lucida Console"/>
          <w:sz w:val="20"/>
          <w:szCs w:val="20"/>
          <w:lang w:val="en-US"/>
        </w:rPr>
        <w:t>_</w:t>
      </w:r>
      <w:proofErr w:type="spellStart"/>
      <w:r w:rsidR="009426B1" w:rsidRPr="00E12207">
        <w:rPr>
          <w:rFonts w:ascii="Lucida Console" w:hAnsi="Lucida Console" w:cs="Lucida Console"/>
          <w:sz w:val="20"/>
          <w:szCs w:val="20"/>
          <w:lang w:val="en-US"/>
        </w:rPr>
        <w:t>start_custom</w:t>
      </w:r>
      <w:r w:rsidR="009426B1" w:rsidRPr="002336EB">
        <w:rPr>
          <w:rFonts w:ascii="Consolas" w:eastAsia="맑은 고딕" w:hAnsi="Consolas" w:cs="맑은 고딕"/>
          <w:sz w:val="20"/>
          <w:szCs w:val="20"/>
          <w:lang w:val="en-US"/>
        </w:rPr>
        <w:t>_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으로</w:t>
      </w:r>
      <w:proofErr w:type="spellEnd"/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 지정하였다.</w:t>
      </w:r>
      <w:r w:rsidR="00E63464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proofErr w:type="gramStart"/>
      <w:r w:rsidR="00D85C2C" w:rsidRPr="00E12207">
        <w:rPr>
          <w:rFonts w:ascii="Lucida Console" w:hAnsi="Lucida Console" w:cs="Lucida Console"/>
          <w:sz w:val="20"/>
          <w:szCs w:val="20"/>
          <w:lang w:val="en-US"/>
        </w:rPr>
        <w:t>s</w:t>
      </w:r>
      <w:r w:rsidR="00E63464" w:rsidRPr="00E12207">
        <w:rPr>
          <w:rFonts w:ascii="Lucida Console" w:hAnsi="Lucida Console" w:cs="Lucida Console"/>
          <w:sz w:val="20"/>
          <w:szCs w:val="20"/>
          <w:lang w:val="en-US"/>
        </w:rPr>
        <w:t>tartup.S</w:t>
      </w:r>
      <w:proofErr w:type="gramEnd"/>
      <w:r w:rsidR="00E63464">
        <w:rPr>
          <w:rFonts w:ascii="Calibri" w:hAnsi="Calibri" w:cs="Calibri" w:hint="eastAsia"/>
          <w:sz w:val="20"/>
          <w:szCs w:val="20"/>
          <w:lang w:val="en-US"/>
        </w:rPr>
        <w:t>는</w:t>
      </w:r>
      <w:proofErr w:type="spellEnd"/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/>
          <w:sz w:val="20"/>
          <w:szCs w:val="20"/>
          <w:lang w:val="en-US"/>
        </w:rPr>
        <w:t xml:space="preserve">BSS 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영역에 해당하는 변수들을 모두 </w:t>
      </w:r>
      <w:r w:rsidR="00E63464">
        <w:rPr>
          <w:rFonts w:ascii="Calibri" w:hAnsi="Calibri" w:cs="Calibri"/>
          <w:sz w:val="20"/>
          <w:szCs w:val="20"/>
          <w:lang w:val="en-US"/>
        </w:rPr>
        <w:t>0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으로 초기화한</w:t>
      </w:r>
      <w:r w:rsidR="0076077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후 </w:t>
      </w:r>
      <w:r w:rsidR="00E63464">
        <w:rPr>
          <w:rFonts w:ascii="Calibri" w:hAnsi="Calibri" w:cs="Calibri"/>
          <w:sz w:val="20"/>
          <w:szCs w:val="20"/>
          <w:lang w:val="en-US"/>
        </w:rPr>
        <w:t>main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함수로 </w:t>
      </w:r>
      <w:r w:rsidR="00E63464">
        <w:rPr>
          <w:rFonts w:ascii="Calibri" w:hAnsi="Calibri" w:cs="Calibri"/>
          <w:sz w:val="20"/>
          <w:szCs w:val="20"/>
          <w:lang w:val="en-US"/>
        </w:rPr>
        <w:t>jump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한다.</w:t>
      </w:r>
    </w:p>
    <w:p w14:paraId="6DA304FD" w14:textId="22034144" w:rsidR="006B7E2D" w:rsidRDefault="006B7E2D" w:rsidP="00DF3D85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</w:p>
    <w:p w14:paraId="7B336FB5" w14:textId="6205A986" w:rsidR="0097693F" w:rsidRPr="00443DF8" w:rsidRDefault="006B7E2D" w:rsidP="008C7F3D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443DF8">
        <w:rPr>
          <w:rFonts w:ascii="Calibri" w:hAnsi="Calibri" w:cs="Calibri"/>
          <w:sz w:val="20"/>
          <w:szCs w:val="20"/>
          <w:lang w:val="en-US"/>
        </w:rPr>
        <w:t>ELF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를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실행한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후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원래의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함수로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return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하기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위해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기존의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레지스터에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존재하던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모든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값들을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stack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에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저장한다</w:t>
      </w:r>
      <w:r w:rsidRPr="00443DF8">
        <w:rPr>
          <w:rFonts w:ascii="Calibri" w:hAnsi="Calibri" w:cs="Calibri"/>
          <w:sz w:val="20"/>
          <w:szCs w:val="20"/>
          <w:lang w:val="en-US"/>
        </w:rPr>
        <w:t>.</w:t>
      </w:r>
      <w:r w:rsidR="003E2AE0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3E2AE0" w:rsidRPr="00E12207">
        <w:rPr>
          <w:rFonts w:ascii="Lucida Console" w:hAnsi="Lucida Console" w:cs="Lucida Console"/>
          <w:sz w:val="20"/>
          <w:szCs w:val="20"/>
          <w:lang w:val="en-US"/>
        </w:rPr>
        <w:t>sub</w:t>
      </w:r>
      <w:proofErr w:type="spellEnd"/>
      <w:r w:rsidR="003E2AE0" w:rsidRPr="00E12207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proofErr w:type="spellStart"/>
      <w:r w:rsidR="003E2AE0" w:rsidRPr="00E12207">
        <w:rPr>
          <w:rFonts w:ascii="Lucida Console" w:hAnsi="Lucida Console" w:cs="Lucida Console"/>
          <w:sz w:val="20"/>
          <w:szCs w:val="20"/>
          <w:lang w:val="en-US"/>
        </w:rPr>
        <w:t>sp</w:t>
      </w:r>
      <w:proofErr w:type="spellEnd"/>
      <w:r w:rsidR="003E2AE0" w:rsidRPr="00E12207">
        <w:rPr>
          <w:rFonts w:ascii="Lucida Console" w:hAnsi="Lucida Console" w:cs="Lucida Console"/>
          <w:sz w:val="20"/>
          <w:szCs w:val="20"/>
          <w:lang w:val="en-US"/>
        </w:rPr>
        <w:t xml:space="preserve">, </w:t>
      </w:r>
      <w:proofErr w:type="spellStart"/>
      <w:r w:rsidR="003E2AE0" w:rsidRPr="00E12207">
        <w:rPr>
          <w:rFonts w:ascii="Lucida Console" w:hAnsi="Lucida Console" w:cs="Lucida Console"/>
          <w:sz w:val="20"/>
          <w:szCs w:val="20"/>
          <w:lang w:val="en-US"/>
        </w:rPr>
        <w:t>sp</w:t>
      </w:r>
      <w:proofErr w:type="spellEnd"/>
      <w:r w:rsidR="003E2AE0" w:rsidRPr="00E12207">
        <w:rPr>
          <w:rFonts w:ascii="Lucida Console" w:hAnsi="Lucida Console" w:cs="Lucida Console"/>
          <w:sz w:val="20"/>
          <w:szCs w:val="20"/>
          <w:lang w:val="en-US"/>
        </w:rPr>
        <w:t>, #256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은 스택 포인터의 값을 빼 레지스터 값들을 저장할 공간을 확보한다.</w:t>
      </w:r>
      <w:r w:rsidR="00DD703A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DD703A" w:rsidRPr="00E12207">
        <w:rPr>
          <w:rFonts w:ascii="Lucida Console" w:hAnsi="Lucida Console" w:cs="Lucida Console"/>
          <w:sz w:val="20"/>
          <w:szCs w:val="20"/>
          <w:lang w:val="en-US"/>
        </w:rPr>
        <w:t>str</w:t>
      </w:r>
      <w:proofErr w:type="spellEnd"/>
      <w:r w:rsidR="00DD703A" w:rsidRPr="00E12207">
        <w:rPr>
          <w:rFonts w:ascii="Lucida Console" w:hAnsi="Lucida Console" w:cs="Lucida Console"/>
          <w:sz w:val="20"/>
          <w:szCs w:val="20"/>
          <w:lang w:val="en-US"/>
        </w:rPr>
        <w:t xml:space="preserve"> x0, [</w:t>
      </w:r>
      <w:proofErr w:type="spellStart"/>
      <w:r w:rsidR="00DD703A" w:rsidRPr="00E12207">
        <w:rPr>
          <w:rFonts w:ascii="Lucida Console" w:hAnsi="Lucida Console" w:cs="Lucida Console"/>
          <w:sz w:val="20"/>
          <w:szCs w:val="20"/>
          <w:lang w:val="en-US"/>
        </w:rPr>
        <w:t>sp</w:t>
      </w:r>
      <w:proofErr w:type="spellEnd"/>
      <w:r w:rsidR="00DD703A" w:rsidRPr="00E12207">
        <w:rPr>
          <w:rFonts w:ascii="Lucida Console" w:hAnsi="Lucida Console" w:cs="Lucida Console"/>
          <w:sz w:val="20"/>
          <w:szCs w:val="20"/>
          <w:lang w:val="en-US"/>
        </w:rPr>
        <w:t>, #8]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은 스택으로부터 첫번째 위치에 레지스터</w:t>
      </w:r>
      <w:r w:rsidR="00984C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84C3D" w:rsidRPr="00E12207">
        <w:rPr>
          <w:rFonts w:ascii="Lucida Console" w:hAnsi="Lucida Console" w:cs="Lucida Console"/>
          <w:sz w:val="20"/>
          <w:szCs w:val="20"/>
          <w:lang w:val="en-US"/>
        </w:rPr>
        <w:t>x0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값을 저장하며 </w:t>
      </w:r>
      <w:r w:rsidR="00984C3D" w:rsidRPr="00E12207">
        <w:rPr>
          <w:rFonts w:ascii="Lucida Console" w:hAnsi="Lucida Console" w:cs="Lucida Console"/>
          <w:sz w:val="20"/>
          <w:szCs w:val="20"/>
          <w:lang w:val="en-US"/>
        </w:rPr>
        <w:t>x30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까지 반복한다.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또한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ELF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의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stack pointer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또한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기존과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다른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값을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가지기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때문에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컴파일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후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주어지는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E12207">
        <w:rPr>
          <w:rFonts w:ascii="Lucida Console" w:hAnsi="Lucida Console" w:cs="Lucida Console"/>
          <w:sz w:val="20"/>
          <w:szCs w:val="20"/>
          <w:lang w:val="en-US"/>
        </w:rPr>
        <w:t>stack pointer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레지스터에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7167F" w:rsidRPr="00443DF8">
        <w:rPr>
          <w:rFonts w:ascii="Calibri" w:hAnsi="Calibri" w:cs="Calibri"/>
          <w:sz w:val="20"/>
          <w:szCs w:val="20"/>
          <w:lang w:val="en-US"/>
        </w:rPr>
        <w:t>load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B92017" w:rsidRPr="00443DF8">
        <w:rPr>
          <w:rFonts w:ascii="Calibri" w:hAnsi="Calibri" w:cs="Calibri" w:hint="eastAsia"/>
          <w:sz w:val="20"/>
          <w:szCs w:val="20"/>
          <w:lang w:val="en-US"/>
        </w:rPr>
        <w:t>이후에는</w:t>
      </w:r>
      <w:r w:rsidR="00B92017" w:rsidRPr="00443DF8">
        <w:rPr>
          <w:rFonts w:ascii="Calibri" w:hAnsi="Calibri" w:cs="Calibri"/>
          <w:sz w:val="20"/>
          <w:szCs w:val="20"/>
          <w:lang w:val="en-US"/>
        </w:rPr>
        <w:t xml:space="preserve"> entry point</w:t>
      </w:r>
      <w:r w:rsidR="00B92017" w:rsidRPr="00443DF8">
        <w:rPr>
          <w:rFonts w:ascii="Calibri" w:hAnsi="Calibri" w:cs="Calibri" w:hint="eastAsia"/>
          <w:sz w:val="20"/>
          <w:szCs w:val="20"/>
          <w:lang w:val="en-US"/>
        </w:rPr>
        <w:t>로</w:t>
      </w:r>
      <w:r w:rsidR="00B92017" w:rsidRPr="00443DF8">
        <w:rPr>
          <w:rFonts w:ascii="Calibri" w:hAnsi="Calibri" w:cs="Calibri"/>
          <w:sz w:val="20"/>
          <w:szCs w:val="20"/>
          <w:lang w:val="en-US"/>
        </w:rPr>
        <w:t xml:space="preserve"> jump</w:t>
      </w:r>
      <w:r w:rsidR="00B92017" w:rsidRPr="00443DF8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B92017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B92017" w:rsidRPr="00443DF8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B92017" w:rsidRPr="00443DF8">
        <w:rPr>
          <w:rFonts w:ascii="Calibri" w:hAnsi="Calibri" w:cs="Calibri"/>
          <w:sz w:val="20"/>
          <w:szCs w:val="20"/>
          <w:lang w:val="en-US"/>
        </w:rPr>
        <w:t>.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단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,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기존의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186058" w:rsidRPr="00443DF8">
        <w:rPr>
          <w:rFonts w:ascii="Calibri" w:hAnsi="Calibri" w:cs="Calibri"/>
          <w:sz w:val="20"/>
          <w:szCs w:val="20"/>
          <w:lang w:val="en-US"/>
        </w:rPr>
        <w:t>data</w:t>
      </w:r>
      <w:proofErr w:type="spellEnd"/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186058" w:rsidRPr="00443DF8">
        <w:rPr>
          <w:rFonts w:ascii="Calibri" w:hAnsi="Calibri" w:cs="Calibri"/>
          <w:sz w:val="20"/>
          <w:szCs w:val="20"/>
          <w:lang w:val="en-US"/>
        </w:rPr>
        <w:t>cache</w:t>
      </w:r>
      <w:proofErr w:type="spellEnd"/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, </w:t>
      </w:r>
      <w:proofErr w:type="spellStart"/>
      <w:r w:rsidR="00186058" w:rsidRPr="00443DF8">
        <w:rPr>
          <w:rFonts w:ascii="Calibri" w:hAnsi="Calibri" w:cs="Calibri"/>
          <w:sz w:val="20"/>
          <w:szCs w:val="20"/>
          <w:lang w:val="en-US"/>
        </w:rPr>
        <w:t>intstruction</w:t>
      </w:r>
      <w:proofErr w:type="spellEnd"/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186058" w:rsidRPr="00443DF8">
        <w:rPr>
          <w:rFonts w:ascii="Calibri" w:hAnsi="Calibri" w:cs="Calibri"/>
          <w:sz w:val="20"/>
          <w:szCs w:val="20"/>
          <w:lang w:val="en-US"/>
        </w:rPr>
        <w:t>cache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에</w:t>
      </w:r>
      <w:proofErr w:type="spellEnd"/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존재하던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값이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사용되는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것을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방지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하기위해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186058" w:rsidRPr="00443DF8">
        <w:rPr>
          <w:rFonts w:ascii="Calibri" w:hAnsi="Calibri" w:cs="Calibri"/>
          <w:sz w:val="20"/>
          <w:szCs w:val="20"/>
          <w:lang w:val="en-US"/>
        </w:rPr>
        <w:t>xilinx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에서</w:t>
      </w:r>
      <w:proofErr w:type="spellEnd"/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주어진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186058" w:rsidRPr="00443DF8">
        <w:rPr>
          <w:rFonts w:ascii="Calibri" w:hAnsi="Calibri" w:cs="Calibri"/>
          <w:sz w:val="20"/>
          <w:szCs w:val="20"/>
          <w:lang w:val="en-US"/>
        </w:rPr>
        <w:t>cache</w:t>
      </w:r>
      <w:proofErr w:type="spellEnd"/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186058" w:rsidRPr="00443DF8">
        <w:rPr>
          <w:rFonts w:ascii="Calibri" w:hAnsi="Calibri" w:cs="Calibri"/>
          <w:sz w:val="20"/>
          <w:szCs w:val="20"/>
          <w:lang w:val="en-US"/>
        </w:rPr>
        <w:t>flush</w:t>
      </w:r>
      <w:proofErr w:type="spellEnd"/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함수를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실행한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후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작업을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수행한다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과정에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대한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코드는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AC1F4D" w:rsidRPr="00E12207">
        <w:rPr>
          <w:rFonts w:ascii="Lucida Console" w:hAnsi="Lucida Console" w:cs="Lucida Console"/>
          <w:sz w:val="20"/>
          <w:szCs w:val="20"/>
          <w:lang w:val="en-US"/>
        </w:rPr>
        <w:t>run_binary.c</w:t>
      </w:r>
      <w:r w:rsidR="00AC1F4D" w:rsidRPr="00443DF8">
        <w:rPr>
          <w:rFonts w:ascii="Calibri" w:hAnsi="Calibri" w:cs="Calibri" w:hint="eastAsia"/>
          <w:sz w:val="20"/>
          <w:szCs w:val="20"/>
          <w:lang w:val="en-US"/>
        </w:rPr>
        <w:t>에서</w:t>
      </w:r>
      <w:proofErr w:type="spellEnd"/>
      <w:r w:rsidR="00AC1F4D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C1F4D" w:rsidRPr="00443DF8">
        <w:rPr>
          <w:rFonts w:ascii="Calibri" w:hAnsi="Calibri" w:cs="Calibri" w:hint="eastAsia"/>
          <w:sz w:val="20"/>
          <w:szCs w:val="20"/>
          <w:lang w:val="en-US"/>
        </w:rPr>
        <w:t>수행하며</w:t>
      </w:r>
      <w:r w:rsidR="00AC1F4D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95B41" w:rsidRPr="00443DF8">
        <w:rPr>
          <w:rFonts w:ascii="Calibri" w:hAnsi="Calibri" w:cs="Calibri" w:hint="eastAsia"/>
          <w:sz w:val="20"/>
          <w:szCs w:val="20"/>
          <w:lang w:val="en-US"/>
        </w:rPr>
        <w:t>아래에</w:t>
      </w:r>
      <w:r w:rsidR="00A95B41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95B41" w:rsidRPr="00443DF8">
        <w:rPr>
          <w:rFonts w:ascii="Calibri" w:hAnsi="Calibri" w:cs="Calibri" w:hint="eastAsia"/>
          <w:sz w:val="20"/>
          <w:szCs w:val="20"/>
          <w:lang w:val="en-US"/>
        </w:rPr>
        <w:t>주어져</w:t>
      </w:r>
      <w:r w:rsidR="00C529A1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95B41" w:rsidRPr="00443DF8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A95B41" w:rsidRPr="00443DF8">
        <w:rPr>
          <w:rFonts w:ascii="Calibri" w:hAnsi="Calibri" w:cs="Calibri"/>
          <w:sz w:val="20"/>
          <w:szCs w:val="20"/>
          <w:lang w:val="en-US"/>
        </w:rPr>
        <w:t>.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272E5C" w:rsidRPr="00E12207">
        <w:rPr>
          <w:rFonts w:ascii="Lucida Console" w:hAnsi="Lucida Console" w:cs="Lucida Console"/>
          <w:sz w:val="20"/>
          <w:szCs w:val="20"/>
          <w:lang w:val="en-US"/>
        </w:rPr>
        <w:t>blr</w:t>
      </w:r>
      <w:proofErr w:type="spellEnd"/>
      <w:r w:rsidR="00272E5C" w:rsidRPr="00E12207">
        <w:rPr>
          <w:rFonts w:ascii="Lucida Console" w:hAnsi="Lucida Console" w:cs="Lucida Console"/>
          <w:sz w:val="20"/>
          <w:szCs w:val="20"/>
          <w:lang w:val="en-US"/>
        </w:rPr>
        <w:t xml:space="preserve"> x1</w:t>
      </w:r>
      <w:r w:rsidR="00272E5C" w:rsidRPr="00443DF8">
        <w:rPr>
          <w:rFonts w:ascii="맑은 고딕" w:eastAsia="맑은 고딕" w:hAnsi="맑은 고딕" w:cs="맑은 고딕"/>
          <w:b/>
          <w:sz w:val="20"/>
          <w:szCs w:val="20"/>
          <w:lang w:val="en-US"/>
        </w:rPr>
        <w:t xml:space="preserve"> 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코드에서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272E5C" w:rsidRPr="00443DF8">
        <w:rPr>
          <w:rFonts w:ascii="Calibri" w:hAnsi="Calibri" w:cs="Calibri"/>
          <w:sz w:val="20"/>
          <w:szCs w:val="20"/>
          <w:lang w:val="en-US"/>
        </w:rPr>
        <w:t>ELF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파일에</w:t>
      </w:r>
      <w:proofErr w:type="spellEnd"/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주어진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entry point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로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jump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019"/>
      </w:tblGrid>
      <w:tr w:rsidR="00263851" w14:paraId="348EA294" w14:textId="77777777" w:rsidTr="002336EB">
        <w:trPr>
          <w:jc w:val="center"/>
        </w:trPr>
        <w:tc>
          <w:tcPr>
            <w:tcW w:w="9019" w:type="dxa"/>
          </w:tcPr>
          <w:p w14:paraId="73D5E92D" w14:textId="47F85659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Xil_DCacheFlush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();</w:t>
            </w:r>
          </w:p>
          <w:p w14:paraId="705F5EE7" w14:textId="1D1567CE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Xil_ICacheInvalidate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();</w:t>
            </w:r>
          </w:p>
          <w:p w14:paraId="15C8B1FE" w14:textId="593C0AA6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3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__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asm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__ __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volatile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__ (</w:t>
            </w:r>
          </w:p>
          <w:p w14:paraId="4F610A4E" w14:textId="6F7160B6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4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sub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#256\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58D5328B" w14:textId="6B982139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5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str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x0, [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#8]\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0600E108" w14:textId="463F7254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6 </w:t>
            </w:r>
            <w:r w:rsidR="00E44FCE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…</w:t>
            </w:r>
          </w:p>
          <w:p w14:paraId="6AC59DE9" w14:textId="0B11ECA4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7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str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x30, [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#248]\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3A47E1B7" w14:textId="49B0072D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8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/*save SP*/</w:t>
            </w:r>
          </w:p>
          <w:p w14:paraId="72AAFCDF" w14:textId="01101AA6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9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mov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x0,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24B3FD96" w14:textId="11A0F9EF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10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"mov x2, #0x700000\n\t"</w:t>
            </w:r>
          </w:p>
          <w:p w14:paraId="28141FA9" w14:textId="1A4799FF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11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"str x0, [x2]\n\t"</w:t>
            </w:r>
          </w:p>
          <w:p w14:paraId="270F6AC4" w14:textId="04892FE1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12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/*save END*/</w:t>
            </w:r>
          </w:p>
          <w:p w14:paraId="157FA8EA" w14:textId="07AB0930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13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ldr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x1, [%0]\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"   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</w:r>
            <w:proofErr w:type="gram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//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Load</w:t>
            </w:r>
            <w:proofErr w:type="spellEnd"/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value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to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x1</w:t>
            </w:r>
          </w:p>
          <w:p w14:paraId="5D7FC5F7" w14:textId="23CC0330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14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mov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x1\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 xml:space="preserve">//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Move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value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to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stack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pointer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(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09DA6DF9" w14:textId="69D62E75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15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ldr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x1, [%1]\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</w:r>
            <w:proofErr w:type="gram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// Load</w:t>
            </w:r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main address to x1</w:t>
            </w:r>
          </w:p>
          <w:p w14:paraId="1BB9A9C0" w14:textId="4DF7E012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16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/*####JUMP TO MAIN####*/</w:t>
            </w:r>
          </w:p>
          <w:p w14:paraId="3CB1D862" w14:textId="395BFE36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17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blr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x1\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"        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 xml:space="preserve">//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Branch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to the address in x1 (MAIN function)</w:t>
            </w:r>
          </w:p>
          <w:p w14:paraId="0DC6F2D5" w14:textId="368A31C1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18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/*return SP*/</w:t>
            </w:r>
          </w:p>
          <w:p w14:paraId="245E96F1" w14:textId="7D8B927A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19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"mov x2, #0x700000\n\t"</w:t>
            </w:r>
          </w:p>
          <w:p w14:paraId="5BD172EA" w14:textId="24A33101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20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ldr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x0, [x2]\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0D327345" w14:textId="425F510F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21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mov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x0\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637CE5FF" w14:textId="777F95B7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22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/*return END*/</w:t>
            </w:r>
          </w:p>
          <w:p w14:paraId="49904FDD" w14:textId="2A3D430D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23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ldr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x0, [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#8]\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40549E29" w14:textId="640E4337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24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ldr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x1, [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#16]\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094472AD" w14:textId="7AFCB572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25 </w:t>
            </w:r>
            <w:r w:rsidR="005550BD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…</w:t>
            </w:r>
          </w:p>
          <w:p w14:paraId="21EFF9EB" w14:textId="28CBA5DF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26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ldr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x30, [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#248]\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0E536026" w14:textId="352BB6C2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27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add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#256\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2F9C58FD" w14:textId="354C0502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lastRenderedPageBreak/>
              <w:t xml:space="preserve">28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:                // No output operands</w:t>
            </w:r>
          </w:p>
          <w:p w14:paraId="1C0EAAD1" w14:textId="56170D66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29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: "r" (STACK_START_PTR_ADDR), "r" (ENTRY_PTR_ADDR)</w:t>
            </w:r>
          </w:p>
          <w:p w14:paraId="79BBE3A5" w14:textId="286DDD13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30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:</w:t>
            </w:r>
          </w:p>
          <w:p w14:paraId="38193B56" w14:textId="455B9BBA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gramStart"/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31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;</w:t>
            </w:r>
          </w:p>
          <w:p w14:paraId="3B06189A" w14:textId="6E43BC98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32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xil_printf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("\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nELF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DONE\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");</w:t>
            </w:r>
          </w:p>
          <w:p w14:paraId="168983B6" w14:textId="71137CC5" w:rsidR="00263851" w:rsidRDefault="000E5885">
            <w:pPr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33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clear_DRAM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();</w:t>
            </w:r>
          </w:p>
        </w:tc>
      </w:tr>
    </w:tbl>
    <w:p w14:paraId="321E81FC" w14:textId="64C2CF23" w:rsidR="00FF75D7" w:rsidRDefault="00FF75D7" w:rsidP="00FF75D7">
      <w:pPr>
        <w:pStyle w:val="3"/>
        <w:rPr>
          <w:color w:val="auto"/>
          <w:sz w:val="24"/>
          <w:szCs w:val="24"/>
          <w:lang w:val="en-US"/>
        </w:rPr>
      </w:pPr>
      <w:bookmarkStart w:id="27" w:name="_Toc156060253"/>
      <w:r>
        <w:rPr>
          <w:rFonts w:hint="eastAsia"/>
          <w:color w:val="auto"/>
          <w:sz w:val="24"/>
          <w:szCs w:val="24"/>
          <w:lang w:val="en-US"/>
        </w:rPr>
        <w:lastRenderedPageBreak/>
        <w:t>3</w:t>
      </w:r>
      <w:r>
        <w:rPr>
          <w:color w:val="auto"/>
          <w:sz w:val="24"/>
          <w:szCs w:val="24"/>
          <w:lang w:val="en-US"/>
        </w:rPr>
        <w:t>.1.</w:t>
      </w:r>
      <w:proofErr w:type="gramStart"/>
      <w:r>
        <w:rPr>
          <w:color w:val="auto"/>
          <w:sz w:val="24"/>
          <w:szCs w:val="24"/>
          <w:lang w:val="en-US"/>
        </w:rPr>
        <w:t>2.</w:t>
      </w:r>
      <w:r w:rsidR="00190734">
        <w:rPr>
          <w:rFonts w:hint="eastAsia"/>
          <w:color w:val="auto"/>
          <w:sz w:val="24"/>
          <w:szCs w:val="24"/>
          <w:lang w:val="en-US"/>
        </w:rPr>
        <w:t>B</w:t>
      </w:r>
      <w:r w:rsidR="00190734">
        <w:rPr>
          <w:color w:val="auto"/>
          <w:sz w:val="24"/>
          <w:szCs w:val="24"/>
          <w:lang w:val="en-US"/>
        </w:rPr>
        <w:t>oard</w:t>
      </w:r>
      <w:proofErr w:type="gramEnd"/>
      <w:r w:rsidR="00190734">
        <w:rPr>
          <w:color w:val="auto"/>
          <w:sz w:val="24"/>
          <w:szCs w:val="24"/>
          <w:lang w:val="en-US"/>
        </w:rPr>
        <w:t xml:space="preserve"> Initialization</w:t>
      </w:r>
      <w:bookmarkEnd w:id="27"/>
    </w:p>
    <w:p w14:paraId="046211DA" w14:textId="23B46E57" w:rsidR="00190734" w:rsidRDefault="00190734" w:rsidP="0019073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현재의 경우 P</w:t>
      </w:r>
      <w:r>
        <w:rPr>
          <w:rFonts w:ascii="Calibri" w:hAnsi="Calibri" w:cs="Calibri"/>
          <w:sz w:val="20"/>
          <w:szCs w:val="20"/>
          <w:lang w:val="en-US"/>
        </w:rPr>
        <w:t>S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는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APU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이용해 </w:t>
      </w:r>
      <w:proofErr w:type="spellStart"/>
      <w:r>
        <w:rPr>
          <w:rFonts w:ascii="Calibri" w:hAnsi="Calibri" w:cs="Calibri" w:hint="eastAsia"/>
          <w:sz w:val="20"/>
          <w:szCs w:val="20"/>
          <w:lang w:val="en-US"/>
        </w:rPr>
        <w:t>구동중이며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UART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이용해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PC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화면에 출력하거나,</w:t>
      </w:r>
      <w:r>
        <w:rPr>
          <w:rFonts w:ascii="Calibri" w:hAnsi="Calibri" w:cs="Calibri"/>
          <w:sz w:val="20"/>
          <w:szCs w:val="20"/>
          <w:lang w:val="en-US"/>
        </w:rPr>
        <w:t xml:space="preserve"> TCP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를 이용해 </w:t>
      </w:r>
      <w:r>
        <w:rPr>
          <w:rFonts w:ascii="Calibri" w:hAnsi="Calibri" w:cs="Calibri"/>
          <w:sz w:val="20"/>
          <w:szCs w:val="20"/>
          <w:lang w:val="en-US"/>
        </w:rPr>
        <w:t>PC</w:t>
      </w:r>
      <w:r>
        <w:rPr>
          <w:rFonts w:ascii="Calibri" w:hAnsi="Calibri" w:cs="Calibri" w:hint="eastAsia"/>
          <w:sz w:val="20"/>
          <w:szCs w:val="20"/>
          <w:lang w:val="en-US"/>
        </w:rPr>
        <w:t>로부터 명령,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혹은 </w:t>
      </w:r>
      <w:r>
        <w:rPr>
          <w:rFonts w:ascii="Calibri" w:hAnsi="Calibri" w:cs="Calibri"/>
          <w:sz w:val="20"/>
          <w:szCs w:val="20"/>
          <w:lang w:val="en-US"/>
        </w:rPr>
        <w:t>ELF</w:t>
      </w:r>
      <w:r>
        <w:rPr>
          <w:rFonts w:ascii="Calibri" w:hAnsi="Calibri" w:cs="Calibri" w:hint="eastAsia"/>
          <w:sz w:val="20"/>
          <w:szCs w:val="20"/>
          <w:lang w:val="en-US"/>
        </w:rPr>
        <w:t>파일을 받아 수행하는 작업을 한다.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이전에 </w:t>
      </w:r>
      <w:r>
        <w:rPr>
          <w:rFonts w:ascii="Calibri" w:hAnsi="Calibri" w:cs="Calibri"/>
          <w:sz w:val="20"/>
          <w:szCs w:val="20"/>
          <w:lang w:val="en-US"/>
        </w:rPr>
        <w:t>TCP</w:t>
      </w:r>
      <w:r>
        <w:rPr>
          <w:rFonts w:ascii="Calibri" w:hAnsi="Calibri" w:cs="Calibri" w:hint="eastAsia"/>
          <w:sz w:val="20"/>
          <w:szCs w:val="20"/>
          <w:lang w:val="en-US"/>
        </w:rPr>
        <w:t>를 통해 명령을 전송하면 처리하는 기능이 있었으나</w:t>
      </w:r>
      <w:r>
        <w:rPr>
          <w:rFonts w:ascii="Calibri" w:hAnsi="Calibri" w:cs="Calibri"/>
          <w:sz w:val="20"/>
          <w:szCs w:val="20"/>
          <w:lang w:val="en-US"/>
        </w:rPr>
        <w:t xml:space="preserve"> PL side</w:t>
      </w:r>
      <w:r>
        <w:rPr>
          <w:rFonts w:ascii="Calibri" w:hAnsi="Calibri" w:cs="Calibri" w:hint="eastAsia"/>
          <w:sz w:val="20"/>
          <w:szCs w:val="20"/>
          <w:lang w:val="en-US"/>
        </w:rPr>
        <w:t>의 설계가 변경됨에 따라 현재는 이용할 수 없는 기능이다.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T</w:t>
      </w:r>
      <w:r>
        <w:rPr>
          <w:rFonts w:ascii="Calibri" w:hAnsi="Calibri" w:cs="Calibri"/>
          <w:sz w:val="20"/>
          <w:szCs w:val="20"/>
          <w:lang w:val="en-US"/>
        </w:rPr>
        <w:t>CP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통신의 경우 </w:t>
      </w:r>
      <w:r w:rsidR="005557D4">
        <w:rPr>
          <w:rFonts w:ascii="Calibri" w:hAnsi="Calibri" w:cs="Calibri"/>
          <w:sz w:val="20"/>
          <w:szCs w:val="20"/>
          <w:lang w:val="en-US"/>
        </w:rPr>
        <w:t>Xilinx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 xml:space="preserve">에서 제공하는 </w:t>
      </w:r>
      <w:r>
        <w:rPr>
          <w:rFonts w:ascii="Calibri" w:hAnsi="Calibri" w:cs="Calibri"/>
          <w:sz w:val="20"/>
          <w:szCs w:val="20"/>
          <w:lang w:val="en-US"/>
        </w:rPr>
        <w:t>LWIP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 xml:space="preserve">라이브러리를 </w:t>
      </w:r>
      <w:r>
        <w:rPr>
          <w:rFonts w:ascii="Calibri" w:hAnsi="Calibri" w:cs="Calibri" w:hint="eastAsia"/>
          <w:sz w:val="20"/>
          <w:szCs w:val="20"/>
          <w:lang w:val="en-US"/>
        </w:rPr>
        <w:t>이용해 수행하며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557D4" w:rsidRPr="00E12207">
        <w:rPr>
          <w:rFonts w:ascii="Lucida Console" w:hAnsi="Lucida Console" w:cs="Lucida Console"/>
          <w:sz w:val="20"/>
          <w:szCs w:val="20"/>
          <w:lang w:val="en-US"/>
        </w:rPr>
        <w:t>initializ</w:t>
      </w:r>
      <w:r w:rsidR="005557D4" w:rsidRPr="00E12207">
        <w:rPr>
          <w:rFonts w:ascii="Lucida Console" w:hAnsi="Lucida Console" w:cs="Lucida Console" w:hint="eastAsia"/>
          <w:sz w:val="20"/>
          <w:szCs w:val="20"/>
          <w:lang w:val="en-US"/>
        </w:rPr>
        <w:t>a</w:t>
      </w:r>
      <w:r w:rsidR="005557D4" w:rsidRPr="00E12207">
        <w:rPr>
          <w:rFonts w:ascii="Lucida Console" w:hAnsi="Lucida Console" w:cs="Lucida Console"/>
          <w:sz w:val="20"/>
          <w:szCs w:val="20"/>
          <w:lang w:val="en-US"/>
        </w:rPr>
        <w:t>tion()</w:t>
      </w:r>
      <w:r w:rsidR="005557D4" w:rsidRPr="002336EB">
        <w:rPr>
          <w:rFonts w:ascii="Calibri" w:hAnsi="Calibri" w:cs="Calibri" w:hint="eastAsia"/>
          <w:sz w:val="20"/>
          <w:szCs w:val="20"/>
          <w:lang w:val="en-US"/>
        </w:rPr>
        <w:t>함수를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 xml:space="preserve"> 이용해 초기화한다.</w:t>
      </w:r>
      <w:r w:rsidR="005557D4">
        <w:rPr>
          <w:rFonts w:ascii="Consolas" w:eastAsia="맑은 고딕" w:hAnsi="Consolas" w:cs="맑은 고딕" w:hint="eastAsia"/>
          <w:sz w:val="20"/>
          <w:szCs w:val="20"/>
          <w:lang w:val="en-US"/>
        </w:rPr>
        <w:t xml:space="preserve"> </w:t>
      </w:r>
      <w:r w:rsidR="00426C79" w:rsidRPr="00E12207">
        <w:rPr>
          <w:rFonts w:ascii="Lucida Console" w:hAnsi="Lucida Console" w:cs="Lucida Console"/>
          <w:sz w:val="20"/>
          <w:szCs w:val="20"/>
          <w:lang w:val="en-US"/>
        </w:rPr>
        <w:t>initializ</w:t>
      </w:r>
      <w:r w:rsidR="00426C79" w:rsidRPr="00E12207">
        <w:rPr>
          <w:rFonts w:ascii="Lucida Console" w:hAnsi="Lucida Console" w:cs="Lucida Console" w:hint="eastAsia"/>
          <w:sz w:val="20"/>
          <w:szCs w:val="20"/>
          <w:lang w:val="en-US"/>
        </w:rPr>
        <w:t>a</w:t>
      </w:r>
      <w:r w:rsidR="00426C79" w:rsidRPr="00E12207">
        <w:rPr>
          <w:rFonts w:ascii="Lucida Console" w:hAnsi="Lucida Console" w:cs="Lucida Console"/>
          <w:sz w:val="20"/>
          <w:szCs w:val="20"/>
          <w:lang w:val="en-US"/>
        </w:rPr>
        <w:t>tion()</w:t>
      </w:r>
      <w:r w:rsidR="00426C79">
        <w:rPr>
          <w:rFonts w:ascii="Consolas" w:eastAsia="맑은 고딕" w:hAnsi="Consolas" w:cs="맑은 고딕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내부에서 아래의 코드를 통해 </w:t>
      </w:r>
      <w:r>
        <w:rPr>
          <w:rFonts w:ascii="Calibri" w:hAnsi="Calibri" w:cs="Calibri"/>
          <w:sz w:val="20"/>
          <w:szCs w:val="20"/>
          <w:lang w:val="en-US"/>
        </w:rPr>
        <w:t>IP</w:t>
      </w:r>
      <w:r>
        <w:rPr>
          <w:rFonts w:ascii="Calibri" w:hAnsi="Calibri" w:cs="Calibri" w:hint="eastAsia"/>
          <w:sz w:val="20"/>
          <w:szCs w:val="20"/>
          <w:lang w:val="en-US"/>
        </w:rPr>
        <w:t>를 지정하게 된다.</w:t>
      </w:r>
    </w:p>
    <w:p w14:paraId="41538EE5" w14:textId="77777777" w:rsidR="00190734" w:rsidRDefault="00190734" w:rsidP="0019073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0734" w:rsidRPr="00F70E0D" w14:paraId="62AEEC98" w14:textId="77777777" w:rsidTr="00BE0FCB">
        <w:tc>
          <w:tcPr>
            <w:tcW w:w="9019" w:type="dxa"/>
          </w:tcPr>
          <w:p w14:paraId="3D9DB198" w14:textId="4B3CAC74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01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/* initialize IP addresses to be used */</w:t>
            </w:r>
          </w:p>
          <w:p w14:paraId="65B2FC38" w14:textId="0131500C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02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IP4_ADDR(&amp;</w:t>
            </w:r>
            <w:proofErr w:type="spellStart"/>
            <w:proofErr w:type="gram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ipaddr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 192</w:t>
            </w:r>
            <w:proofErr w:type="gram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168,   1, 10);</w:t>
            </w:r>
          </w:p>
          <w:p w14:paraId="1E82CEAE" w14:textId="6B26C7A9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03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IP4_ADDR(&amp;netmask, 255, 255, </w:t>
            </w:r>
            <w:proofErr w:type="gram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255,  0</w:t>
            </w:r>
            <w:proofErr w:type="gram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);</w:t>
            </w:r>
          </w:p>
          <w:p w14:paraId="1B3FB6FD" w14:textId="43482C22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04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IP4_ADDR(&amp;</w:t>
            </w:r>
            <w:proofErr w:type="spellStart"/>
            <w:proofErr w:type="gram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gw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,   </w:t>
            </w:r>
            <w:proofErr w:type="gram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192, 168,   1,  1);</w:t>
            </w:r>
          </w:p>
          <w:p w14:paraId="765BD037" w14:textId="143AAE03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05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xil_printf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("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manual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IP\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r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");</w:t>
            </w:r>
          </w:p>
          <w:p w14:paraId="3B4FB2AF" w14:textId="553C10F7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06 </w:t>
            </w:r>
          </w:p>
          <w:p w14:paraId="7B86C235" w14:textId="0692DFCA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07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print_app_header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();</w:t>
            </w:r>
          </w:p>
          <w:p w14:paraId="5F5618A5" w14:textId="414308DA" w:rsidR="00315A79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08 </w:t>
            </w:r>
          </w:p>
          <w:p w14:paraId="42270041" w14:textId="3073B20F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09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lwip_init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();</w:t>
            </w:r>
          </w:p>
          <w:p w14:paraId="06902382" w14:textId="2F6331FC" w:rsidR="00190734" w:rsidRPr="002336EB" w:rsidRDefault="003244B4" w:rsidP="002336EB">
            <w:pPr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10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xil_printf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("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lwip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initialize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\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r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");</w:t>
            </w:r>
          </w:p>
        </w:tc>
      </w:tr>
    </w:tbl>
    <w:p w14:paraId="6BB7702A" w14:textId="77777777" w:rsidR="00190734" w:rsidRDefault="00190734" w:rsidP="0019073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756D924" w14:textId="77777777" w:rsidR="00190734" w:rsidRDefault="00190734" w:rsidP="00190734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</w:p>
    <w:p w14:paraId="59D52AD8" w14:textId="654E1089" w:rsidR="00190734" w:rsidRDefault="00190734" w:rsidP="00190734">
      <w:pPr>
        <w:widowControl w:val="0"/>
        <w:spacing w:line="240" w:lineRule="auto"/>
        <w:ind w:firstLine="195"/>
        <w:jc w:val="both"/>
        <w:rPr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 xml:space="preserve">이후에는 아래의 코드를 통해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RF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공급되는 </w:t>
      </w:r>
      <w:proofErr w:type="spellStart"/>
      <w:r>
        <w:rPr>
          <w:rFonts w:ascii="Calibri" w:hAnsi="Calibri" w:cs="Calibri" w:hint="eastAsia"/>
          <w:sz w:val="20"/>
          <w:szCs w:val="20"/>
          <w:lang w:val="en-US"/>
        </w:rPr>
        <w:t>클락을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지정한 후 </w:t>
      </w:r>
      <w:proofErr w:type="spellStart"/>
      <w:r w:rsidRPr="00897ABD">
        <w:rPr>
          <w:sz w:val="20"/>
          <w:szCs w:val="20"/>
          <w:lang w:val="en-US"/>
        </w:rPr>
        <w:t>set_current_binary_mode</w:t>
      </w:r>
      <w:r w:rsidRPr="00897ABD">
        <w:rPr>
          <w:rFonts w:hint="eastAsia"/>
          <w:sz w:val="20"/>
          <w:szCs w:val="20"/>
          <w:lang w:val="en-US"/>
        </w:rPr>
        <w:t>함수를</w:t>
      </w:r>
      <w:proofErr w:type="spellEnd"/>
      <w:r w:rsidRPr="00897ABD">
        <w:rPr>
          <w:sz w:val="20"/>
          <w:szCs w:val="20"/>
          <w:lang w:val="en-US"/>
        </w:rPr>
        <w:t xml:space="preserve"> </w:t>
      </w:r>
      <w:r w:rsidRPr="00897ABD">
        <w:rPr>
          <w:rFonts w:hint="eastAsia"/>
          <w:sz w:val="20"/>
          <w:szCs w:val="20"/>
          <w:lang w:val="en-US"/>
        </w:rPr>
        <w:t>통해</w:t>
      </w:r>
      <w:r w:rsidRPr="00897ABD"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P</w:t>
      </w:r>
      <w:r>
        <w:rPr>
          <w:sz w:val="20"/>
          <w:szCs w:val="20"/>
          <w:lang w:val="en-US"/>
        </w:rPr>
        <w:t>C</w:t>
      </w:r>
      <w:r>
        <w:rPr>
          <w:rFonts w:hint="eastAsia"/>
          <w:sz w:val="20"/>
          <w:szCs w:val="20"/>
          <w:lang w:val="en-US"/>
        </w:rPr>
        <w:t>로부터 받아들이는 정보가 E</w:t>
      </w:r>
      <w:r>
        <w:rPr>
          <w:sz w:val="20"/>
          <w:szCs w:val="20"/>
          <w:lang w:val="en-US"/>
        </w:rPr>
        <w:t>LF</w:t>
      </w:r>
      <w:r>
        <w:rPr>
          <w:rFonts w:hint="eastAsia"/>
          <w:sz w:val="20"/>
          <w:szCs w:val="20"/>
          <w:lang w:val="en-US"/>
        </w:rPr>
        <w:t xml:space="preserve">의 </w:t>
      </w:r>
      <w:r>
        <w:rPr>
          <w:sz w:val="20"/>
          <w:szCs w:val="20"/>
          <w:lang w:val="en-US"/>
        </w:rPr>
        <w:t xml:space="preserve">binary </w:t>
      </w:r>
      <w:r>
        <w:rPr>
          <w:rFonts w:hint="eastAsia"/>
          <w:sz w:val="20"/>
          <w:szCs w:val="20"/>
          <w:lang w:val="en-US"/>
        </w:rPr>
        <w:t xml:space="preserve">파일이 아닌 </w:t>
      </w:r>
      <w:r>
        <w:rPr>
          <w:sz w:val="20"/>
          <w:szCs w:val="20"/>
          <w:lang w:val="en-US"/>
        </w:rPr>
        <w:t>com</w:t>
      </w:r>
      <w:r w:rsidR="005B05E2">
        <w:rPr>
          <w:rFonts w:hint="eastAsia"/>
          <w:sz w:val="20"/>
          <w:szCs w:val="20"/>
          <w:lang w:val="en-US"/>
        </w:rPr>
        <w:t>m</w:t>
      </w:r>
      <w:r>
        <w:rPr>
          <w:sz w:val="20"/>
          <w:szCs w:val="20"/>
          <w:lang w:val="en-US"/>
        </w:rPr>
        <w:t>and</w:t>
      </w:r>
      <w:r>
        <w:rPr>
          <w:rFonts w:hint="eastAsia"/>
          <w:sz w:val="20"/>
          <w:szCs w:val="20"/>
          <w:lang w:val="en-US"/>
        </w:rPr>
        <w:t>임을 지정한다.</w:t>
      </w:r>
    </w:p>
    <w:p w14:paraId="61D9888B" w14:textId="77777777" w:rsidR="00190734" w:rsidRPr="00B519CD" w:rsidRDefault="00190734" w:rsidP="00190734">
      <w:pPr>
        <w:widowControl w:val="0"/>
        <w:spacing w:line="240" w:lineRule="auto"/>
        <w:ind w:firstLine="195"/>
        <w:jc w:val="both"/>
        <w:rPr>
          <w:rFonts w:ascii="Lucida Console" w:hAnsi="Lucida Console" w:cs="Lucida Console"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0734" w:rsidRPr="00B519CD" w14:paraId="0848C5A6" w14:textId="77777777" w:rsidTr="00BE0FCB">
        <w:tc>
          <w:tcPr>
            <w:tcW w:w="9019" w:type="dxa"/>
          </w:tcPr>
          <w:p w14:paraId="715821CC" w14:textId="46256C23" w:rsidR="00190734" w:rsidRPr="00B519CD" w:rsidRDefault="00892F87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gramStart"/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01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/</w:t>
            </w:r>
            <w:proofErr w:type="gram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* start the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application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(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web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server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rxtest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txtest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etc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..) */</w:t>
            </w:r>
          </w:p>
          <w:p w14:paraId="5D157F20" w14:textId="7D6142EE" w:rsidR="00190734" w:rsidRPr="00B519CD" w:rsidRDefault="00892F87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02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start_application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();</w:t>
            </w:r>
          </w:p>
          <w:p w14:paraId="1CBADDBF" w14:textId="1A01E213" w:rsidR="00190734" w:rsidRPr="00B519CD" w:rsidRDefault="00892F87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03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set_clock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(2000000);</w:t>
            </w:r>
          </w:p>
          <w:p w14:paraId="47D9AA2C" w14:textId="775A7839" w:rsidR="00190734" w:rsidRPr="00B519CD" w:rsidRDefault="00892F87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04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/* set binary mode false*/</w:t>
            </w:r>
          </w:p>
          <w:p w14:paraId="492E1783" w14:textId="4E9DA06D" w:rsidR="00190734" w:rsidRPr="00B519CD" w:rsidRDefault="00892F87" w:rsidP="002336E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05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set_current_binary_mode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(0);</w:t>
            </w:r>
          </w:p>
        </w:tc>
      </w:tr>
    </w:tbl>
    <w:p w14:paraId="209161CF" w14:textId="77777777" w:rsidR="00190734" w:rsidRPr="002336EB" w:rsidRDefault="00190734" w:rsidP="002336EB">
      <w:pPr>
        <w:rPr>
          <w:lang w:val="en-US"/>
        </w:rPr>
      </w:pPr>
    </w:p>
    <w:p w14:paraId="78006A7E" w14:textId="4BE7CF14" w:rsidR="00687177" w:rsidRDefault="00155D11" w:rsidP="002336EB">
      <w:pPr>
        <w:pStyle w:val="3"/>
        <w:rPr>
          <w:rFonts w:ascii="Calibri" w:hAnsi="Calibri" w:cs="Calibri"/>
          <w:sz w:val="20"/>
          <w:szCs w:val="20"/>
          <w:lang w:val="en-US"/>
        </w:rPr>
      </w:pPr>
      <w:r w:rsidRPr="003D7A4A">
        <w:rPr>
          <w:color w:val="auto"/>
          <w:sz w:val="24"/>
          <w:szCs w:val="24"/>
          <w:lang w:val="en-US"/>
        </w:rPr>
        <w:t xml:space="preserve"> </w:t>
      </w:r>
      <w:bookmarkStart w:id="28" w:name="_Toc156060254"/>
      <w:r>
        <w:rPr>
          <w:color w:val="auto"/>
          <w:sz w:val="24"/>
          <w:szCs w:val="24"/>
          <w:lang w:val="en-US"/>
        </w:rPr>
        <w:t>3</w:t>
      </w:r>
      <w:r w:rsidRPr="003D7A4A">
        <w:rPr>
          <w:color w:val="auto"/>
          <w:sz w:val="24"/>
          <w:szCs w:val="24"/>
          <w:lang w:val="en-US"/>
        </w:rPr>
        <w:t>.</w:t>
      </w:r>
      <w:r>
        <w:rPr>
          <w:color w:val="auto"/>
          <w:sz w:val="24"/>
          <w:szCs w:val="24"/>
          <w:lang w:val="en-US"/>
        </w:rPr>
        <w:t>1</w:t>
      </w:r>
      <w:r w:rsidRPr="003D7A4A">
        <w:rPr>
          <w:rFonts w:hint="eastAsia"/>
          <w:color w:val="auto"/>
          <w:sz w:val="24"/>
          <w:szCs w:val="24"/>
          <w:lang w:val="en-US"/>
        </w:rPr>
        <w:t>.</w:t>
      </w:r>
      <w:proofErr w:type="gramStart"/>
      <w:r w:rsidR="00FF75D7">
        <w:rPr>
          <w:color w:val="auto"/>
          <w:sz w:val="24"/>
          <w:szCs w:val="24"/>
          <w:lang w:val="en-US"/>
        </w:rPr>
        <w:t>3</w:t>
      </w:r>
      <w:r>
        <w:rPr>
          <w:rFonts w:hint="eastAsia"/>
          <w:color w:val="auto"/>
          <w:sz w:val="24"/>
          <w:szCs w:val="24"/>
          <w:lang w:val="en-US"/>
        </w:rPr>
        <w:t>.C</w:t>
      </w:r>
      <w:r>
        <w:rPr>
          <w:color w:val="auto"/>
          <w:sz w:val="24"/>
          <w:szCs w:val="24"/>
          <w:lang w:val="en-US"/>
        </w:rPr>
        <w:t>ommand</w:t>
      </w:r>
      <w:proofErr w:type="gramEnd"/>
      <w:r>
        <w:rPr>
          <w:color w:val="auto"/>
          <w:sz w:val="24"/>
          <w:szCs w:val="24"/>
          <w:lang w:val="en-US"/>
        </w:rPr>
        <w:t xml:space="preserve"> Set</w:t>
      </w:r>
      <w:bookmarkEnd w:id="28"/>
    </w:p>
    <w:p w14:paraId="49E56391" w14:textId="06F26271" w:rsidR="00721409" w:rsidRDefault="003E3F2E" w:rsidP="00B92AB6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T</w:t>
      </w:r>
      <w:r>
        <w:rPr>
          <w:rFonts w:ascii="Calibri" w:hAnsi="Calibri" w:cs="Calibri"/>
          <w:sz w:val="20"/>
          <w:szCs w:val="20"/>
          <w:lang w:val="en-US"/>
        </w:rPr>
        <w:t>CP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를 통해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F</w:t>
      </w:r>
      <w:r w:rsidR="00401F55">
        <w:rPr>
          <w:rFonts w:ascii="Calibri" w:hAnsi="Calibri" w:cs="Calibri"/>
          <w:sz w:val="20"/>
          <w:szCs w:val="20"/>
          <w:lang w:val="en-US"/>
        </w:rPr>
        <w:t>PGA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로 전달하는 명령어는 </w:t>
      </w:r>
      <w:proofErr w:type="spellStart"/>
      <w:r w:rsidR="00401F55">
        <w:rPr>
          <w:rFonts w:ascii="Calibri" w:hAnsi="Calibri" w:cs="Calibri"/>
          <w:sz w:val="20"/>
          <w:szCs w:val="20"/>
          <w:lang w:val="en-US"/>
        </w:rPr>
        <w:t>simple_lexer.c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의</w:t>
      </w:r>
      <w:proofErr w:type="spellEnd"/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401F55">
        <w:rPr>
          <w:rFonts w:ascii="Calibri" w:hAnsi="Calibri" w:cs="Calibri"/>
          <w:sz w:val="20"/>
          <w:szCs w:val="20"/>
          <w:lang w:val="en-US"/>
        </w:rPr>
        <w:t>simple_lexer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함수에서</w:t>
      </w:r>
      <w:proofErr w:type="spellEnd"/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처리하게 된다.</w:t>
      </w:r>
      <w:r w:rsidR="00401F55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lastRenderedPageBreak/>
        <w:t>명령어의 구조는 아래와 같</w:t>
      </w:r>
      <w:r w:rsidR="007E518E">
        <w:rPr>
          <w:rFonts w:ascii="Calibri" w:hAnsi="Calibri" w:cs="Calibri" w:hint="eastAsia"/>
          <w:sz w:val="20"/>
          <w:szCs w:val="20"/>
          <w:lang w:val="en-US"/>
        </w:rPr>
        <w:t>이 크게 세가지의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형태를 띠게 된다.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세개의 형태 모두 공통적으로 </w:t>
      </w:r>
      <w:r w:rsidR="00322348">
        <w:rPr>
          <w:rFonts w:ascii="Calibri" w:hAnsi="Calibri" w:cs="Calibri"/>
          <w:sz w:val="20"/>
          <w:szCs w:val="20"/>
          <w:lang w:val="en-US"/>
        </w:rPr>
        <w:t>‘#’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문자를 통해 토큰을 분리하게 된다.</w:t>
      </w:r>
      <w:r w:rsidR="0032234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이 때 </w:t>
      </w:r>
      <w:proofErr w:type="gramStart"/>
      <w:r w:rsidR="00322348">
        <w:rPr>
          <w:rFonts w:ascii="Calibri" w:hAnsi="Calibri" w:cs="Calibri"/>
          <w:sz w:val="20"/>
          <w:szCs w:val="20"/>
          <w:lang w:val="en-US"/>
        </w:rPr>
        <w:t>‘!EOL</w:t>
      </w:r>
      <w:proofErr w:type="gramEnd"/>
      <w:r w:rsidR="00322348">
        <w:rPr>
          <w:rFonts w:ascii="Calibri" w:hAnsi="Calibri" w:cs="Calibri"/>
          <w:sz w:val="20"/>
          <w:szCs w:val="20"/>
          <w:lang w:val="en-US"/>
        </w:rPr>
        <w:t>’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토큰을 통해</w:t>
      </w:r>
      <w:r w:rsidR="0032234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noProof/>
          <w:sz w:val="20"/>
          <w:szCs w:val="20"/>
          <w:lang w:val="en-US"/>
        </w:rPr>
        <w:t>커맨드의 마지막임을</w:t>
      </w:r>
      <w:r w:rsidR="00322348"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noProof/>
          <w:sz w:val="20"/>
          <w:szCs w:val="20"/>
          <w:lang w:val="en-US"/>
        </w:rPr>
        <w:t>나타낸다.</w:t>
      </w:r>
      <w:r w:rsidR="00322348"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</w:p>
    <w:p w14:paraId="4473F139" w14:textId="77777777" w:rsidR="0072287D" w:rsidRDefault="0072287D" w:rsidP="00B92AB6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C4212" w:rsidRPr="00F70E0D" w14:paraId="0B1134C1" w14:textId="77777777" w:rsidTr="007C4212">
        <w:tc>
          <w:tcPr>
            <w:tcW w:w="9019" w:type="dxa"/>
          </w:tcPr>
          <w:p w14:paraId="6D6FD9E6" w14:textId="77777777" w:rsidR="00E07D49" w:rsidRPr="003D7A4A" w:rsidRDefault="00E07D49" w:rsidP="00E07D49">
            <w:pPr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  <w:r w:rsidRPr="00BE7A2B">
              <w:rPr>
                <w:sz w:val="20"/>
                <w:szCs w:val="20"/>
                <w:lang w:val="en-US"/>
              </w:rPr>
              <w:t>1. Timestamp output format</w:t>
            </w:r>
          </w:p>
          <w:p w14:paraId="770732C1" w14:textId="77777777" w:rsidR="00E07D49" w:rsidRPr="00B519CD" w:rsidRDefault="00E07D49" w:rsidP="00E07D49">
            <w:pPr>
              <w:ind w:leftChars="100" w:left="220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#{Module name}#{Function name}#{Timestamp}#{Param}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#!EOL</w:t>
            </w:r>
            <w:proofErr w:type="gramEnd"/>
          </w:p>
          <w:p w14:paraId="6A330D06" w14:textId="616DCAA1" w:rsidR="00E07D49" w:rsidRPr="00BE7A2B" w:rsidRDefault="00E07D49" w:rsidP="00E07D49">
            <w:pPr>
              <w:rPr>
                <w:sz w:val="20"/>
                <w:szCs w:val="20"/>
                <w:lang w:val="en-US"/>
              </w:rPr>
            </w:pPr>
            <w:r w:rsidRPr="00BE7A2B">
              <w:rPr>
                <w:sz w:val="20"/>
                <w:szCs w:val="20"/>
                <w:lang w:val="en-US"/>
              </w:rPr>
              <w:t xml:space="preserve"> </w:t>
            </w:r>
          </w:p>
          <w:p w14:paraId="43878336" w14:textId="77777777" w:rsidR="00E07D49" w:rsidRPr="003D7A4A" w:rsidRDefault="00E07D49" w:rsidP="00E07D49">
            <w:pPr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  <w:r w:rsidRPr="00BE7A2B">
              <w:rPr>
                <w:sz w:val="20"/>
                <w:szCs w:val="20"/>
                <w:lang w:val="en-US"/>
              </w:rPr>
              <w:t>2. CPU instruction format</w:t>
            </w:r>
          </w:p>
          <w:p w14:paraId="40C174E6" w14:textId="77777777" w:rsidR="00E07D49" w:rsidRPr="00B519CD" w:rsidRDefault="00E07D49" w:rsidP="00E07D49">
            <w:pPr>
              <w:ind w:leftChars="100" w:left="220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#CPU#{Function name}#{Param}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#!EOL</w:t>
            </w:r>
            <w:proofErr w:type="gramEnd"/>
          </w:p>
          <w:p w14:paraId="58AE83EE" w14:textId="77777777" w:rsidR="00E07D49" w:rsidRPr="00BE7A2B" w:rsidRDefault="00E07D49" w:rsidP="00E07D49">
            <w:pPr>
              <w:rPr>
                <w:sz w:val="20"/>
                <w:szCs w:val="20"/>
                <w:lang w:val="en-US"/>
              </w:rPr>
            </w:pPr>
          </w:p>
          <w:p w14:paraId="3A081C46" w14:textId="77777777" w:rsidR="00E07D49" w:rsidRPr="003D7A4A" w:rsidRDefault="00E07D49" w:rsidP="00E07D49">
            <w:pPr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  <w:r w:rsidRPr="00BE7A2B">
              <w:rPr>
                <w:sz w:val="20"/>
                <w:szCs w:val="20"/>
                <w:lang w:val="en-US"/>
              </w:rPr>
              <w:t xml:space="preserve">3. </w:t>
            </w:r>
            <w:r>
              <w:rPr>
                <w:sz w:val="20"/>
                <w:szCs w:val="20"/>
                <w:lang w:val="en-US"/>
              </w:rPr>
              <w:t xml:space="preserve">ELF related process </w:t>
            </w:r>
            <w:r w:rsidRPr="00BE7A2B">
              <w:rPr>
                <w:sz w:val="20"/>
                <w:szCs w:val="20"/>
                <w:lang w:val="en-US"/>
              </w:rPr>
              <w:t>format</w:t>
            </w:r>
          </w:p>
          <w:p w14:paraId="0B6A60D3" w14:textId="5B6035E8" w:rsidR="007C4212" w:rsidRPr="002336EB" w:rsidRDefault="00E07D49" w:rsidP="002336EB">
            <w:pPr>
              <w:ind w:leftChars="100" w:left="220"/>
              <w:rPr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#BIN#{Function name}#{Param = Total page num}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#!EOL</w:t>
            </w:r>
            <w:proofErr w:type="gramEnd"/>
            <w:r w:rsidRPr="00BE7A2B" w:rsidDel="00BE7A2B">
              <w:rPr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194A316F" w14:textId="4E5726D8" w:rsidR="00274B40" w:rsidRDefault="00274B40" w:rsidP="002336EB">
      <w:pPr>
        <w:widowControl w:val="0"/>
        <w:spacing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0285AC74" w14:textId="77777777" w:rsidR="00274B40" w:rsidRDefault="00274B40" w:rsidP="00274B40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  <w:r>
        <w:rPr>
          <w:rFonts w:ascii="Calibri" w:hAnsi="Calibri" w:cs="Calibri" w:hint="eastAsia"/>
          <w:noProof/>
          <w:sz w:val="20"/>
          <w:szCs w:val="20"/>
          <w:lang w:val="en-US"/>
        </w:rPr>
        <w:t>첫번째의 경우 첫번째 토큰은 모듈의 이름을 나타낸다.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예로 </w:t>
      </w:r>
      <w:r>
        <w:rPr>
          <w:rFonts w:ascii="Calibri" w:hAnsi="Calibri" w:cs="Calibri"/>
          <w:noProof/>
          <w:sz w:val="20"/>
          <w:szCs w:val="20"/>
          <w:lang w:val="en-US"/>
        </w:rPr>
        <w:t>‘DAC00’, ‘TimeController’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와 같이 </w:t>
      </w:r>
      <w:r>
        <w:rPr>
          <w:rFonts w:ascii="Calibri" w:hAnsi="Calibri" w:cs="Calibri"/>
          <w:noProof/>
          <w:sz w:val="20"/>
          <w:szCs w:val="20"/>
          <w:lang w:val="en-US"/>
        </w:rPr>
        <w:t>PL side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에 구현된 모듈의 이름을 나타낸다.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두번째 토큰의 경우 해당 모듈에서 실행할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작업,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그리고 세번째 토큰의 경우 해당 작업을 수행할 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timestamp,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그리고 그 다음은 해당 작업에 필요한 부가적인 </w:t>
      </w:r>
      <w:r>
        <w:rPr>
          <w:rFonts w:ascii="Calibri" w:hAnsi="Calibri" w:cs="Calibri"/>
          <w:noProof/>
          <w:sz w:val="20"/>
          <w:szCs w:val="20"/>
          <w:lang w:val="en-US"/>
        </w:rPr>
        <w:t>parameter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를 포함하고 있다.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예를 들어 </w:t>
      </w:r>
      <w:r w:rsidRPr="002336EB">
        <w:rPr>
          <w:rFonts w:ascii="Consolas" w:eastAsia="맑은 고딕" w:hAnsi="Consolas" w:cs="맑은 고딕"/>
          <w:sz w:val="20"/>
          <w:szCs w:val="20"/>
          <w:lang w:val="en-US"/>
        </w:rPr>
        <w:t>‘</w:t>
      </w:r>
      <w:r w:rsidRPr="00B519CD">
        <w:rPr>
          <w:rFonts w:ascii="Lucida Console" w:hAnsi="Lucida Console" w:cs="Lucida Console"/>
          <w:sz w:val="20"/>
          <w:szCs w:val="20"/>
          <w:lang w:val="en-US"/>
        </w:rPr>
        <w:t>#DAC00#write_fifo#10#0x11011</w:t>
      </w:r>
      <w:proofErr w:type="gramStart"/>
      <w:r w:rsidRPr="00B519CD">
        <w:rPr>
          <w:rFonts w:ascii="Lucida Console" w:hAnsi="Lucida Console" w:cs="Lucida Console"/>
          <w:sz w:val="20"/>
          <w:szCs w:val="20"/>
          <w:lang w:val="en-US"/>
        </w:rPr>
        <w:t>#!EOL</w:t>
      </w:r>
      <w:proofErr w:type="gramEnd"/>
      <w:r w:rsidRPr="002336EB">
        <w:rPr>
          <w:rFonts w:ascii="Consolas" w:eastAsia="맑은 고딕" w:hAnsi="Consolas" w:cs="맑은 고딕"/>
          <w:sz w:val="20"/>
          <w:szCs w:val="20"/>
          <w:lang w:val="en-US"/>
        </w:rPr>
        <w:t>’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의 경우 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DAC00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모듈에 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10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c</w:t>
      </w:r>
      <w:r>
        <w:rPr>
          <w:rFonts w:ascii="Calibri" w:hAnsi="Calibri" w:cs="Calibri"/>
          <w:noProof/>
          <w:sz w:val="20"/>
          <w:szCs w:val="20"/>
          <w:lang w:val="en-US"/>
        </w:rPr>
        <w:t>ycle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에 </w:t>
      </w:r>
      <w:r w:rsidRPr="00B519CD">
        <w:rPr>
          <w:rFonts w:ascii="Lucida Console" w:hAnsi="Lucida Console" w:cs="Lucida Console"/>
          <w:sz w:val="20"/>
          <w:szCs w:val="20"/>
          <w:lang w:val="en-US"/>
        </w:rPr>
        <w:t>0x11011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의 o</w:t>
      </w:r>
      <w:r>
        <w:rPr>
          <w:rFonts w:ascii="Calibri" w:hAnsi="Calibri" w:cs="Calibri"/>
          <w:noProof/>
          <w:sz w:val="20"/>
          <w:szCs w:val="20"/>
          <w:lang w:val="en-US"/>
        </w:rPr>
        <w:t>utput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을 출력하도록 </w:t>
      </w:r>
      <w:r>
        <w:rPr>
          <w:rFonts w:ascii="Calibri" w:hAnsi="Calibri" w:cs="Calibri"/>
          <w:noProof/>
          <w:sz w:val="20"/>
          <w:szCs w:val="20"/>
          <w:lang w:val="en-US"/>
        </w:rPr>
        <w:t>FIFO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에 입력하는 것이다.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하지만 해당 명령어의 경우 </w:t>
      </w:r>
      <w:r>
        <w:rPr>
          <w:rFonts w:ascii="Calibri" w:hAnsi="Calibri" w:cs="Calibri"/>
          <w:noProof/>
          <w:sz w:val="20"/>
          <w:szCs w:val="20"/>
          <w:lang w:val="en-US"/>
        </w:rPr>
        <w:t>PL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의 구조가 지속적으로 변화함에 따라 사용하지 않으며 대부분의 명령어는 컴파일한 </w:t>
      </w:r>
      <w:r>
        <w:rPr>
          <w:rFonts w:ascii="Calibri" w:hAnsi="Calibri" w:cs="Calibri"/>
          <w:noProof/>
          <w:sz w:val="20"/>
          <w:szCs w:val="20"/>
          <w:lang w:val="en-US"/>
        </w:rPr>
        <w:t>ELF binary code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에 포함되어 있다.</w:t>
      </w:r>
    </w:p>
    <w:p w14:paraId="5D35A219" w14:textId="77777777" w:rsidR="00274B40" w:rsidRDefault="00274B40" w:rsidP="00274B40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</w:p>
    <w:p w14:paraId="6D988F9E" w14:textId="0679B9EF" w:rsidR="00274B40" w:rsidRDefault="00274B40" w:rsidP="00274B40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두번째는 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PL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s</w:t>
      </w:r>
      <w:r>
        <w:rPr>
          <w:rFonts w:ascii="Calibri" w:hAnsi="Calibri" w:cs="Calibri"/>
          <w:noProof/>
          <w:sz w:val="20"/>
          <w:szCs w:val="20"/>
          <w:lang w:val="en-US"/>
        </w:rPr>
        <w:t>ide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에서 처리하는 작업이 아닌 주로 </w:t>
      </w:r>
      <w:r>
        <w:rPr>
          <w:rFonts w:ascii="Calibri" w:hAnsi="Calibri" w:cs="Calibri"/>
          <w:noProof/>
          <w:sz w:val="20"/>
          <w:szCs w:val="20"/>
          <w:lang w:val="en-US"/>
        </w:rPr>
        <w:t>CPU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에서 처리하는 작업을 전송할 때 사용하는 </w:t>
      </w:r>
      <w:r>
        <w:rPr>
          <w:rFonts w:ascii="Calibri" w:hAnsi="Calibri" w:cs="Calibri"/>
          <w:noProof/>
          <w:sz w:val="20"/>
          <w:szCs w:val="20"/>
          <w:lang w:val="en-US"/>
        </w:rPr>
        <w:t>command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이다.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예를 들어 </w:t>
      </w:r>
      <w:r>
        <w:rPr>
          <w:rFonts w:ascii="Calibri" w:hAnsi="Calibri" w:cs="Calibri"/>
          <w:noProof/>
          <w:sz w:val="20"/>
          <w:szCs w:val="20"/>
          <w:lang w:val="en-US"/>
        </w:rPr>
        <w:t>“</w:t>
      </w:r>
      <w:r w:rsidRPr="00B519CD">
        <w:rPr>
          <w:rFonts w:ascii="Lucida Console" w:hAnsi="Lucida Console" w:cs="Lucida Console"/>
          <w:sz w:val="20"/>
          <w:szCs w:val="20"/>
          <w:lang w:val="en-US"/>
        </w:rPr>
        <w:t>#CPU#</w:t>
      </w:r>
      <w:r w:rsidR="00FA6917" w:rsidRPr="00B519CD">
        <w:rPr>
          <w:rFonts w:ascii="Lucida Console" w:hAnsi="Lucida Console" w:cs="Lucida Console"/>
          <w:sz w:val="20"/>
          <w:szCs w:val="20"/>
          <w:lang w:val="en-US"/>
        </w:rPr>
        <w:t>set_clock#4000000</w:t>
      </w:r>
      <w:proofErr w:type="gramStart"/>
      <w:r w:rsidR="00FA6917" w:rsidRPr="00B519CD">
        <w:rPr>
          <w:rFonts w:ascii="Lucida Console" w:hAnsi="Lucida Console" w:cs="Lucida Console"/>
          <w:sz w:val="20"/>
          <w:szCs w:val="20"/>
          <w:lang w:val="en-US"/>
        </w:rPr>
        <w:t>#!EOL</w:t>
      </w:r>
      <w:proofErr w:type="gramEnd"/>
      <w:r>
        <w:rPr>
          <w:rFonts w:ascii="Calibri" w:hAnsi="Calibri" w:cs="Calibri"/>
          <w:noProof/>
          <w:sz w:val="20"/>
          <w:szCs w:val="20"/>
          <w:lang w:val="en-US"/>
        </w:rPr>
        <w:t>”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의 경우 R</w:t>
      </w:r>
      <w:r w:rsidR="00FA6917">
        <w:rPr>
          <w:rFonts w:ascii="Calibri" w:hAnsi="Calibri" w:cs="Calibri"/>
          <w:noProof/>
          <w:sz w:val="20"/>
          <w:szCs w:val="20"/>
          <w:lang w:val="en-US"/>
        </w:rPr>
        <w:t xml:space="preserve">F 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c</w:t>
      </w:r>
      <w:r w:rsidR="00FA6917">
        <w:rPr>
          <w:rFonts w:ascii="Calibri" w:hAnsi="Calibri" w:cs="Calibri"/>
          <w:noProof/>
          <w:sz w:val="20"/>
          <w:szCs w:val="20"/>
          <w:lang w:val="en-US"/>
        </w:rPr>
        <w:t>lock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 xml:space="preserve">을 </w:t>
      </w:r>
      <w:r w:rsidR="00FA6917">
        <w:rPr>
          <w:rFonts w:ascii="Calibri" w:hAnsi="Calibri" w:cs="Calibri"/>
          <w:noProof/>
          <w:sz w:val="20"/>
          <w:szCs w:val="20"/>
          <w:lang w:val="en-US"/>
        </w:rPr>
        <w:t>4GHz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로 지정한다.</w:t>
      </w:r>
      <w:r w:rsidR="00FA6917"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 xml:space="preserve">해당 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>명령어에 해당하는 코드들은 아래에</w:t>
      </w:r>
      <w:r w:rsidR="0014423E"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>정리되어 있다.</w:t>
      </w:r>
    </w:p>
    <w:p w14:paraId="06DEB389" w14:textId="77777777" w:rsidR="005B1B1B" w:rsidRDefault="005B1B1B" w:rsidP="00274B40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C4212" w14:paraId="4B7F5B6E" w14:textId="77777777" w:rsidTr="007C4212">
        <w:tc>
          <w:tcPr>
            <w:tcW w:w="9019" w:type="dxa"/>
          </w:tcPr>
          <w:p w14:paraId="6139BB94" w14:textId="77777777" w:rsidR="00E36B6D" w:rsidRPr="00B519CD" w:rsidRDefault="00E36B6D" w:rsidP="00E36B6D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CPU#set_clock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#{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clock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frequency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}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#!EOL</w:t>
            </w:r>
            <w:proofErr w:type="gramEnd"/>
          </w:p>
          <w:p w14:paraId="7EDE0C68" w14:textId="77777777" w:rsidR="00E36B6D" w:rsidRPr="00F51EBD" w:rsidRDefault="00E36B6D" w:rsidP="00E36B6D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278EE459" w14:textId="3CB8E314" w:rsidR="00E36B6D" w:rsidRDefault="00E36B6D" w:rsidP="00E36B6D">
            <w:pPr>
              <w:widowControl w:val="0"/>
              <w:ind w:leftChars="100" w:left="220" w:firstLineChars="50" w:firstLine="100"/>
              <w:jc w:val="both"/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클락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 주파수를 지정하는 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command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이다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.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 w:rsidR="000179A1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{clock frequency</w:t>
            </w:r>
            <w:proofErr w:type="gramStart"/>
            <w:r w:rsidR="000179A1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}</w:t>
            </w:r>
            <w:r w:rsidR="00BB4C2E"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에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 원하는 주파수를 입력하면 된다.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단,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clock_config.c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의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XClockingLmx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ClockingLmx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[MAX_FREQ]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배열에 선언되어 있는 주파수만이 가능함에 유의한다.</w:t>
            </w:r>
          </w:p>
          <w:p w14:paraId="2FDAF9D5" w14:textId="77777777" w:rsidR="00E36B6D" w:rsidRPr="003D7A4A" w:rsidRDefault="00E36B6D" w:rsidP="00E36B6D">
            <w:pPr>
              <w:widowControl w:val="0"/>
              <w:ind w:firstLine="195"/>
              <w:jc w:val="both"/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</w:p>
          <w:p w14:paraId="7EAF2F80" w14:textId="77777777" w:rsidR="00E36B6D" w:rsidRPr="00B519CD" w:rsidRDefault="00E36B6D" w:rsidP="00E36B6D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CPU#read_sampling_freq</w:t>
            </w:r>
            <w:proofErr w:type="spellEnd"/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#!EOL</w:t>
            </w:r>
            <w:proofErr w:type="gramEnd"/>
          </w:p>
          <w:p w14:paraId="21BE3A83" w14:textId="77777777" w:rsidR="00E36B6D" w:rsidRPr="00F51EBD" w:rsidRDefault="00E36B6D" w:rsidP="00E36B6D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27538E1B" w14:textId="079BE440" w:rsidR="007C4212" w:rsidRPr="002336EB" w:rsidRDefault="00E36B6D" w:rsidP="002336EB">
            <w:pPr>
              <w:widowControl w:val="0"/>
              <w:ind w:leftChars="100" w:left="220" w:firstLineChars="50" w:firstLine="100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설정된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RF sampling frequency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를 읽은 뒤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UART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통신을 통해 출력한다.</w:t>
            </w:r>
          </w:p>
        </w:tc>
      </w:tr>
    </w:tbl>
    <w:p w14:paraId="4303D7AF" w14:textId="77777777" w:rsidR="00193AF6" w:rsidRDefault="00193AF6" w:rsidP="002336EB">
      <w:pPr>
        <w:widowControl w:val="0"/>
        <w:spacing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4DBA04B2" w14:textId="02429C1E" w:rsidR="00193AF6" w:rsidRDefault="00193AF6" w:rsidP="00193AF6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 xml:space="preserve">세번째는 </w:t>
      </w:r>
      <w:r>
        <w:rPr>
          <w:rFonts w:ascii="Calibri" w:hAnsi="Calibri" w:cs="Calibri"/>
          <w:sz w:val="20"/>
          <w:szCs w:val="20"/>
          <w:lang w:val="en-US"/>
        </w:rPr>
        <w:t>ELF</w:t>
      </w:r>
      <w:r>
        <w:rPr>
          <w:rFonts w:ascii="Calibri" w:hAnsi="Calibri" w:cs="Calibri" w:hint="eastAsia"/>
          <w:sz w:val="20"/>
          <w:szCs w:val="20"/>
          <w:lang w:val="en-US"/>
        </w:rPr>
        <w:t>파일을 저장,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실행하는 작업을 하는</w:t>
      </w:r>
      <w:r w:rsidR="00A0039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0039B">
        <w:rPr>
          <w:rFonts w:ascii="Calibri" w:hAnsi="Calibri" w:cs="Calibri" w:hint="eastAsia"/>
          <w:sz w:val="20"/>
          <w:szCs w:val="20"/>
          <w:lang w:val="en-US"/>
        </w:rPr>
        <w:t>명령어이다.</w:t>
      </w:r>
      <w:r w:rsidR="00A0039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>각각의 명령어는 아래에 정리되어 있</w:t>
      </w:r>
      <w:r w:rsidR="00C857E0">
        <w:rPr>
          <w:rFonts w:ascii="Calibri" w:hAnsi="Calibri" w:cs="Calibri" w:hint="eastAsia"/>
          <w:sz w:val="20"/>
          <w:szCs w:val="20"/>
          <w:lang w:val="en-US"/>
        </w:rPr>
        <w:t>다.</w:t>
      </w:r>
    </w:p>
    <w:p w14:paraId="506BD1C9" w14:textId="77777777" w:rsidR="00DF3034" w:rsidRDefault="00DF3034" w:rsidP="00193AF6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C4212" w14:paraId="040A1A28" w14:textId="77777777" w:rsidTr="007C4212">
        <w:tc>
          <w:tcPr>
            <w:tcW w:w="9019" w:type="dxa"/>
          </w:tcPr>
          <w:p w14:paraId="1E74C6EE" w14:textId="77777777" w:rsidR="00052A81" w:rsidRPr="00B519CD" w:rsidRDefault="00746FC5" w:rsidP="00746FC5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#BIN#save_binary#{entry_point}#{stack_start}#{stack_end}#{heap_start}</w:t>
            </w:r>
          </w:p>
          <w:p w14:paraId="3834C6A8" w14:textId="62E24B6F" w:rsidR="00746FC5" w:rsidRPr="00B519CD" w:rsidRDefault="00746FC5" w:rsidP="00746FC5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#{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heap_end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} #{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length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of 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data_packets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}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#!EOL</w:t>
            </w:r>
            <w:proofErr w:type="gramEnd"/>
          </w:p>
          <w:p w14:paraId="5BB5E4C2" w14:textId="77777777" w:rsidR="00746FC5" w:rsidRPr="003D7A4A" w:rsidRDefault="00746FC5" w:rsidP="00746FC5">
            <w:pPr>
              <w:widowControl w:val="0"/>
              <w:jc w:val="both"/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</w:p>
          <w:p w14:paraId="6C15DC7C" w14:textId="63EB469A" w:rsidR="00746FC5" w:rsidRDefault="00746FC5" w:rsidP="00746FC5">
            <w:pPr>
              <w:widowControl w:val="0"/>
              <w:ind w:leftChars="100" w:left="220" w:firstLineChars="50" w:firstLine="100"/>
              <w:jc w:val="both"/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E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LF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파일의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binary code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를 D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RAM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에 저장하는 명령어이다.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해당 명령어를 입력한 이후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binary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lastRenderedPageBreak/>
              <w:t>mode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가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1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로 바뀐 후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#0x16#0x72…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#!EOL</w:t>
            </w:r>
            <w:proofErr w:type="gramEnd"/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형태의 데이터를 </w:t>
            </w:r>
            <w:r w:rsidR="003B616A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{</w:t>
            </w:r>
            <w:proofErr w:type="spellStart"/>
            <w:r w:rsidR="003B616A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ength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of 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data_packets</w:t>
            </w:r>
            <w:proofErr w:type="spellEnd"/>
            <w:r w:rsidR="003B616A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}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만큼 전송한다.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모든 데이터가 전송된 이후에는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binary mode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가 다시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0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으로 초기화 된다.</w:t>
            </w:r>
          </w:p>
          <w:p w14:paraId="1DB88479" w14:textId="77777777" w:rsidR="00746FC5" w:rsidRPr="003D7A4A" w:rsidRDefault="00746FC5" w:rsidP="00746FC5">
            <w:pPr>
              <w:widowControl w:val="0"/>
              <w:ind w:firstLine="195"/>
              <w:jc w:val="both"/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</w:p>
          <w:p w14:paraId="4ABEE083" w14:textId="77777777" w:rsidR="00746FC5" w:rsidRPr="00B519CD" w:rsidRDefault="00746FC5" w:rsidP="00746FC5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BIN#run_binary</w:t>
            </w:r>
            <w:proofErr w:type="spellEnd"/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#!EOL</w:t>
            </w:r>
            <w:proofErr w:type="gramEnd"/>
          </w:p>
          <w:p w14:paraId="17B7D12B" w14:textId="77777777" w:rsidR="00746FC5" w:rsidRPr="00F51EBD" w:rsidRDefault="00746FC5" w:rsidP="00746FC5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01E00E5B" w14:textId="69A61125" w:rsidR="00746FC5" w:rsidRPr="00644F11" w:rsidRDefault="00746FC5" w:rsidP="00746FC5">
            <w:pPr>
              <w:widowControl w:val="0"/>
              <w:ind w:leftChars="100" w:left="220" w:firstLineChars="50" w:firstLine="100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D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RAM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에 저장되어 있는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ELF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파일로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jump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하여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ELF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파일을 실행한다.</w:t>
            </w:r>
          </w:p>
          <w:p w14:paraId="2D21C833" w14:textId="77777777" w:rsidR="007C4212" w:rsidRDefault="007C4212" w:rsidP="00193AF6">
            <w:pPr>
              <w:widowControl w:val="0"/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</w:tr>
    </w:tbl>
    <w:p w14:paraId="2D6A2C66" w14:textId="0604D3EB" w:rsidR="004676AB" w:rsidRDefault="004676AB" w:rsidP="002336EB">
      <w:pPr>
        <w:widowControl w:val="0"/>
        <w:spacing w:line="240" w:lineRule="auto"/>
        <w:rPr>
          <w:rFonts w:ascii="Calibri" w:hAnsi="Calibri" w:cs="Calibri"/>
          <w:sz w:val="20"/>
          <w:szCs w:val="20"/>
          <w:lang w:val="en-US"/>
        </w:rPr>
      </w:pPr>
    </w:p>
    <w:p w14:paraId="6B4829F6" w14:textId="28A8E962" w:rsidR="001E2205" w:rsidRPr="00F51EBD" w:rsidRDefault="0091185E" w:rsidP="001E2205">
      <w:pPr>
        <w:pStyle w:val="1"/>
        <w:rPr>
          <w:sz w:val="28"/>
          <w:szCs w:val="28"/>
          <w:lang w:val="en-US"/>
        </w:rPr>
      </w:pPr>
      <w:bookmarkStart w:id="29" w:name="_Toc156060255"/>
      <w:r>
        <w:rPr>
          <w:rFonts w:hint="eastAsia"/>
          <w:sz w:val="28"/>
          <w:szCs w:val="28"/>
          <w:lang w:val="en-US"/>
        </w:rPr>
        <w:t>4.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Experiment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Software</w:t>
      </w:r>
      <w:bookmarkEnd w:id="29"/>
    </w:p>
    <w:p w14:paraId="50ECFD5C" w14:textId="0D3D7680" w:rsidR="00EB75B5" w:rsidRDefault="001E2205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30" w:name="_Toc156060256"/>
      <w:r>
        <w:rPr>
          <w:rFonts w:hint="eastAsia"/>
          <w:sz w:val="26"/>
          <w:szCs w:val="26"/>
          <w:lang w:val="en-US"/>
        </w:rPr>
        <w:t>4</w:t>
      </w:r>
      <w:r w:rsidRPr="00F51EBD">
        <w:rPr>
          <w:sz w:val="26"/>
          <w:szCs w:val="26"/>
          <w:lang w:val="en-US"/>
        </w:rPr>
        <w:t>.</w:t>
      </w:r>
      <w:proofErr w:type="gramStart"/>
      <w:r>
        <w:rPr>
          <w:rFonts w:hint="eastAsia"/>
          <w:sz w:val="26"/>
          <w:szCs w:val="26"/>
          <w:lang w:val="en-US"/>
        </w:rPr>
        <w:t>1.</w:t>
      </w:r>
      <w:r w:rsidR="00CE6F98">
        <w:rPr>
          <w:rFonts w:hint="eastAsia"/>
          <w:sz w:val="26"/>
          <w:szCs w:val="26"/>
          <w:lang w:val="en-US"/>
        </w:rPr>
        <w:t>Compiler</w:t>
      </w:r>
      <w:bookmarkEnd w:id="30"/>
      <w:proofErr w:type="gramEnd"/>
    </w:p>
    <w:p w14:paraId="09F7CC6B" w14:textId="11675CE6" w:rsidR="00EE2D78" w:rsidRDefault="00BB4193" w:rsidP="00BB4193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 xml:space="preserve">Sequencer같은 경우 어셈블리어를 통해 </w:t>
      </w:r>
      <w:proofErr w:type="spellStart"/>
      <w:r>
        <w:rPr>
          <w:rFonts w:ascii="Calibri" w:hAnsi="Calibri" w:cs="Calibri" w:hint="eastAsia"/>
          <w:sz w:val="20"/>
          <w:szCs w:val="20"/>
          <w:lang w:val="en-US"/>
        </w:rPr>
        <w:t>CPU에서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구동할 </w:t>
      </w:r>
      <w:proofErr w:type="spellStart"/>
      <w:r>
        <w:rPr>
          <w:rFonts w:ascii="Calibri" w:hAnsi="Calibri" w:cs="Calibri" w:hint="eastAsia"/>
          <w:sz w:val="20"/>
          <w:szCs w:val="20"/>
          <w:lang w:val="en-US"/>
        </w:rPr>
        <w:t>명령어을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UART 통신을 통해 직접 입력하는 방식을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사용하였다. 하지만 </w:t>
      </w:r>
      <w:proofErr w:type="spellStart"/>
      <w:r w:rsidRPr="002336EB">
        <w:rPr>
          <w:rFonts w:ascii="Calibri" w:hAnsi="Calibri" w:cs="Calibri" w:hint="eastAsia"/>
          <w:sz w:val="20"/>
          <w:szCs w:val="20"/>
          <w:lang w:val="en-US"/>
        </w:rPr>
        <w:t>RFSoC의</w:t>
      </w:r>
      <w:proofErr w:type="spellEnd"/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경우 C 언어로 작성된 코드가 </w:t>
      </w:r>
      <w:proofErr w:type="spellStart"/>
      <w:r w:rsidRPr="002336EB">
        <w:rPr>
          <w:rFonts w:ascii="Calibri" w:hAnsi="Calibri" w:cs="Calibri" w:hint="eastAsia"/>
          <w:sz w:val="20"/>
          <w:szCs w:val="20"/>
          <w:lang w:val="en-US"/>
        </w:rPr>
        <w:t>CPU에서</w:t>
      </w:r>
      <w:proofErr w:type="spellEnd"/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Pr="002336EB">
        <w:rPr>
          <w:rFonts w:ascii="Calibri" w:hAnsi="Calibri" w:cs="Calibri" w:hint="eastAsia"/>
          <w:sz w:val="20"/>
          <w:szCs w:val="20"/>
          <w:lang w:val="en-US"/>
        </w:rPr>
        <w:t>run하면서</w:t>
      </w:r>
      <w:proofErr w:type="spellEnd"/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Pr="002336EB">
        <w:rPr>
          <w:rFonts w:ascii="Calibri" w:hAnsi="Calibri" w:cs="Calibri" w:hint="eastAsia"/>
          <w:sz w:val="20"/>
          <w:szCs w:val="20"/>
          <w:lang w:val="en-US"/>
        </w:rPr>
        <w:t>realtime으로</w:t>
      </w:r>
      <w:proofErr w:type="spellEnd"/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Pr="002336EB">
        <w:rPr>
          <w:rFonts w:ascii="Calibri" w:hAnsi="Calibri" w:cs="Calibri" w:hint="eastAsia"/>
          <w:sz w:val="20"/>
          <w:szCs w:val="20"/>
          <w:lang w:val="en-US"/>
        </w:rPr>
        <w:t>FIFO로</w:t>
      </w:r>
      <w:proofErr w:type="spellEnd"/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Pr="002336EB">
        <w:rPr>
          <w:rFonts w:ascii="Calibri" w:hAnsi="Calibri" w:cs="Calibri" w:hint="eastAsia"/>
          <w:sz w:val="20"/>
          <w:szCs w:val="20"/>
          <w:lang w:val="en-US"/>
        </w:rPr>
        <w:t>instruction을</w:t>
      </w:r>
      <w:proofErr w:type="spellEnd"/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Pr="002336EB">
        <w:rPr>
          <w:rFonts w:ascii="Calibri" w:hAnsi="Calibri" w:cs="Calibri" w:hint="eastAsia"/>
          <w:sz w:val="20"/>
          <w:szCs w:val="20"/>
          <w:lang w:val="en-US"/>
        </w:rPr>
        <w:t>output하는</w:t>
      </w:r>
      <w:proofErr w:type="spellEnd"/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방식이다.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 xml:space="preserve"> 작성된 C Code는 GNU 컴파일러를 이용해 컴파일하게 된다.</w:t>
      </w:r>
    </w:p>
    <w:p w14:paraId="45638B31" w14:textId="16DFB404" w:rsidR="007F6608" w:rsidRDefault="007F6608" w:rsidP="00BB4193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</w:p>
    <w:p w14:paraId="68550218" w14:textId="616B0B37" w:rsidR="000D5E74" w:rsidRDefault="007F6608" w:rsidP="000D5E74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 xml:space="preserve">컴파일러는 </w:t>
      </w:r>
      <w:proofErr w:type="spellStart"/>
      <w:r w:rsidRPr="00B519CD">
        <w:rPr>
          <w:rFonts w:ascii="Lucida Console" w:hAnsi="Lucida Console" w:cs="Lucida Console"/>
          <w:sz w:val="20"/>
          <w:szCs w:val="20"/>
          <w:lang w:val="en-US"/>
        </w:rPr>
        <w:t>Vivado_prj_manager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프로젝트</w:t>
      </w:r>
      <w:r w:rsidR="00673E4E">
        <w:rPr>
          <w:rStyle w:val="ab"/>
          <w:rFonts w:ascii="Calibri" w:hAnsi="Calibri" w:cs="Calibri"/>
          <w:sz w:val="20"/>
          <w:szCs w:val="20"/>
          <w:lang w:val="en-US"/>
        </w:rPr>
        <w:footnoteReference w:id="9"/>
      </w:r>
      <w:r w:rsidRPr="00B519CD">
        <w:rPr>
          <w:rFonts w:ascii="Lucida Console" w:hAnsi="Lucida Console" w:cs="Lucida Console" w:hint="eastAsia"/>
          <w:sz w:val="20"/>
          <w:szCs w:val="20"/>
          <w:lang w:val="en-US"/>
        </w:rPr>
        <w:t xml:space="preserve">에서 </w:t>
      </w:r>
      <w:proofErr w:type="spellStart"/>
      <w:r w:rsidR="007009BA" w:rsidRPr="00B519CD">
        <w:rPr>
          <w:rFonts w:ascii="Lucida Console" w:hAnsi="Lucida Console" w:cs="Lucida Console"/>
          <w:sz w:val="20"/>
          <w:szCs w:val="20"/>
          <w:lang w:val="en-US"/>
        </w:rPr>
        <w:t>Compiler</w:t>
      </w:r>
      <w:proofErr w:type="spellEnd"/>
      <w:r w:rsidR="007009BA" w:rsidRPr="00B519CD">
        <w:rPr>
          <w:rFonts w:ascii="Lucida Console" w:hAnsi="Lucida Console" w:cs="Lucida Console"/>
          <w:sz w:val="20"/>
          <w:szCs w:val="20"/>
          <w:lang w:val="en-US"/>
        </w:rPr>
        <w:t>\</w:t>
      </w:r>
      <w:proofErr w:type="spellStart"/>
      <w:r w:rsidR="007009BA" w:rsidRPr="00B519CD">
        <w:rPr>
          <w:rFonts w:ascii="Lucida Console" w:hAnsi="Lucida Console" w:cs="Lucida Console"/>
          <w:sz w:val="20"/>
          <w:szCs w:val="20"/>
          <w:lang w:val="en-US"/>
        </w:rPr>
        <w:t>PythonCode</w:t>
      </w:r>
      <w:proofErr w:type="spellEnd"/>
      <w:r w:rsidR="007009BA">
        <w:rPr>
          <w:rFonts w:ascii="Calibri" w:hAnsi="Calibri" w:cs="Calibri" w:hint="eastAsia"/>
          <w:sz w:val="20"/>
          <w:szCs w:val="20"/>
          <w:lang w:val="en-US"/>
        </w:rPr>
        <w:t xml:space="preserve"> 디렉토리</w:t>
      </w:r>
      <w:r w:rsidR="00472633">
        <w:rPr>
          <w:rFonts w:ascii="Calibri" w:hAnsi="Calibri" w:cs="Calibri" w:hint="eastAsia"/>
          <w:sz w:val="20"/>
          <w:szCs w:val="20"/>
          <w:lang w:val="en-US"/>
        </w:rPr>
        <w:t xml:space="preserve">의 </w:t>
      </w:r>
      <w:r w:rsidR="00B72F05" w:rsidRPr="00B519CD">
        <w:rPr>
          <w:rFonts w:ascii="Lucida Console" w:hAnsi="Lucida Console" w:cs="Lucida Console"/>
          <w:sz w:val="20"/>
          <w:szCs w:val="20"/>
          <w:lang w:val="en-US"/>
        </w:rPr>
        <w:t>C_compiler</w:t>
      </w:r>
      <w:r w:rsidR="00B72F05" w:rsidRPr="00B519CD">
        <w:rPr>
          <w:rFonts w:ascii="Lucida Console" w:hAnsi="Lucida Console" w:cs="Lucida Console" w:hint="eastAsia"/>
          <w:sz w:val="20"/>
          <w:szCs w:val="20"/>
          <w:lang w:val="en-US"/>
        </w:rPr>
        <w:t>.py</w:t>
      </w:r>
      <w:r w:rsidR="007009BA">
        <w:rPr>
          <w:rFonts w:ascii="Calibri" w:hAnsi="Calibri" w:cs="Calibri" w:hint="eastAsia"/>
          <w:sz w:val="20"/>
          <w:szCs w:val="20"/>
          <w:lang w:val="en-US"/>
        </w:rPr>
        <w:t>에 존재한다.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해당 </w:t>
      </w:r>
      <w:proofErr w:type="spellStart"/>
      <w:r w:rsidR="00B72F05">
        <w:rPr>
          <w:rFonts w:ascii="Calibri" w:hAnsi="Calibri" w:cs="Calibri" w:hint="eastAsia"/>
          <w:sz w:val="20"/>
          <w:szCs w:val="20"/>
          <w:lang w:val="en-US"/>
        </w:rPr>
        <w:t>파이썬</w:t>
      </w:r>
      <w:proofErr w:type="spellEnd"/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파일이 자동으로 컴파일 스크립트를 만들어 실행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>하여 C 파일들을 모두 컴파일한다.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 xml:space="preserve"> GNU 컴파일러와 기타 필요한 설치파일들은 </w:t>
      </w:r>
      <w:proofErr w:type="spellStart"/>
      <w:r w:rsidR="00D762BD" w:rsidRPr="00B519CD">
        <w:rPr>
          <w:rFonts w:ascii="Lucida Console" w:hAnsi="Lucida Console" w:cs="Lucida Console"/>
          <w:sz w:val="20"/>
          <w:szCs w:val="20"/>
          <w:lang w:val="en-US"/>
        </w:rPr>
        <w:t>Compiler</w:t>
      </w:r>
      <w:proofErr w:type="spellEnd"/>
      <w:r w:rsidR="00D762BD" w:rsidRPr="00B519CD">
        <w:rPr>
          <w:rFonts w:ascii="Lucida Console" w:hAnsi="Lucida Console" w:cs="Lucida Console"/>
          <w:sz w:val="20"/>
          <w:szCs w:val="20"/>
          <w:lang w:val="en-US"/>
        </w:rPr>
        <w:t>\</w:t>
      </w:r>
      <w:proofErr w:type="spellStart"/>
      <w:r w:rsidR="00D762BD" w:rsidRPr="00B519CD">
        <w:rPr>
          <w:rFonts w:ascii="Lucida Console" w:hAnsi="Lucida Console" w:cs="Lucida Console"/>
          <w:sz w:val="20"/>
          <w:szCs w:val="20"/>
          <w:lang w:val="en-US"/>
        </w:rPr>
        <w:t>GNU_Installer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>에</w:t>
      </w:r>
      <w:proofErr w:type="spellEnd"/>
      <w:r w:rsidR="00D762BD">
        <w:rPr>
          <w:rFonts w:ascii="Calibri" w:hAnsi="Calibri" w:cs="Calibri" w:hint="eastAsia"/>
          <w:sz w:val="20"/>
          <w:szCs w:val="20"/>
          <w:lang w:val="en-US"/>
        </w:rPr>
        <w:t xml:space="preserve"> 존재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>하며 해당 파일들을 모두 설치</w:t>
      </w:r>
      <w:r w:rsidR="008D1C39">
        <w:rPr>
          <w:rFonts w:ascii="Calibri" w:hAnsi="Calibri" w:cs="Calibri" w:hint="eastAsia"/>
          <w:sz w:val="20"/>
          <w:szCs w:val="20"/>
          <w:lang w:val="en-US"/>
        </w:rPr>
        <w:t xml:space="preserve">해야 </w:t>
      </w:r>
      <w:r w:rsidR="00370C54" w:rsidRPr="00B519CD">
        <w:rPr>
          <w:rFonts w:ascii="Lucida Console" w:hAnsi="Lucida Console" w:cs="Lucida Console"/>
          <w:sz w:val="20"/>
          <w:szCs w:val="20"/>
          <w:lang w:val="en-US"/>
        </w:rPr>
        <w:t>C_compiler</w:t>
      </w:r>
      <w:r w:rsidR="00370C54" w:rsidRPr="00B519CD">
        <w:rPr>
          <w:rFonts w:ascii="Lucida Console" w:hAnsi="Lucida Console" w:cs="Lucida Console" w:hint="eastAsia"/>
          <w:sz w:val="20"/>
          <w:szCs w:val="20"/>
          <w:lang w:val="en-US"/>
        </w:rPr>
        <w:t>.py</w:t>
      </w:r>
      <w:r w:rsidR="00370C54">
        <w:rPr>
          <w:rFonts w:ascii="Calibri" w:hAnsi="Calibri" w:cs="Calibri" w:hint="eastAsia"/>
          <w:sz w:val="20"/>
          <w:szCs w:val="20"/>
          <w:lang w:val="en-US"/>
        </w:rPr>
        <w:t>이 정상적으로 작동한다.</w:t>
      </w:r>
    </w:p>
    <w:p w14:paraId="0F84B5FE" w14:textId="77777777" w:rsidR="000D5E74" w:rsidRDefault="000D5E74" w:rsidP="000D5E74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</w:p>
    <w:p w14:paraId="783D5B44" w14:textId="77777777" w:rsidR="000D5E74" w:rsidRDefault="000D5E74" w:rsidP="000D5E74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파일 내 주요 함수들은 아래와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2B1FED" w:rsidRPr="002336EB" w14:paraId="5DD96B8E" w14:textId="77777777" w:rsidTr="00DE6863">
        <w:tc>
          <w:tcPr>
            <w:tcW w:w="9019" w:type="dxa"/>
          </w:tcPr>
          <w:p w14:paraId="14957FC8" w14:textId="5B1ED344" w:rsidR="002B1FED" w:rsidRPr="00B519CD" w:rsidRDefault="004139A5" w:rsidP="00DE6863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C_</w:t>
            </w:r>
            <w:r w:rsidR="002B1FED"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Compiler.py</w:t>
            </w:r>
          </w:p>
          <w:p w14:paraId="4653CEC2" w14:textId="77777777" w:rsidR="002B1FED" w:rsidRPr="00F51EBD" w:rsidRDefault="002B1FED" w:rsidP="00DE6863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40A5A77F" w14:textId="1D155A57" w:rsidR="00BC4B3E" w:rsidRPr="00B519CD" w:rsidRDefault="005C69E3" w:rsidP="00DE6863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compileCode</w:t>
            </w:r>
            <w:proofErr w:type="spellEnd"/>
          </w:p>
          <w:p w14:paraId="449B2D7E" w14:textId="77777777" w:rsidR="00F37C63" w:rsidRPr="002336EB" w:rsidRDefault="00F37C63" w:rsidP="00DE6863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38FA50FA" w14:textId="2BD7FCBC" w:rsidR="00042A66" w:rsidRPr="002336EB" w:rsidRDefault="00F83432" w:rsidP="00042A66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C</w:t>
            </w:r>
            <w:r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파일들을 찾은 뒤 Xilinx에서 제공하는 라이브러리와</w:t>
            </w:r>
            <w:r w:rsidR="00911B5C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911B5C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RFSoC</w:t>
            </w:r>
            <w:proofErr w:type="spellEnd"/>
            <w:r w:rsidR="00911B5C"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911B5C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Driver</w:t>
            </w:r>
            <w:r w:rsidR="00CF43A5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와</w:t>
            </w:r>
            <w:proofErr w:type="spellEnd"/>
            <w:r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함께 </w:t>
            </w:r>
            <w:proofErr w:type="spellStart"/>
            <w:r w:rsidR="00321BF1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ELF파일로</w:t>
            </w:r>
            <w:proofErr w:type="spellEnd"/>
            <w:r w:rsidR="00321BF1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  <w:r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컴파일한다.</w:t>
            </w:r>
            <w:r w:rsidR="005A5AA8"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5A5AA8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컴파일 과정에서 자동으로 라이브러리를 함께 컴파일하게 되므로 실험 코드를 작성할 때 수동으로 </w:t>
            </w:r>
            <w:proofErr w:type="spellStart"/>
            <w:r w:rsidR="005A5AA8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Xilinx</w:t>
            </w:r>
            <w:proofErr w:type="spellEnd"/>
            <w:r w:rsidR="005A5AA8"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5A5AA8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라이브러리 파일들이나 </w:t>
            </w:r>
            <w:proofErr w:type="spellStart"/>
            <w:r w:rsidR="005A5AA8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RFSoC</w:t>
            </w:r>
            <w:proofErr w:type="spellEnd"/>
            <w:r w:rsidR="005A5AA8"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5A5AA8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Driver들을</w:t>
            </w:r>
            <w:proofErr w:type="spellEnd"/>
            <w:r w:rsidR="005A5AA8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포함할 필요가 없다.</w:t>
            </w:r>
          </w:p>
          <w:p w14:paraId="173095B3" w14:textId="77777777" w:rsidR="00042A66" w:rsidRPr="002062B0" w:rsidRDefault="00042A66" w:rsidP="00042A66">
            <w:pPr>
              <w:widowControl w:val="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3DEBB48B" w14:textId="77777777" w:rsidR="00042A66" w:rsidRPr="00F51EBD" w:rsidRDefault="00042A66" w:rsidP="00042A66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1679FB09" w14:textId="573786FB" w:rsidR="00042A66" w:rsidRPr="00B519CD" w:rsidRDefault="00042A66" w:rsidP="00042A66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createTCPpacket</w:t>
            </w:r>
            <w:proofErr w:type="spellEnd"/>
          </w:p>
          <w:p w14:paraId="29FB998C" w14:textId="77777777" w:rsidR="00F37C63" w:rsidRPr="002062B0" w:rsidRDefault="00F37C63" w:rsidP="00042A66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062F40E6" w14:textId="1D4B54B8" w:rsidR="002B1FED" w:rsidRPr="002336EB" w:rsidRDefault="008C173E" w:rsidP="002336EB">
            <w:pPr>
              <w:widowControl w:val="0"/>
              <w:ind w:leftChars="100" w:left="220" w:firstLineChars="150" w:firstLine="270"/>
              <w:jc w:val="both"/>
              <w:rPr>
                <w:sz w:val="18"/>
                <w:szCs w:val="18"/>
                <w:lang w:val="en-US"/>
              </w:rPr>
            </w:pPr>
            <w:proofErr w:type="spellStart"/>
            <w:r w:rsidRPr="002336EB">
              <w:rPr>
                <w:rFonts w:hint="eastAsia"/>
                <w:sz w:val="18"/>
                <w:szCs w:val="18"/>
                <w:lang w:val="en-US"/>
              </w:rPr>
              <w:t>컴파일된</w:t>
            </w:r>
            <w:proofErr w:type="spellEnd"/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336EB">
              <w:rPr>
                <w:rFonts w:hint="eastAsia"/>
                <w:sz w:val="18"/>
                <w:szCs w:val="18"/>
                <w:lang w:val="en-US"/>
              </w:rPr>
              <w:t>ELF파일을</w:t>
            </w:r>
            <w:proofErr w:type="spellEnd"/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336EB">
              <w:rPr>
                <w:rFonts w:hint="eastAsia"/>
                <w:sz w:val="18"/>
                <w:szCs w:val="18"/>
                <w:lang w:val="en-US"/>
              </w:rPr>
              <w:t>RFSoC에</w:t>
            </w:r>
            <w:proofErr w:type="spellEnd"/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전송할 수 있는 데이터 리스트로 변경한다.</w:t>
            </w:r>
          </w:p>
        </w:tc>
      </w:tr>
    </w:tbl>
    <w:p w14:paraId="29A47ED6" w14:textId="4792E879" w:rsidR="00CE6F98" w:rsidRDefault="00EB75B5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lastRenderedPageBreak/>
        <w:t xml:space="preserve"> </w:t>
      </w:r>
      <w:bookmarkStart w:id="32" w:name="_Toc156060257"/>
      <w:r>
        <w:rPr>
          <w:rFonts w:hint="eastAsia"/>
          <w:sz w:val="26"/>
          <w:szCs w:val="26"/>
          <w:lang w:val="en-US"/>
        </w:rPr>
        <w:t>4</w:t>
      </w:r>
      <w:r w:rsidRPr="00F51EBD">
        <w:rPr>
          <w:sz w:val="26"/>
          <w:szCs w:val="26"/>
          <w:lang w:val="en-US"/>
        </w:rPr>
        <w:t>.</w:t>
      </w:r>
      <w:r w:rsidR="00CE6F98">
        <w:rPr>
          <w:rFonts w:hint="eastAsia"/>
          <w:sz w:val="26"/>
          <w:szCs w:val="26"/>
          <w:lang w:val="en-US"/>
        </w:rPr>
        <w:t>2</w:t>
      </w:r>
      <w:r>
        <w:rPr>
          <w:rFonts w:hint="eastAsia"/>
          <w:sz w:val="26"/>
          <w:szCs w:val="26"/>
          <w:lang w:val="en-US"/>
        </w:rPr>
        <w:t>.</w:t>
      </w:r>
      <w:r w:rsidR="00E0565B">
        <w:rPr>
          <w:rFonts w:hint="eastAsia"/>
          <w:sz w:val="26"/>
          <w:szCs w:val="26"/>
          <w:lang w:val="en-US"/>
        </w:rPr>
        <w:t>PL</w:t>
      </w:r>
      <w:r w:rsidR="00E0565B">
        <w:rPr>
          <w:sz w:val="26"/>
          <w:szCs w:val="26"/>
          <w:lang w:val="en-US"/>
        </w:rPr>
        <w:t xml:space="preserve"> </w:t>
      </w:r>
      <w:r w:rsidR="00E0565B">
        <w:rPr>
          <w:rFonts w:hint="eastAsia"/>
          <w:sz w:val="26"/>
          <w:szCs w:val="26"/>
          <w:lang w:val="en-US"/>
        </w:rPr>
        <w:t>Modules</w:t>
      </w:r>
      <w:bookmarkEnd w:id="32"/>
    </w:p>
    <w:p w14:paraId="3A633E7E" w14:textId="78DFF947" w:rsidR="008329B5" w:rsidRDefault="003A7FBA" w:rsidP="008B5991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PL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모듈들을 드라이버 코드들이 </w:t>
      </w:r>
      <w:proofErr w:type="spellStart"/>
      <w:r w:rsidR="00466EEB" w:rsidRPr="00B519CD">
        <w:rPr>
          <w:rFonts w:ascii="Lucida Console" w:hAnsi="Lucida Console" w:cs="Lucida Console"/>
          <w:sz w:val="20"/>
          <w:szCs w:val="20"/>
          <w:lang w:val="en-US"/>
        </w:rPr>
        <w:t>Vivado_prj_manager</w:t>
      </w:r>
      <w:proofErr w:type="spellEnd"/>
      <w:r w:rsidR="00466EEB" w:rsidRPr="00466E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66EEB">
        <w:rPr>
          <w:rFonts w:ascii="Calibri" w:hAnsi="Calibri" w:cs="Calibri" w:hint="eastAsia"/>
          <w:sz w:val="20"/>
          <w:szCs w:val="20"/>
          <w:lang w:val="en-US"/>
        </w:rPr>
        <w:t xml:space="preserve">디렉토리를 기준으로 </w:t>
      </w:r>
      <w:proofErr w:type="spellStart"/>
      <w:r w:rsidRPr="00B519CD">
        <w:rPr>
          <w:rFonts w:ascii="Lucida Console" w:hAnsi="Lucida Console" w:cs="Lucida Console"/>
          <w:sz w:val="20"/>
          <w:szCs w:val="20"/>
          <w:lang w:val="en-US"/>
        </w:rPr>
        <w:t>Compiler</w:t>
      </w:r>
      <w:proofErr w:type="spellEnd"/>
      <w:r w:rsidRPr="00B519CD">
        <w:rPr>
          <w:rFonts w:ascii="Lucida Console" w:hAnsi="Lucida Console" w:cs="Lucida Console"/>
          <w:sz w:val="20"/>
          <w:szCs w:val="20"/>
          <w:lang w:val="en-US"/>
        </w:rPr>
        <w:t>\</w:t>
      </w:r>
      <w:proofErr w:type="spellStart"/>
      <w:r w:rsidRPr="00B519CD">
        <w:rPr>
          <w:rFonts w:ascii="Lucida Console" w:hAnsi="Lucida Console" w:cs="Lucida Console"/>
          <w:sz w:val="20"/>
          <w:szCs w:val="20"/>
          <w:lang w:val="en-US"/>
        </w:rPr>
        <w:t>C_Code</w:t>
      </w:r>
      <w:proofErr w:type="spellEnd"/>
      <w:r w:rsidRPr="00B519CD">
        <w:rPr>
          <w:rFonts w:ascii="Lucida Console" w:hAnsi="Lucida Console" w:cs="Lucida Console"/>
          <w:sz w:val="20"/>
          <w:szCs w:val="20"/>
          <w:lang w:val="en-US"/>
        </w:rPr>
        <w:t>\</w:t>
      </w:r>
      <w:proofErr w:type="spellStart"/>
      <w:r w:rsidRPr="00B519CD">
        <w:rPr>
          <w:rFonts w:ascii="Lucida Console" w:hAnsi="Lucida Console" w:cs="Lucida Console"/>
          <w:sz w:val="20"/>
          <w:szCs w:val="20"/>
          <w:lang w:val="en-US"/>
        </w:rPr>
        <w:t>RFSoC_Driver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에 작성되어 있</w:t>
      </w:r>
      <w:r w:rsidR="0007636A">
        <w:rPr>
          <w:rFonts w:ascii="Calibri" w:hAnsi="Calibri" w:cs="Calibri" w:hint="eastAsia"/>
          <w:sz w:val="20"/>
          <w:szCs w:val="20"/>
          <w:lang w:val="en-US"/>
        </w:rPr>
        <w:t>다.</w:t>
      </w:r>
      <w:r w:rsidR="00DE6863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DE6863" w:rsidRPr="00B519CD">
        <w:rPr>
          <w:rFonts w:ascii="Lucida Console" w:hAnsi="Lucida Console" w:cs="Lucida Console"/>
          <w:sz w:val="20"/>
          <w:szCs w:val="20"/>
          <w:lang w:val="en-US"/>
        </w:rPr>
        <w:t>Compiler</w:t>
      </w:r>
      <w:proofErr w:type="spellEnd"/>
      <w:r w:rsidR="00DE6863" w:rsidRPr="00B519CD">
        <w:rPr>
          <w:rFonts w:ascii="Lucida Console" w:hAnsi="Lucida Console" w:cs="Lucida Console"/>
          <w:sz w:val="20"/>
          <w:szCs w:val="20"/>
          <w:lang w:val="en-US"/>
        </w:rPr>
        <w:t>\</w:t>
      </w:r>
      <w:proofErr w:type="spellStart"/>
      <w:r w:rsidR="00DE6863" w:rsidRPr="00B519CD">
        <w:rPr>
          <w:rFonts w:ascii="Lucida Console" w:hAnsi="Lucida Console" w:cs="Lucida Console"/>
          <w:sz w:val="20"/>
          <w:szCs w:val="20"/>
          <w:lang w:val="en-US"/>
        </w:rPr>
        <w:t>C_</w:t>
      </w:r>
      <w:proofErr w:type="gramStart"/>
      <w:r w:rsidR="00DE6863" w:rsidRPr="00B519CD">
        <w:rPr>
          <w:rFonts w:ascii="Lucida Console" w:hAnsi="Lucida Console" w:cs="Lucida Console"/>
          <w:sz w:val="20"/>
          <w:szCs w:val="20"/>
          <w:lang w:val="en-US"/>
        </w:rPr>
        <w:t>Code</w:t>
      </w:r>
      <w:proofErr w:type="spellEnd"/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에</w:t>
      </w:r>
      <w:proofErr w:type="gramEnd"/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컴파일할 디렉토리를 만들고 동일한 이름으로 C파일을 작성한 후 </w:t>
      </w:r>
      <w:proofErr w:type="spellStart"/>
      <w:r w:rsidR="00701447" w:rsidRPr="00B519CD">
        <w:rPr>
          <w:rFonts w:ascii="Lucida Console" w:hAnsi="Lucida Console" w:cs="Lucida Console"/>
          <w:sz w:val="20"/>
          <w:szCs w:val="20"/>
          <w:lang w:val="en-US"/>
        </w:rPr>
        <w:t>C_compiler</w:t>
      </w:r>
      <w:r w:rsidR="00701447" w:rsidRPr="00B519CD">
        <w:rPr>
          <w:rFonts w:ascii="Lucida Console" w:hAnsi="Lucida Console" w:cs="Lucida Console" w:hint="eastAsia"/>
          <w:sz w:val="20"/>
          <w:szCs w:val="20"/>
          <w:lang w:val="en-US"/>
        </w:rPr>
        <w:t>.py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>으로</w:t>
      </w:r>
      <w:proofErr w:type="spellEnd"/>
      <w:r w:rsidR="00701447">
        <w:rPr>
          <w:rFonts w:ascii="Calibri" w:hAnsi="Calibri" w:cs="Calibri" w:hint="eastAsia"/>
          <w:sz w:val="20"/>
          <w:szCs w:val="20"/>
          <w:lang w:val="en-US"/>
        </w:rPr>
        <w:t xml:space="preserve"> 컴파일하여</w:t>
      </w:r>
      <w:r w:rsidR="00701447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701447">
        <w:rPr>
          <w:rFonts w:ascii="Calibri" w:hAnsi="Calibri" w:cs="Calibri" w:hint="eastAsia"/>
          <w:sz w:val="20"/>
          <w:szCs w:val="20"/>
          <w:lang w:val="en-US"/>
        </w:rPr>
        <w:t>RFSoC로</w:t>
      </w:r>
      <w:proofErr w:type="spellEnd"/>
      <w:r w:rsidR="00701447">
        <w:rPr>
          <w:rFonts w:ascii="Calibri" w:hAnsi="Calibri" w:cs="Calibri" w:hint="eastAsia"/>
          <w:sz w:val="20"/>
          <w:szCs w:val="20"/>
          <w:lang w:val="en-US"/>
        </w:rPr>
        <w:t xml:space="preserve"> 전송하는 방식이다.</w:t>
      </w:r>
      <w:r w:rsidR="00DB15B0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DB15B0">
        <w:rPr>
          <w:rFonts w:ascii="Calibri" w:hAnsi="Calibri" w:cs="Calibri" w:hint="eastAsia"/>
          <w:sz w:val="20"/>
          <w:szCs w:val="20"/>
          <w:lang w:val="en-US"/>
        </w:rPr>
        <w:t>예를들어</w:t>
      </w:r>
      <w:proofErr w:type="spellEnd"/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 w:rsidRPr="00B519CD">
        <w:rPr>
          <w:rFonts w:ascii="Lucida Console" w:hAnsi="Lucida Console" w:cs="Lucida Console" w:hint="eastAsia"/>
          <w:sz w:val="20"/>
          <w:szCs w:val="20"/>
          <w:lang w:val="en-US"/>
        </w:rPr>
        <w:t>TEST1.cpp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이라는 파일을 </w:t>
      </w:r>
      <w:r w:rsidR="00DB15B0" w:rsidRPr="00B519CD">
        <w:rPr>
          <w:rFonts w:ascii="Lucida Console" w:hAnsi="Lucida Console" w:cs="Lucida Console" w:hint="eastAsia"/>
          <w:sz w:val="20"/>
          <w:szCs w:val="20"/>
          <w:lang w:val="en-US"/>
        </w:rPr>
        <w:t>TEST1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디렉토리를 만든 후 해당 </w:t>
      </w:r>
      <w:proofErr w:type="spellStart"/>
      <w:r w:rsidR="00DB15B0">
        <w:rPr>
          <w:rFonts w:ascii="Calibri" w:hAnsi="Calibri" w:cs="Calibri" w:hint="eastAsia"/>
          <w:sz w:val="20"/>
          <w:szCs w:val="20"/>
          <w:lang w:val="en-US"/>
        </w:rPr>
        <w:t>디렉토리내에서</w:t>
      </w:r>
      <w:proofErr w:type="spellEnd"/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작성하면 된다.</w:t>
      </w:r>
      <w:r w:rsidR="00EB635C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>모든 모듈들은 객체 기반으로 작동한다.</w:t>
      </w:r>
      <w:r w:rsidR="00EB635C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 xml:space="preserve">따라서 </w:t>
      </w:r>
      <w:proofErr w:type="gramStart"/>
      <w:r w:rsidR="00371A5B" w:rsidRPr="00B519CD">
        <w:rPr>
          <w:rFonts w:ascii="Lucida Console" w:hAnsi="Lucida Console" w:cs="Lucida Console"/>
          <w:sz w:val="20"/>
          <w:szCs w:val="20"/>
          <w:lang w:val="en-US"/>
        </w:rPr>
        <w:t>DAC::</w:t>
      </w:r>
      <w:proofErr w:type="spellStart"/>
      <w:proofErr w:type="gramEnd"/>
      <w:r w:rsidR="00371A5B" w:rsidRPr="00B519CD">
        <w:rPr>
          <w:rFonts w:ascii="Lucida Console" w:hAnsi="Lucida Console" w:cs="Lucida Console"/>
          <w:sz w:val="20"/>
          <w:szCs w:val="20"/>
          <w:lang w:val="en-US"/>
        </w:rPr>
        <w:t>set_addr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>과</w:t>
      </w:r>
      <w:proofErr w:type="spellEnd"/>
      <w:r w:rsidR="00371A5B">
        <w:rPr>
          <w:rFonts w:ascii="Calibri" w:hAnsi="Calibri" w:cs="Calibri" w:hint="eastAsia"/>
          <w:sz w:val="20"/>
          <w:szCs w:val="20"/>
          <w:lang w:val="en-US"/>
        </w:rPr>
        <w:t xml:space="preserve"> 같은 함수명은 </w:t>
      </w:r>
      <w:proofErr w:type="spellStart"/>
      <w:r w:rsidR="00371A5B" w:rsidRPr="00B519CD">
        <w:rPr>
          <w:rFonts w:ascii="Consolas" w:eastAsia="맑은 고딕" w:hAnsi="Consolas" w:cs="맑은 고딕"/>
          <w:sz w:val="20"/>
          <w:szCs w:val="20"/>
          <w:lang w:val="en-US"/>
        </w:rPr>
        <w:t>DAC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>객체에</w:t>
      </w:r>
      <w:proofErr w:type="spellEnd"/>
      <w:r w:rsidR="00371A5B">
        <w:rPr>
          <w:rFonts w:ascii="Calibri" w:hAnsi="Calibri" w:cs="Calibri" w:hint="eastAsia"/>
          <w:sz w:val="20"/>
          <w:szCs w:val="20"/>
          <w:lang w:val="en-US"/>
        </w:rPr>
        <w:t xml:space="preserve"> 대한 </w:t>
      </w:r>
      <w:r w:rsidR="00AD4BF4">
        <w:rPr>
          <w:rFonts w:ascii="Calibri" w:hAnsi="Calibri" w:cs="Calibri" w:hint="eastAsia"/>
          <w:sz w:val="20"/>
          <w:szCs w:val="20"/>
          <w:lang w:val="en-US"/>
        </w:rPr>
        <w:t>함수를 나타낸다.</w:t>
      </w:r>
    </w:p>
    <w:p w14:paraId="3D4616F7" w14:textId="77777777" w:rsidR="00337BDA" w:rsidRPr="00B7585E" w:rsidRDefault="00337BDA" w:rsidP="006A7B4B">
      <w:pPr>
        <w:rPr>
          <w:rFonts w:ascii="Calibri" w:hAnsi="Calibri" w:cs="Calibri"/>
          <w:sz w:val="20"/>
          <w:szCs w:val="20"/>
          <w:lang w:val="en-US"/>
        </w:rPr>
      </w:pPr>
    </w:p>
    <w:p w14:paraId="494A20E6" w14:textId="65349B03" w:rsidR="00CE6F98" w:rsidRDefault="00CE6F98" w:rsidP="00CE6F98">
      <w:pPr>
        <w:pStyle w:val="3"/>
        <w:rPr>
          <w:color w:val="auto"/>
          <w:sz w:val="24"/>
          <w:szCs w:val="24"/>
          <w:lang w:val="en-US"/>
        </w:rPr>
      </w:pPr>
      <w:r w:rsidRPr="003D7A4A">
        <w:rPr>
          <w:color w:val="auto"/>
          <w:sz w:val="24"/>
          <w:szCs w:val="24"/>
          <w:lang w:val="en-US"/>
        </w:rPr>
        <w:t xml:space="preserve"> </w:t>
      </w:r>
      <w:bookmarkStart w:id="33" w:name="_Toc156060258"/>
      <w:r w:rsidRPr="003D7A4A">
        <w:rPr>
          <w:rFonts w:hint="eastAsia"/>
          <w:color w:val="auto"/>
          <w:sz w:val="24"/>
          <w:szCs w:val="24"/>
          <w:lang w:val="en-US"/>
        </w:rPr>
        <w:t>4</w:t>
      </w:r>
      <w:r w:rsidRPr="003D7A4A">
        <w:rPr>
          <w:color w:val="auto"/>
          <w:sz w:val="24"/>
          <w:szCs w:val="24"/>
          <w:lang w:val="en-US"/>
        </w:rPr>
        <w:t>.</w:t>
      </w:r>
      <w:r w:rsidRPr="003D7A4A">
        <w:rPr>
          <w:rFonts w:hint="eastAsia"/>
          <w:color w:val="auto"/>
          <w:sz w:val="24"/>
          <w:szCs w:val="24"/>
          <w:lang w:val="en-US"/>
        </w:rPr>
        <w:t>2.</w:t>
      </w:r>
      <w:r>
        <w:rPr>
          <w:rFonts w:hint="eastAsia"/>
          <w:color w:val="auto"/>
          <w:sz w:val="24"/>
          <w:szCs w:val="24"/>
          <w:lang w:val="en-US"/>
        </w:rPr>
        <w:t>1.DAC</w:t>
      </w:r>
      <w:bookmarkEnd w:id="3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7696C" w:rsidRPr="002336EB" w14:paraId="0A4B296E" w14:textId="77777777" w:rsidTr="006F54B1">
        <w:tc>
          <w:tcPr>
            <w:tcW w:w="9019" w:type="dxa"/>
          </w:tcPr>
          <w:p w14:paraId="0530636E" w14:textId="77777777" w:rsidR="0047696C" w:rsidRPr="00B519CD" w:rsidRDefault="0047696C" w:rsidP="006F54B1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DAC.cpp</w:t>
            </w:r>
          </w:p>
          <w:p w14:paraId="2C63240A" w14:textId="77777777" w:rsidR="0047696C" w:rsidRPr="00F51EBD" w:rsidRDefault="0047696C" w:rsidP="006F54B1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726A6C7F" w14:textId="77777777" w:rsidR="0047696C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E12207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void</w:t>
            </w:r>
            <w:proofErr w:type="spellEnd"/>
            <w:r w:rsidRPr="00E12207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DAC::</w:t>
            </w:r>
            <w:proofErr w:type="spellStart"/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set_addr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proofErr w:type="spellStart"/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addr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77D12E4F" w14:textId="77777777" w:rsidR="0047696C" w:rsidRPr="00B519CD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2EEA7560" w14:textId="71D15DCA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DAC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AXI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주소를 지정한다.</w:t>
            </w:r>
          </w:p>
          <w:p w14:paraId="73A5B445" w14:textId="7777777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3701B773" w14:textId="0807FD21" w:rsidR="0047696C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void</w:t>
            </w:r>
            <w:proofErr w:type="spellEnd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DAC::</w:t>
            </w:r>
            <w:proofErr w:type="spellStart"/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</w:t>
            </w:r>
            <w:r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f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req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freq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57E77E55" w14:textId="77777777" w:rsidR="0047696C" w:rsidRPr="00B519CD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66E66EA0" w14:textId="3586A073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AC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output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주파수를 지정한다.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48bit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의 r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esolution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가진다.</w:t>
            </w:r>
          </w:p>
          <w:p w14:paraId="312ED19C" w14:textId="7777777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6C2C0D35" w14:textId="08C61DDE" w:rsidR="0047696C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void</w:t>
            </w:r>
            <w:proofErr w:type="spellEnd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DAC::</w:t>
            </w:r>
            <w:proofErr w:type="spellStart"/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amp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long</w:t>
            </w:r>
            <w:proofErr w:type="spellEnd"/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double</w:t>
            </w:r>
            <w:proofErr w:type="spellEnd"/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amp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7103ABA7" w14:textId="77777777" w:rsidR="0047696C" w:rsidRPr="00B519CD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34DD1A2F" w14:textId="33748911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AC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output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진폭을 지정한다.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최대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amplitude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에 대한 비율을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input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으로 받으며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14bit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resolution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가진다.</w:t>
            </w:r>
          </w:p>
          <w:p w14:paraId="214241EF" w14:textId="7777777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05E844E5" w14:textId="77777777" w:rsidR="0047696C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void</w:t>
            </w:r>
            <w:proofErr w:type="spellEnd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DAC::</w:t>
            </w:r>
            <w:proofErr w:type="spellStart"/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config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long</w:t>
            </w:r>
            <w:proofErr w:type="spellEnd"/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double</w:t>
            </w:r>
            <w:proofErr w:type="spellEnd"/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amp</w:t>
            </w:r>
            <w:proofErr w:type="spellEnd"/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, 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freq</w:t>
            </w:r>
            <w:proofErr w:type="spellEnd"/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, </w:t>
            </w:r>
          </w:p>
          <w:p w14:paraId="3AA7BB37" w14:textId="77777777" w:rsidR="0047696C" w:rsidRPr="00B519CD" w:rsidRDefault="0047696C" w:rsidP="006F54B1">
            <w:pPr>
              <w:widowControl w:val="0"/>
              <w:ind w:leftChars="100" w:left="220" w:firstLineChars="1300" w:firstLine="26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long double </w:t>
            </w:r>
            <w:r w:rsidRPr="006A7B4B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phase</w:t>
            </w:r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, uint64_t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shift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4FC60565" w14:textId="7777777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7AC9DA6A" w14:textId="18BB2C9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AC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의 o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utput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진폭,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주파수,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그리고 위상을 한번에 변경한다. 진폭,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위상,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주파수 각각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14, 14, 32 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resolution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가진다.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proofErr w:type="gram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단,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.</w:t>
            </w:r>
            <w:proofErr w:type="gramEnd"/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shift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두배만큼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frequency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를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shift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한 b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에 해당하는 주파수를 변경하며 그 외의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들은 모두 무시한다.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예를들어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shift</w:t>
            </w:r>
            <w:proofErr w:type="spellEnd"/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 xml:space="preserve"> = 3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48bit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주파수 중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37~6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에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해당하는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값만을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변경하고 그 외의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들은 유지한다.</w:t>
            </w:r>
          </w:p>
          <w:p w14:paraId="2CCD15D6" w14:textId="7777777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52CB7A00" w14:textId="74FEC6EF" w:rsidR="0047696C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void</w:t>
            </w:r>
            <w:proofErr w:type="spellEnd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DAC::</w:t>
            </w:r>
            <w:proofErr w:type="spellStart"/>
            <w:proofErr w:type="gramEnd"/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flush_fifo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</w:t>
            </w:r>
          </w:p>
          <w:p w14:paraId="631421DF" w14:textId="77777777" w:rsidR="0047696C" w:rsidRPr="00B519CD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61335B87" w14:textId="255E0BF3" w:rsidR="0047696C" w:rsidRPr="002336EB" w:rsidRDefault="0047696C" w:rsidP="006A7B4B">
            <w:pPr>
              <w:widowControl w:val="0"/>
              <w:ind w:leftChars="100" w:left="220" w:firstLineChars="100" w:firstLine="180"/>
              <w:jc w:val="both"/>
              <w:rPr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AC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모듈의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fifo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초기화한다.</w:t>
            </w:r>
          </w:p>
        </w:tc>
      </w:tr>
    </w:tbl>
    <w:p w14:paraId="2E2BBA80" w14:textId="77777777" w:rsidR="0047696C" w:rsidRPr="006A7B4B" w:rsidRDefault="0047696C" w:rsidP="006A7B4B">
      <w:pPr>
        <w:rPr>
          <w:lang w:val="en-US"/>
        </w:rPr>
      </w:pPr>
    </w:p>
    <w:p w14:paraId="3BDCE5C8" w14:textId="1B8A954D" w:rsidR="00CE6F98" w:rsidRDefault="00CE6F98" w:rsidP="00CE6F98">
      <w:pPr>
        <w:pStyle w:val="3"/>
        <w:rPr>
          <w:color w:val="auto"/>
          <w:sz w:val="24"/>
          <w:szCs w:val="24"/>
          <w:lang w:val="en-US"/>
        </w:rPr>
      </w:pPr>
      <w:r w:rsidRPr="003D7A4A">
        <w:rPr>
          <w:color w:val="auto"/>
          <w:sz w:val="24"/>
          <w:szCs w:val="24"/>
          <w:lang w:val="en-US"/>
        </w:rPr>
        <w:lastRenderedPageBreak/>
        <w:t xml:space="preserve"> </w:t>
      </w:r>
      <w:bookmarkStart w:id="34" w:name="_Toc156060259"/>
      <w:r w:rsidRPr="003D7A4A">
        <w:rPr>
          <w:rFonts w:hint="eastAsia"/>
          <w:color w:val="auto"/>
          <w:sz w:val="24"/>
          <w:szCs w:val="24"/>
          <w:lang w:val="en-US"/>
        </w:rPr>
        <w:t>4</w:t>
      </w:r>
      <w:r w:rsidRPr="003D7A4A">
        <w:rPr>
          <w:color w:val="auto"/>
          <w:sz w:val="24"/>
          <w:szCs w:val="24"/>
          <w:lang w:val="en-US"/>
        </w:rPr>
        <w:t>.</w:t>
      </w:r>
      <w:r w:rsidRPr="003D7A4A">
        <w:rPr>
          <w:rFonts w:hint="eastAsia"/>
          <w:color w:val="auto"/>
          <w:sz w:val="24"/>
          <w:szCs w:val="24"/>
          <w:lang w:val="en-US"/>
        </w:rPr>
        <w:t>2.</w:t>
      </w:r>
      <w:r>
        <w:rPr>
          <w:rFonts w:hint="eastAsia"/>
          <w:color w:val="auto"/>
          <w:sz w:val="24"/>
          <w:szCs w:val="24"/>
          <w:lang w:val="en-US"/>
        </w:rPr>
        <w:t>2.</w:t>
      </w:r>
      <w:r w:rsidRPr="003D7A4A">
        <w:rPr>
          <w:rFonts w:hint="eastAsia"/>
          <w:color w:val="auto"/>
          <w:sz w:val="24"/>
          <w:szCs w:val="24"/>
          <w:lang w:val="en-US"/>
        </w:rPr>
        <w:t>TTL</w:t>
      </w:r>
      <w:bookmarkEnd w:id="3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A78CC" w:rsidRPr="002336EB" w14:paraId="2407CCD8" w14:textId="77777777" w:rsidTr="006F54B1">
        <w:tc>
          <w:tcPr>
            <w:tcW w:w="9019" w:type="dxa"/>
          </w:tcPr>
          <w:p w14:paraId="5300685C" w14:textId="210726D8" w:rsidR="00AA78CC" w:rsidRPr="00B519CD" w:rsidRDefault="0050439F" w:rsidP="006F54B1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T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TL_ou</w:t>
            </w:r>
            <w:r w:rsidR="0077226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r w:rsidR="00AA78CC"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.cpp</w:t>
            </w:r>
          </w:p>
          <w:p w14:paraId="7CFE29D8" w14:textId="77777777" w:rsidR="0001270A" w:rsidRPr="006A7B4B" w:rsidRDefault="0001270A" w:rsidP="006F54B1">
            <w:pPr>
              <w:widowControl w:val="0"/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  <w:p w14:paraId="76C81823" w14:textId="3D983476" w:rsidR="00AA78CC" w:rsidRDefault="00AA78C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E12207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void</w:t>
            </w:r>
            <w:proofErr w:type="spellEnd"/>
            <w:r w:rsidRPr="00E12207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06B70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TTL_</w:t>
            </w:r>
            <w:proofErr w:type="gramStart"/>
            <w:r w:rsidR="00006B70">
              <w:rPr>
                <w:rFonts w:ascii="Lucida Console" w:hAnsi="Lucida Console" w:cs="Lucida Console"/>
                <w:sz w:val="20"/>
                <w:szCs w:val="20"/>
                <w:lang w:val="en-US"/>
              </w:rPr>
              <w:t>out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</w:t>
            </w:r>
            <w:proofErr w:type="spellEnd"/>
            <w:r w:rsidR="00AB3B05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proofErr w:type="spellStart"/>
            <w:r w:rsidR="00773E52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pulse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1321696A" w14:textId="77777777" w:rsidR="0001270A" w:rsidRPr="00B519CD" w:rsidRDefault="0001270A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7552FB1C" w14:textId="7EF2DC56" w:rsidR="00AA78CC" w:rsidRDefault="001019B2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TTL</w:t>
            </w:r>
            <w:r w:rsidR="00C2398C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신호</w:t>
            </w:r>
            <w:r w:rsidR="002E4ABA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의 output을</w:t>
            </w:r>
            <w:r w:rsidR="006F54B1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지정한다.</w:t>
            </w:r>
            <w:r w:rsidR="006F54B1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6F54B1"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p</w:t>
            </w:r>
            <w:r w:rsidR="006F54B1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 xml:space="preserve">ulse </w:t>
            </w:r>
            <w:r w:rsidR="00A709BE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 xml:space="preserve">= </w:t>
            </w:r>
            <w:r w:rsidR="006F54B1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1</w:t>
            </w:r>
            <w:r w:rsidR="006F54B1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="006F54B1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High</w:t>
            </w:r>
            <w:r w:rsidR="002B6A52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, </w:t>
            </w:r>
            <w:r w:rsidR="002B6A52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pulse = 0</w:t>
            </w:r>
            <w:r w:rsidR="002B6A5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="002B6A52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Low</w:t>
            </w:r>
            <w:r w:rsidR="002B6A5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 출력한다.</w:t>
            </w:r>
            <w:r w:rsidR="009E630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9E630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단.</w:t>
            </w:r>
            <w:r w:rsidR="009E630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8</w:t>
            </w:r>
            <w:r w:rsidR="009E630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n</w:t>
            </w:r>
            <w:r w:rsidR="009E630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s</w:t>
            </w:r>
            <w:r w:rsidR="009E630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 w:rsidR="009E630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resolution</w:t>
            </w:r>
            <w:r w:rsidR="009E630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을 가지므로 </w:t>
            </w:r>
            <w:r w:rsidR="00B06645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8ns</w:t>
            </w:r>
            <w:r w:rsidR="00B06645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이하의 </w:t>
            </w:r>
            <w:r w:rsidR="00B06645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1</w:t>
            </w:r>
            <w:r w:rsidR="00B06645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n</w:t>
            </w:r>
            <w:r w:rsidR="00B06645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s</w:t>
            </w:r>
            <w:r w:rsidR="00B06645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의 차이는 모두 무시된다.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예를 들어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35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n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s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에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output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을 지정하는 경우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35 = 0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x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13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이므로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0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x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03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은 무시한 후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32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n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s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에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output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이 출력된다.</w:t>
            </w:r>
          </w:p>
          <w:p w14:paraId="384554CC" w14:textId="77777777" w:rsidR="0001270A" w:rsidRDefault="0001270A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0B785FE1" w14:textId="3F85F633" w:rsidR="00AA78CC" w:rsidRDefault="00AA78C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void</w:t>
            </w:r>
            <w:proofErr w:type="spellEnd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644F6F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</w:t>
            </w:r>
            <w:r w:rsidR="001E23CC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</w:t>
            </w:r>
            <w:proofErr w:type="gramStart"/>
            <w:r w:rsidR="001E23CC">
              <w:rPr>
                <w:rFonts w:ascii="Lucida Console" w:hAnsi="Lucida Console" w:cs="Lucida Console"/>
                <w:sz w:val="20"/>
                <w:szCs w:val="20"/>
                <w:lang w:val="en-US"/>
              </w:rPr>
              <w:t>out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</w:t>
            </w:r>
            <w:r w:rsidR="0017388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ch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proofErr w:type="spellStart"/>
            <w:r w:rsidR="00436CD3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const</w:t>
            </w:r>
            <w:proofErr w:type="spellEnd"/>
            <w:r w:rsidR="00436CD3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436CD3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char</w:t>
            </w:r>
            <w:proofErr w:type="spellEnd"/>
            <w:r w:rsidR="00436CD3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*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436CD3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pulse_ch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1142DA6C" w14:textId="77777777" w:rsidR="0001270A" w:rsidRPr="00B519CD" w:rsidRDefault="0001270A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58586393" w14:textId="3368B19E" w:rsidR="00005D73" w:rsidRDefault="00455F9C" w:rsidP="00005D73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TTL신호의 </w:t>
            </w:r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o</w:t>
            </w:r>
            <w:r w:rsidR="00DA66B2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utput</w:t>
            </w:r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지정한다.</w:t>
            </w:r>
            <w:r w:rsidR="00DA66B2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DA66B2"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i</w:t>
            </w:r>
            <w:r w:rsidR="00DA66B2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nt</w:t>
            </w:r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형 대신 </w:t>
            </w:r>
            <w:proofErr w:type="spellStart"/>
            <w:r w:rsidR="00DA66B2"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s</w:t>
            </w:r>
            <w:r w:rsidR="00DA66B2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tring</w:t>
            </w:r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</w:t>
            </w:r>
            <w:proofErr w:type="spellEnd"/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입력받는다</w:t>
            </w:r>
            <w:proofErr w:type="spellEnd"/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.</w:t>
            </w:r>
            <w:r w:rsidR="00DA66B2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4B5886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대소문자 관계없이 </w:t>
            </w:r>
            <w:r w:rsidR="004B5886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“ON”</w:t>
            </w:r>
            <w:r w:rsidR="004B5886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="004B5886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High</w:t>
            </w:r>
            <w:r w:rsidR="004B5886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,</w:t>
            </w:r>
            <w:r w:rsidR="004B5886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4B5886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“OFF”</w:t>
            </w:r>
            <w:r w:rsidR="004B5886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="004B5886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L</w:t>
            </w:r>
            <w:r w:rsidR="004B5886"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o</w:t>
            </w:r>
            <w:r w:rsidR="004B5886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w</w:t>
            </w:r>
            <w:r w:rsidR="004B5886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 출력한다.</w:t>
            </w:r>
          </w:p>
          <w:p w14:paraId="727FB47C" w14:textId="78671887" w:rsidR="0001270A" w:rsidRDefault="00005D73" w:rsidP="00005D73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 w:rsidDel="00005D73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</w:p>
          <w:p w14:paraId="1EB807FA" w14:textId="283BE266" w:rsidR="00AA78CC" w:rsidRDefault="00AA78C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void</w:t>
            </w:r>
            <w:proofErr w:type="spellEnd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277818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TTL_</w:t>
            </w:r>
            <w:proofErr w:type="gramStart"/>
            <w:r w:rsidR="00277818">
              <w:rPr>
                <w:rFonts w:ascii="Lucida Console" w:hAnsi="Lucida Console" w:cs="Lucida Console"/>
                <w:sz w:val="20"/>
                <w:szCs w:val="20"/>
                <w:lang w:val="en-US"/>
              </w:rPr>
              <w:t>out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="00277818">
              <w:rPr>
                <w:rFonts w:ascii="Lucida Console" w:hAnsi="Lucida Console" w:cs="Lucida Console"/>
                <w:sz w:val="20"/>
                <w:szCs w:val="20"/>
                <w:lang w:val="en-US"/>
              </w:rPr>
              <w:t>flush_fifo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</w:t>
            </w:r>
          </w:p>
          <w:p w14:paraId="1C692585" w14:textId="77777777" w:rsidR="0001270A" w:rsidRPr="00B519CD" w:rsidRDefault="0001270A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1516BAC5" w14:textId="2624ED07" w:rsidR="00AA78CC" w:rsidRPr="002336EB" w:rsidRDefault="00C96293" w:rsidP="006F54B1">
            <w:pPr>
              <w:widowControl w:val="0"/>
              <w:ind w:leftChars="100" w:left="220" w:firstLineChars="100" w:firstLine="180"/>
              <w:jc w:val="both"/>
              <w:rPr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TTL</w:t>
            </w:r>
            <w:r w:rsidR="005500D0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5500D0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모듈의 </w:t>
            </w:r>
            <w:proofErr w:type="spellStart"/>
            <w:r w:rsidR="005500D0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fifo</w:t>
            </w:r>
            <w:r w:rsidR="005500D0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</w:t>
            </w:r>
            <w:proofErr w:type="spellEnd"/>
            <w:r w:rsidR="005500D0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초기화한다.</w:t>
            </w:r>
          </w:p>
        </w:tc>
      </w:tr>
    </w:tbl>
    <w:p w14:paraId="2E8E62CC" w14:textId="77777777" w:rsidR="00AA78CC" w:rsidRPr="006A7B4B" w:rsidRDefault="00AA78CC" w:rsidP="006A7B4B">
      <w:pPr>
        <w:rPr>
          <w:lang w:val="en-US"/>
        </w:rPr>
      </w:pPr>
    </w:p>
    <w:p w14:paraId="1C5A2E27" w14:textId="0E647432" w:rsidR="005F7FFC" w:rsidRDefault="005F7FFC" w:rsidP="002336EB">
      <w:pPr>
        <w:pStyle w:val="3"/>
        <w:rPr>
          <w:color w:val="auto"/>
          <w:sz w:val="24"/>
          <w:szCs w:val="24"/>
          <w:lang w:val="en-US"/>
        </w:rPr>
      </w:pPr>
      <w:r w:rsidRPr="002336EB">
        <w:rPr>
          <w:color w:val="auto"/>
          <w:sz w:val="24"/>
          <w:szCs w:val="24"/>
          <w:lang w:val="en-US"/>
        </w:rPr>
        <w:t xml:space="preserve"> </w:t>
      </w:r>
      <w:bookmarkStart w:id="35" w:name="_Toc156060260"/>
      <w:r w:rsidRPr="002336EB">
        <w:rPr>
          <w:color w:val="auto"/>
          <w:sz w:val="24"/>
          <w:szCs w:val="24"/>
          <w:lang w:val="en-US"/>
        </w:rPr>
        <w:t>4.</w:t>
      </w:r>
      <w:r w:rsidR="00CE6F98">
        <w:rPr>
          <w:rFonts w:hint="eastAsia"/>
          <w:color w:val="auto"/>
          <w:sz w:val="24"/>
          <w:szCs w:val="24"/>
          <w:lang w:val="en-US"/>
        </w:rPr>
        <w:t>2.</w:t>
      </w:r>
      <w:proofErr w:type="gramStart"/>
      <w:r w:rsidRPr="002336EB">
        <w:rPr>
          <w:color w:val="auto"/>
          <w:sz w:val="24"/>
          <w:szCs w:val="24"/>
          <w:lang w:val="en-US"/>
        </w:rPr>
        <w:t>3.TTLx</w:t>
      </w:r>
      <w:proofErr w:type="gramEnd"/>
      <w:r w:rsidRPr="002336EB">
        <w:rPr>
          <w:color w:val="auto"/>
          <w:sz w:val="24"/>
          <w:szCs w:val="24"/>
          <w:lang w:val="en-US"/>
        </w:rPr>
        <w:t>8</w:t>
      </w:r>
      <w:bookmarkEnd w:id="3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A3CA0" w:rsidRPr="002336EB" w14:paraId="19E4775F" w14:textId="77777777" w:rsidTr="006F54B1">
        <w:tc>
          <w:tcPr>
            <w:tcW w:w="9019" w:type="dxa"/>
          </w:tcPr>
          <w:p w14:paraId="585E6677" w14:textId="71A5F44A" w:rsidR="008A3CA0" w:rsidRPr="00B519CD" w:rsidRDefault="00654CFF" w:rsidP="006F54B1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TTLx8</w:t>
            </w:r>
            <w:r w:rsidR="008A3CA0"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.cpp</w:t>
            </w:r>
          </w:p>
          <w:p w14:paraId="388DC0D1" w14:textId="77777777" w:rsidR="008A3CA0" w:rsidRPr="00F51EBD" w:rsidRDefault="008A3CA0" w:rsidP="006F54B1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312AE6BF" w14:textId="40540F37" w:rsidR="008A3CA0" w:rsidRDefault="008A3CA0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="001B41C1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</w:t>
            </w:r>
            <w:r w:rsidR="001B41C1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x</w:t>
            </w:r>
            <w:r w:rsidR="001B41C1">
              <w:rPr>
                <w:rFonts w:ascii="Lucida Console" w:hAnsi="Lucida Console" w:cs="Lucida Console"/>
                <w:sz w:val="20"/>
                <w:szCs w:val="20"/>
                <w:lang w:val="en-US"/>
              </w:rPr>
              <w:t>8_</w:t>
            </w:r>
            <w:proofErr w:type="gramStart"/>
            <w:r w:rsidR="001B41C1">
              <w:rPr>
                <w:rFonts w:ascii="Lucida Console" w:hAnsi="Lucida Console" w:cs="Lucida Console"/>
                <w:sz w:val="20"/>
                <w:szCs w:val="20"/>
                <w:lang w:val="en-US"/>
              </w:rPr>
              <w:t>out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</w:t>
            </w:r>
            <w:r w:rsidR="008B0FA5" w:rsidRPr="00B519CD" w:rsidDel="008B0FA5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r w:rsidR="00C6670B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pulse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1958E424" w14:textId="77777777" w:rsidR="00A93078" w:rsidRPr="00B519CD" w:rsidRDefault="00A93078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47A2645F" w14:textId="73D87BAE" w:rsidR="00A93078" w:rsidRDefault="00EE5C2E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TTL신호의 output을 지정한다.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1ns의 resolution을 가</w:t>
            </w:r>
            <w:r w:rsidR="00893815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진다.</w:t>
            </w:r>
          </w:p>
          <w:p w14:paraId="55E2F88A" w14:textId="023508E1" w:rsidR="008A3CA0" w:rsidRDefault="008A3CA0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</w:p>
          <w:p w14:paraId="7F65A716" w14:textId="527507D8" w:rsidR="008A3CA0" w:rsidRDefault="008A3CA0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void</w:t>
            </w:r>
            <w:proofErr w:type="spellEnd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r w:rsidR="00DA66B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</w:t>
            </w:r>
            <w:r w:rsidR="00DA66BE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x</w:t>
            </w:r>
            <w:r w:rsidR="00DA66B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8_</w:t>
            </w:r>
            <w:proofErr w:type="gramStart"/>
            <w:r w:rsidR="00DA66B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out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</w:t>
            </w:r>
            <w:r w:rsidR="00F31156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ch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freq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39BD4E06" w14:textId="77777777" w:rsidR="00A93078" w:rsidRPr="00B519CD" w:rsidRDefault="00A93078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314F97A4" w14:textId="77777777" w:rsidR="006B70A0" w:rsidRDefault="006B70A0" w:rsidP="006B70A0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TTL신호의 o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utput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지정한다.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i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nt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형 대신 </w:t>
            </w:r>
            <w:proofErr w:type="spellStart"/>
            <w:r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s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tring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입력받는다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대소문자 관계없이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“ON”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High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“OFF”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L</w:t>
            </w:r>
            <w:r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o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w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 출력한다.</w:t>
            </w:r>
          </w:p>
          <w:p w14:paraId="42070389" w14:textId="6EBAB8BE" w:rsidR="00A93078" w:rsidRDefault="00A93078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07A24812" w14:textId="2ED1E665" w:rsidR="008A3CA0" w:rsidRDefault="008A3CA0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void</w:t>
            </w:r>
            <w:proofErr w:type="spellEnd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r w:rsidR="00DA66B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</w:t>
            </w:r>
            <w:r w:rsidR="00DA66BE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x</w:t>
            </w:r>
            <w:r w:rsidR="00DA66B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8_</w:t>
            </w:r>
            <w:proofErr w:type="gramStart"/>
            <w:r w:rsidR="00DA66B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out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="001D43D6">
              <w:rPr>
                <w:rFonts w:ascii="Lucida Console" w:hAnsi="Lucida Console" w:cs="Lucida Console"/>
                <w:sz w:val="20"/>
                <w:szCs w:val="20"/>
                <w:lang w:val="en-US"/>
              </w:rPr>
              <w:t>flush_fifo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long</w:t>
            </w:r>
            <w:proofErr w:type="spellEnd"/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double</w:t>
            </w:r>
            <w:proofErr w:type="spellEnd"/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amp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2A4F0245" w14:textId="77777777" w:rsidR="00A93078" w:rsidRPr="00B519CD" w:rsidRDefault="00A93078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5E73C1F3" w14:textId="3CFA9A29" w:rsidR="008A3CA0" w:rsidRPr="002336EB" w:rsidRDefault="0009586B" w:rsidP="002D0A8D">
            <w:pPr>
              <w:widowControl w:val="0"/>
              <w:ind w:leftChars="100" w:left="220" w:firstLineChars="100" w:firstLine="180"/>
              <w:jc w:val="both"/>
              <w:rPr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TTL</w:t>
            </w:r>
            <w:r w:rsidR="00A47261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x8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모듈의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fifo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초기화한다</w:t>
            </w:r>
            <w:r w:rsidRPr="002336EB" w:rsidDel="0009586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</w:p>
        </w:tc>
      </w:tr>
    </w:tbl>
    <w:p w14:paraId="3ECA4F0C" w14:textId="77777777" w:rsidR="008A3CA0" w:rsidRPr="006A7B4B" w:rsidRDefault="008A3CA0" w:rsidP="006A7B4B">
      <w:pPr>
        <w:rPr>
          <w:lang w:val="en-US"/>
        </w:rPr>
      </w:pPr>
    </w:p>
    <w:p w14:paraId="29C06505" w14:textId="05428485" w:rsidR="005F7FFC" w:rsidRPr="002336EB" w:rsidRDefault="005F7FFC" w:rsidP="002336EB">
      <w:pPr>
        <w:pStyle w:val="3"/>
        <w:rPr>
          <w:sz w:val="24"/>
          <w:szCs w:val="24"/>
          <w:lang w:val="en-US"/>
        </w:rPr>
      </w:pPr>
      <w:r w:rsidRPr="002336EB">
        <w:rPr>
          <w:color w:val="auto"/>
          <w:sz w:val="24"/>
          <w:szCs w:val="24"/>
          <w:lang w:val="en-US"/>
        </w:rPr>
        <w:t xml:space="preserve"> </w:t>
      </w:r>
      <w:bookmarkStart w:id="36" w:name="_Toc156060261"/>
      <w:r w:rsidRPr="002336EB">
        <w:rPr>
          <w:color w:val="auto"/>
          <w:sz w:val="24"/>
          <w:szCs w:val="24"/>
          <w:lang w:val="en-US"/>
        </w:rPr>
        <w:t>4.</w:t>
      </w:r>
      <w:r w:rsidR="00CE6F98">
        <w:rPr>
          <w:rFonts w:hint="eastAsia"/>
          <w:color w:val="auto"/>
          <w:sz w:val="24"/>
          <w:szCs w:val="24"/>
          <w:lang w:val="en-US"/>
        </w:rPr>
        <w:t>2.</w:t>
      </w:r>
      <w:proofErr w:type="gramStart"/>
      <w:r w:rsidRPr="002336EB">
        <w:rPr>
          <w:color w:val="auto"/>
          <w:sz w:val="24"/>
          <w:szCs w:val="24"/>
          <w:lang w:val="en-US"/>
        </w:rPr>
        <w:t>4.TimeController</w:t>
      </w:r>
      <w:bookmarkEnd w:id="36"/>
      <w:proofErr w:type="gram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E4AEA" w:rsidRPr="002336EB" w14:paraId="3509AAEF" w14:textId="77777777" w:rsidTr="00B34391">
        <w:tc>
          <w:tcPr>
            <w:tcW w:w="9019" w:type="dxa"/>
          </w:tcPr>
          <w:p w14:paraId="177F3AAF" w14:textId="7C5FED7F" w:rsidR="001E4AEA" w:rsidRPr="00B519CD" w:rsidRDefault="00A728A4" w:rsidP="00B34391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TimeController</w:t>
            </w:r>
            <w:r w:rsidR="001E4AEA"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.cpp</w:t>
            </w:r>
          </w:p>
          <w:p w14:paraId="06FB0666" w14:textId="77777777" w:rsidR="001E4AEA" w:rsidRPr="00F51EBD" w:rsidRDefault="001E4AEA" w:rsidP="00B34391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67311AB8" w14:textId="0AB28386" w:rsidR="001E4AEA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E12207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lastRenderedPageBreak/>
              <w:t>void</w:t>
            </w:r>
            <w:proofErr w:type="spellEnd"/>
            <w:r w:rsidRPr="00E12207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="008824CC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TimeController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="00706B4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re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</w:t>
            </w:r>
            <w:proofErr w:type="spellEnd"/>
            <w:r w:rsidRPr="00B519CD" w:rsidDel="008B0FA5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</w:t>
            </w:r>
          </w:p>
          <w:p w14:paraId="61DAF05D" w14:textId="77777777" w:rsidR="001E4AEA" w:rsidRPr="00B519CD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274412BA" w14:textId="71A40BAB" w:rsidR="001E4AEA" w:rsidRDefault="00C26F1D" w:rsidP="00B3439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TimeController의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timestamp를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0으로 </w:t>
            </w:r>
            <w:proofErr w:type="gram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초기화한다.</w:t>
            </w:r>
            <w:r w:rsidR="001E4AEA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.</w:t>
            </w:r>
            <w:proofErr w:type="gramEnd"/>
          </w:p>
          <w:p w14:paraId="798F3578" w14:textId="77777777" w:rsidR="001E4AEA" w:rsidRDefault="001E4AEA" w:rsidP="00B3439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</w:p>
          <w:p w14:paraId="06033CE0" w14:textId="4FF39495" w:rsidR="001E4AEA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void</w:t>
            </w:r>
            <w:proofErr w:type="spellEnd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="008824CC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TimeController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="00844978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auto_start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</w:t>
            </w:r>
          </w:p>
          <w:p w14:paraId="45430FA7" w14:textId="77777777" w:rsidR="001E4AEA" w:rsidRPr="00B519CD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38BC4EF0" w14:textId="0065BC9B" w:rsidR="001E4AEA" w:rsidRDefault="001E4AEA" w:rsidP="00B3439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</w:t>
            </w:r>
            <w:r w:rsidR="00A5652E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imeController의</w:t>
            </w:r>
            <w:proofErr w:type="spellEnd"/>
            <w:r w:rsidR="00A5652E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A5652E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timestamp를</w:t>
            </w:r>
            <w:proofErr w:type="spellEnd"/>
            <w:r w:rsidR="00A5652E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증가시키기 시작하고 모든 모듈에 FIFO에 저장된 instruction을 output하도록 한다.</w:t>
            </w:r>
          </w:p>
          <w:p w14:paraId="2B2D1BCA" w14:textId="77777777" w:rsidR="001E4AEA" w:rsidRDefault="001E4AEA" w:rsidP="00B3439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7C8FDC9C" w14:textId="40A55AB5" w:rsidR="001E4AEA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void</w:t>
            </w:r>
            <w:proofErr w:type="spellEnd"/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="008824CC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TimeController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gramEnd"/>
            <w:r w:rsidR="00B758D8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758D8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auto_stop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</w:t>
            </w:r>
          </w:p>
          <w:p w14:paraId="360F50C5" w14:textId="77777777" w:rsidR="001E4AEA" w:rsidRPr="00B519CD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049A7867" w14:textId="3196C6D7" w:rsidR="001E4AEA" w:rsidRPr="002336EB" w:rsidRDefault="001E4AEA" w:rsidP="00B34391">
            <w:pPr>
              <w:widowControl w:val="0"/>
              <w:ind w:leftChars="100" w:left="220" w:firstLineChars="100" w:firstLine="180"/>
              <w:jc w:val="both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T</w:t>
            </w:r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imeController의</w:t>
            </w:r>
            <w:proofErr w:type="spellEnd"/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timestamp</w:t>
            </w:r>
            <w:proofErr w:type="spellEnd"/>
            <w:r w:rsidR="00D65F79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증가를 중지시키고 모든 </w:t>
            </w:r>
            <w:proofErr w:type="spellStart"/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모듈들에서</w:t>
            </w:r>
            <w:proofErr w:type="spellEnd"/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FIFO에</w:t>
            </w:r>
            <w:proofErr w:type="spellEnd"/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저장된 </w:t>
            </w:r>
            <w:proofErr w:type="spellStart"/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instruction을</w:t>
            </w:r>
            <w:proofErr w:type="spellEnd"/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output하지 않도록</w:t>
            </w:r>
            <w:r w:rsidR="00C46818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한다.</w:t>
            </w:r>
            <w:r w:rsidRPr="002336EB" w:rsidDel="0009586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</w:p>
        </w:tc>
      </w:tr>
    </w:tbl>
    <w:p w14:paraId="4DEA3182" w14:textId="40748597" w:rsidR="00123B47" w:rsidRPr="00FF735E" w:rsidRDefault="00123B47">
      <w:pPr>
        <w:rPr>
          <w:lang w:val="en-US"/>
        </w:rPr>
      </w:pPr>
    </w:p>
    <w:p w14:paraId="0B399842" w14:textId="23D922AF" w:rsidR="00CC4DFB" w:rsidRPr="00F51EBD" w:rsidRDefault="00C12276">
      <w:pPr>
        <w:pStyle w:val="1"/>
        <w:rPr>
          <w:sz w:val="28"/>
          <w:szCs w:val="28"/>
          <w:lang w:val="en-US"/>
        </w:rPr>
      </w:pPr>
      <w:bookmarkStart w:id="37" w:name="_Toc156060262"/>
      <w:r>
        <w:rPr>
          <w:rFonts w:hint="eastAsia"/>
          <w:sz w:val="28"/>
          <w:szCs w:val="28"/>
          <w:lang w:val="en-US"/>
        </w:rPr>
        <w:t>5.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Project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Creation</w:t>
      </w:r>
      <w:bookmarkEnd w:id="37"/>
    </w:p>
    <w:p w14:paraId="09D16AF4" w14:textId="799B0F5E" w:rsidR="00CC4DFB" w:rsidRPr="00F51EBD" w:rsidRDefault="00CC4DFB" w:rsidP="002336EB">
      <w:pPr>
        <w:pStyle w:val="2"/>
        <w:widowControl w:val="0"/>
        <w:spacing w:line="240" w:lineRule="auto"/>
        <w:jc w:val="both"/>
        <w:rPr>
          <w:sz w:val="28"/>
          <w:szCs w:val="28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38" w:name="_Toc156060263"/>
      <w:r>
        <w:rPr>
          <w:rFonts w:hint="eastAsia"/>
          <w:sz w:val="26"/>
          <w:szCs w:val="26"/>
          <w:lang w:val="en-US"/>
        </w:rPr>
        <w:t>5</w:t>
      </w:r>
      <w:r w:rsidRPr="00F51EBD">
        <w:rPr>
          <w:sz w:val="26"/>
          <w:szCs w:val="26"/>
          <w:lang w:val="en-US"/>
        </w:rPr>
        <w:t>.</w:t>
      </w:r>
      <w:proofErr w:type="gramStart"/>
      <w:r>
        <w:rPr>
          <w:rFonts w:hint="eastAsia"/>
          <w:sz w:val="26"/>
          <w:szCs w:val="26"/>
          <w:lang w:val="en-US"/>
        </w:rPr>
        <w:t>1.</w:t>
      </w:r>
      <w:r w:rsidR="00D20376">
        <w:rPr>
          <w:rFonts w:hint="eastAsia"/>
          <w:sz w:val="26"/>
          <w:szCs w:val="26"/>
          <w:lang w:val="en-US"/>
        </w:rPr>
        <w:t>Vivado</w:t>
      </w:r>
      <w:proofErr w:type="gramEnd"/>
      <w:r w:rsidR="00D20376">
        <w:rPr>
          <w:sz w:val="26"/>
          <w:szCs w:val="26"/>
          <w:lang w:val="en-US"/>
        </w:rPr>
        <w:t xml:space="preserve"> </w:t>
      </w:r>
      <w:r w:rsidR="00D20376">
        <w:rPr>
          <w:rFonts w:hint="eastAsia"/>
          <w:sz w:val="26"/>
          <w:szCs w:val="26"/>
          <w:lang w:val="en-US"/>
        </w:rPr>
        <w:t>Creation</w:t>
      </w:r>
      <w:bookmarkEnd w:id="38"/>
    </w:p>
    <w:p w14:paraId="5135D941" w14:textId="0D0DF386" w:rsidR="00BB35BB" w:rsidRPr="002336EB" w:rsidRDefault="00CC4DFB" w:rsidP="002336EB">
      <w:pPr>
        <w:pStyle w:val="2"/>
        <w:widowControl w:val="0"/>
        <w:spacing w:line="240" w:lineRule="auto"/>
        <w:jc w:val="both"/>
        <w:rPr>
          <w:sz w:val="28"/>
          <w:szCs w:val="28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39" w:name="_Toc156060264"/>
      <w:r>
        <w:rPr>
          <w:rFonts w:hint="eastAsia"/>
          <w:sz w:val="26"/>
          <w:szCs w:val="26"/>
          <w:lang w:val="en-US"/>
        </w:rPr>
        <w:t>5</w:t>
      </w:r>
      <w:r w:rsidRPr="00F51EBD">
        <w:rPr>
          <w:sz w:val="26"/>
          <w:szCs w:val="26"/>
          <w:lang w:val="en-US"/>
        </w:rPr>
        <w:t>.</w:t>
      </w:r>
      <w:proofErr w:type="gramStart"/>
      <w:r w:rsidR="00052482">
        <w:rPr>
          <w:rFonts w:hint="eastAsia"/>
          <w:sz w:val="26"/>
          <w:szCs w:val="26"/>
          <w:lang w:val="en-US"/>
        </w:rPr>
        <w:t>2</w:t>
      </w:r>
      <w:r>
        <w:rPr>
          <w:rFonts w:hint="eastAsia"/>
          <w:sz w:val="26"/>
          <w:szCs w:val="26"/>
          <w:lang w:val="en-US"/>
        </w:rPr>
        <w:t>.</w:t>
      </w:r>
      <w:r w:rsidR="00682B68">
        <w:rPr>
          <w:rFonts w:hint="eastAsia"/>
          <w:sz w:val="26"/>
          <w:szCs w:val="26"/>
          <w:lang w:val="en-US"/>
        </w:rPr>
        <w:t>Vitis</w:t>
      </w:r>
      <w:proofErr w:type="gramEnd"/>
      <w:r w:rsidR="00682B68">
        <w:rPr>
          <w:sz w:val="26"/>
          <w:szCs w:val="26"/>
          <w:lang w:val="en-US"/>
        </w:rPr>
        <w:t xml:space="preserve"> </w:t>
      </w:r>
      <w:r w:rsidR="00682B68">
        <w:rPr>
          <w:rFonts w:hint="eastAsia"/>
          <w:sz w:val="26"/>
          <w:szCs w:val="26"/>
          <w:lang w:val="en-US"/>
        </w:rPr>
        <w:t>Creation</w:t>
      </w:r>
      <w:bookmarkEnd w:id="39"/>
    </w:p>
    <w:p w14:paraId="3C0AC3D8" w14:textId="77777777" w:rsidR="00BB35BB" w:rsidRPr="002336EB" w:rsidRDefault="00BB35BB" w:rsidP="002336EB">
      <w:pPr>
        <w:rPr>
          <w:lang w:val="en-US"/>
        </w:rPr>
      </w:pPr>
    </w:p>
    <w:p w14:paraId="405F24DC" w14:textId="77777777" w:rsidR="0091185E" w:rsidRPr="00362632" w:rsidRDefault="0091185E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sectPr w:rsidR="0091185E" w:rsidRPr="0036263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1712F3" w14:textId="77777777" w:rsidR="00FA6DC8" w:rsidRDefault="00FA6DC8" w:rsidP="00717CCA">
      <w:pPr>
        <w:spacing w:line="240" w:lineRule="auto"/>
      </w:pPr>
      <w:r>
        <w:separator/>
      </w:r>
    </w:p>
  </w:endnote>
  <w:endnote w:type="continuationSeparator" w:id="0">
    <w:p w14:paraId="35C6A2F3" w14:textId="77777777" w:rsidR="00FA6DC8" w:rsidRDefault="00FA6DC8" w:rsidP="00717C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0BB186" w14:textId="77777777" w:rsidR="00FA6DC8" w:rsidRDefault="00FA6DC8" w:rsidP="00717CCA">
      <w:pPr>
        <w:spacing w:line="240" w:lineRule="auto"/>
      </w:pPr>
      <w:r>
        <w:separator/>
      </w:r>
    </w:p>
  </w:footnote>
  <w:footnote w:type="continuationSeparator" w:id="0">
    <w:p w14:paraId="30230280" w14:textId="77777777" w:rsidR="00FA6DC8" w:rsidRDefault="00FA6DC8" w:rsidP="00717CCA">
      <w:pPr>
        <w:spacing w:line="240" w:lineRule="auto"/>
      </w:pPr>
      <w:r>
        <w:continuationSeparator/>
      </w:r>
    </w:p>
  </w:footnote>
  <w:footnote w:id="1">
    <w:p w14:paraId="6ABAACF9" w14:textId="54234A0A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ARTIQ</w:t>
      </w:r>
      <w:r w:rsidRPr="002336EB">
        <w:rPr>
          <w:rFonts w:hint="eastAsia"/>
          <w:sz w:val="18"/>
          <w:szCs w:val="18"/>
          <w:lang w:val="en-US"/>
        </w:rPr>
        <w:t>을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개발한</w:t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M-labs</w:t>
      </w:r>
      <w:r w:rsidRPr="002336EB">
        <w:rPr>
          <w:rFonts w:hint="eastAsia"/>
          <w:sz w:val="18"/>
          <w:szCs w:val="18"/>
          <w:lang w:val="en-US"/>
        </w:rPr>
        <w:t>의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경우에도</w:t>
      </w:r>
      <w:r w:rsidRPr="002336EB">
        <w:rPr>
          <w:sz w:val="18"/>
          <w:szCs w:val="18"/>
          <w:lang w:val="en-US"/>
        </w:rPr>
        <w:t xml:space="preserve"> Zynq7000 </w:t>
      </w:r>
      <w:proofErr w:type="spellStart"/>
      <w:r w:rsidRPr="002336EB">
        <w:rPr>
          <w:sz w:val="18"/>
          <w:szCs w:val="18"/>
          <w:lang w:val="en-US"/>
        </w:rPr>
        <w:t>series</w:t>
      </w:r>
      <w:r w:rsidRPr="002336EB">
        <w:rPr>
          <w:rFonts w:hint="eastAsia"/>
          <w:sz w:val="18"/>
          <w:szCs w:val="18"/>
          <w:lang w:val="en-US"/>
        </w:rPr>
        <w:t>의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hardcore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방식의</w:t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board</w:t>
      </w:r>
      <w:r w:rsidRPr="002336EB">
        <w:rPr>
          <w:rFonts w:hint="eastAsia"/>
          <w:sz w:val="18"/>
          <w:szCs w:val="18"/>
          <w:lang w:val="en-US"/>
        </w:rPr>
        <w:t>가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존재하며</w:t>
      </w:r>
      <w:r w:rsidRPr="002336EB">
        <w:rPr>
          <w:sz w:val="18"/>
          <w:szCs w:val="18"/>
          <w:lang w:val="en-US"/>
        </w:rPr>
        <w:t xml:space="preserve"> 2023</w:t>
      </w:r>
      <w:r w:rsidRPr="002336EB">
        <w:rPr>
          <w:rFonts w:hint="eastAsia"/>
          <w:sz w:val="18"/>
          <w:szCs w:val="18"/>
          <w:lang w:val="en-US"/>
        </w:rPr>
        <w:t>년을</w:t>
      </w:r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기점으로</w:t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RFSoC</w:t>
      </w:r>
      <w:r w:rsidRPr="002336EB">
        <w:rPr>
          <w:rFonts w:hint="eastAsia"/>
          <w:sz w:val="18"/>
          <w:szCs w:val="18"/>
          <w:lang w:val="en-US"/>
        </w:rPr>
        <w:t>기반의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보드가</w:t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rFonts w:hint="eastAsia"/>
          <w:sz w:val="18"/>
          <w:szCs w:val="18"/>
          <w:lang w:val="en-US"/>
        </w:rPr>
        <w:t>개발중에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있다</w:t>
      </w:r>
      <w:r w:rsidRPr="002336EB">
        <w:rPr>
          <w:sz w:val="18"/>
          <w:szCs w:val="18"/>
          <w:lang w:val="en-US"/>
        </w:rPr>
        <w:t>.</w:t>
      </w:r>
    </w:p>
  </w:footnote>
  <w:footnote w:id="2">
    <w:p w14:paraId="7FB229BE" w14:textId="5DEB73EF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Crockett</w:t>
      </w:r>
      <w:proofErr w:type="spellEnd"/>
      <w:r w:rsidRPr="002336EB">
        <w:rPr>
          <w:sz w:val="18"/>
          <w:szCs w:val="18"/>
          <w:lang w:val="en-US"/>
        </w:rPr>
        <w:t xml:space="preserve">, </w:t>
      </w:r>
      <w:proofErr w:type="spellStart"/>
      <w:r w:rsidRPr="002336EB">
        <w:rPr>
          <w:sz w:val="18"/>
          <w:szCs w:val="18"/>
          <w:lang w:val="en-US"/>
        </w:rPr>
        <w:t>L</w:t>
      </w:r>
      <w:proofErr w:type="spellEnd"/>
      <w:r w:rsidRPr="002336EB">
        <w:rPr>
          <w:sz w:val="18"/>
          <w:szCs w:val="18"/>
          <w:lang w:val="en-US"/>
        </w:rPr>
        <w:t xml:space="preserve">. </w:t>
      </w:r>
      <w:proofErr w:type="spellStart"/>
      <w:r w:rsidRPr="002336EB">
        <w:rPr>
          <w:sz w:val="18"/>
          <w:szCs w:val="18"/>
          <w:lang w:val="en-US"/>
        </w:rPr>
        <w:t>H</w:t>
      </w:r>
      <w:proofErr w:type="spellEnd"/>
      <w:r w:rsidRPr="002336EB">
        <w:rPr>
          <w:sz w:val="18"/>
          <w:szCs w:val="18"/>
          <w:lang w:val="en-US"/>
        </w:rPr>
        <w:t xml:space="preserve">., </w:t>
      </w:r>
      <w:proofErr w:type="spellStart"/>
      <w:r w:rsidRPr="002336EB">
        <w:rPr>
          <w:sz w:val="18"/>
          <w:szCs w:val="18"/>
          <w:lang w:val="en-US"/>
        </w:rPr>
        <w:t>Northcote</w:t>
      </w:r>
      <w:proofErr w:type="spellEnd"/>
      <w:r w:rsidRPr="002336EB">
        <w:rPr>
          <w:sz w:val="18"/>
          <w:szCs w:val="18"/>
          <w:lang w:val="en-US"/>
        </w:rPr>
        <w:t xml:space="preserve">, </w:t>
      </w:r>
      <w:proofErr w:type="spellStart"/>
      <w:r w:rsidRPr="002336EB">
        <w:rPr>
          <w:sz w:val="18"/>
          <w:szCs w:val="18"/>
          <w:lang w:val="en-US"/>
        </w:rPr>
        <w:t>D</w:t>
      </w:r>
      <w:proofErr w:type="spellEnd"/>
      <w:r w:rsidRPr="002336EB">
        <w:rPr>
          <w:sz w:val="18"/>
          <w:szCs w:val="18"/>
          <w:lang w:val="en-US"/>
        </w:rPr>
        <w:t>., &amp;</w:t>
      </w:r>
      <w:proofErr w:type="spellStart"/>
      <w:r w:rsidRPr="002336EB">
        <w:rPr>
          <w:sz w:val="18"/>
          <w:szCs w:val="18"/>
          <w:lang w:val="en-US"/>
        </w:rPr>
        <w:t>amp</w:t>
      </w:r>
      <w:proofErr w:type="spellEnd"/>
      <w:r w:rsidRPr="002336EB">
        <w:rPr>
          <w:sz w:val="18"/>
          <w:szCs w:val="18"/>
          <w:lang w:val="en-US"/>
        </w:rPr>
        <w:t xml:space="preserve">; </w:t>
      </w:r>
      <w:proofErr w:type="spellStart"/>
      <w:r w:rsidRPr="002336EB">
        <w:rPr>
          <w:sz w:val="18"/>
          <w:szCs w:val="18"/>
          <w:lang w:val="en-US"/>
        </w:rPr>
        <w:t>Stewart</w:t>
      </w:r>
      <w:proofErr w:type="spellEnd"/>
      <w:r w:rsidRPr="002336EB">
        <w:rPr>
          <w:sz w:val="18"/>
          <w:szCs w:val="18"/>
          <w:lang w:val="en-US"/>
        </w:rPr>
        <w:t xml:space="preserve">, </w:t>
      </w:r>
      <w:proofErr w:type="spellStart"/>
      <w:r w:rsidRPr="002336EB">
        <w:rPr>
          <w:sz w:val="18"/>
          <w:szCs w:val="18"/>
          <w:lang w:val="en-US"/>
        </w:rPr>
        <w:t>R</w:t>
      </w:r>
      <w:proofErr w:type="spellEnd"/>
      <w:r w:rsidRPr="002336EB">
        <w:rPr>
          <w:sz w:val="18"/>
          <w:szCs w:val="18"/>
          <w:lang w:val="en-US"/>
        </w:rPr>
        <w:t xml:space="preserve">. </w:t>
      </w:r>
      <w:proofErr w:type="spellStart"/>
      <w:r w:rsidRPr="002336EB">
        <w:rPr>
          <w:sz w:val="18"/>
          <w:szCs w:val="18"/>
          <w:lang w:val="en-US"/>
        </w:rPr>
        <w:t>W</w:t>
      </w:r>
      <w:proofErr w:type="spellEnd"/>
      <w:r w:rsidRPr="002336EB">
        <w:rPr>
          <w:sz w:val="18"/>
          <w:szCs w:val="18"/>
          <w:lang w:val="en-US"/>
        </w:rPr>
        <w:t xml:space="preserve">. (2023). </w:t>
      </w:r>
      <w:proofErr w:type="spellStart"/>
      <w:r w:rsidRPr="002336EB">
        <w:rPr>
          <w:sz w:val="18"/>
          <w:szCs w:val="18"/>
          <w:lang w:val="en-US"/>
        </w:rPr>
        <w:t>Software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defined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radio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with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Zync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UltraScale</w:t>
      </w:r>
      <w:proofErr w:type="spellEnd"/>
      <w:r w:rsidRPr="002336EB">
        <w:rPr>
          <w:sz w:val="18"/>
          <w:szCs w:val="18"/>
          <w:lang w:val="en-US"/>
        </w:rPr>
        <w:t xml:space="preserve">+ </w:t>
      </w:r>
      <w:proofErr w:type="spellStart"/>
      <w:r w:rsidRPr="002336EB">
        <w:rPr>
          <w:sz w:val="18"/>
          <w:szCs w:val="18"/>
          <w:lang w:val="en-US"/>
        </w:rPr>
        <w:t>rfsoc</w:t>
      </w:r>
      <w:proofErr w:type="spellEnd"/>
      <w:r w:rsidRPr="002336EB">
        <w:rPr>
          <w:sz w:val="18"/>
          <w:szCs w:val="18"/>
          <w:lang w:val="en-US"/>
        </w:rPr>
        <w:t xml:space="preserve">. </w:t>
      </w:r>
      <w:proofErr w:type="spellStart"/>
      <w:r w:rsidRPr="002336EB">
        <w:rPr>
          <w:sz w:val="18"/>
          <w:szCs w:val="18"/>
          <w:lang w:val="en-US"/>
        </w:rPr>
        <w:t>Strathclyde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Academic</w:t>
      </w:r>
      <w:proofErr w:type="spellEnd"/>
      <w:r w:rsidRPr="002336EB">
        <w:rPr>
          <w:sz w:val="18"/>
          <w:szCs w:val="18"/>
          <w:lang w:val="en-US"/>
        </w:rPr>
        <w:t xml:space="preserve"> Media.</w:t>
      </w:r>
    </w:p>
  </w:footnote>
  <w:footnote w:id="3">
    <w:p w14:paraId="123C82CE" w14:textId="46A439CF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An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Adaptable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Direct</w:t>
      </w:r>
      <w:proofErr w:type="spellEnd"/>
      <w:r w:rsidRPr="002336EB">
        <w:rPr>
          <w:sz w:val="18"/>
          <w:szCs w:val="18"/>
          <w:lang w:val="en-US"/>
        </w:rPr>
        <w:t xml:space="preserve"> RF-</w:t>
      </w:r>
      <w:proofErr w:type="spellStart"/>
      <w:r w:rsidRPr="002336EB">
        <w:rPr>
          <w:sz w:val="18"/>
          <w:szCs w:val="18"/>
          <w:lang w:val="en-US"/>
        </w:rPr>
        <w:t>Sampling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Solution</w:t>
      </w:r>
      <w:proofErr w:type="spellEnd"/>
      <w:r w:rsidRPr="002336EB">
        <w:rPr>
          <w:sz w:val="18"/>
          <w:szCs w:val="18"/>
          <w:lang w:val="en-US"/>
        </w:rPr>
        <w:t xml:space="preserve">. AMD </w:t>
      </w:r>
      <w:proofErr w:type="spellStart"/>
      <w:r w:rsidRPr="002336EB">
        <w:rPr>
          <w:sz w:val="18"/>
          <w:szCs w:val="18"/>
          <w:lang w:val="en-US"/>
        </w:rPr>
        <w:t>Adaptive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Computing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Documentation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Portal</w:t>
      </w:r>
      <w:proofErr w:type="spellEnd"/>
      <w:r w:rsidRPr="002336EB">
        <w:rPr>
          <w:sz w:val="18"/>
          <w:szCs w:val="18"/>
          <w:lang w:val="en-US"/>
        </w:rPr>
        <w:t>. (</w:t>
      </w:r>
      <w:proofErr w:type="spellStart"/>
      <w:r w:rsidRPr="002336EB">
        <w:rPr>
          <w:sz w:val="18"/>
          <w:szCs w:val="18"/>
          <w:lang w:val="en-US"/>
        </w:rPr>
        <w:t>n.d</w:t>
      </w:r>
      <w:proofErr w:type="spellEnd"/>
      <w:r w:rsidRPr="002336EB">
        <w:rPr>
          <w:sz w:val="18"/>
          <w:szCs w:val="18"/>
          <w:lang w:val="en-US"/>
        </w:rPr>
        <w:t xml:space="preserve">.). </w:t>
      </w:r>
      <w:r w:rsidR="00FA6DC8">
        <w:fldChar w:fldCharType="begin"/>
      </w:r>
      <w:r w:rsidR="00FA6DC8" w:rsidRPr="00F70E0D">
        <w:rPr>
          <w:lang w:val="en-US"/>
          <w:rPrChange w:id="5" w:author="최광열" w:date="2024-01-15T21:48:00Z">
            <w:rPr/>
          </w:rPrChange>
        </w:rPr>
        <w:instrText xml:space="preserve"> HYPERLINK "https://docs.xilinx.com/v/u/en-US/wp489-rfsampling-solutions" </w:instrText>
      </w:r>
      <w:r w:rsidR="00FA6DC8">
        <w:fldChar w:fldCharType="separate"/>
      </w:r>
      <w:r w:rsidRPr="002336EB">
        <w:rPr>
          <w:sz w:val="18"/>
          <w:szCs w:val="18"/>
          <w:lang w:val="en-US"/>
        </w:rPr>
        <w:t>https://docs.xilinx.com/v/u/en-US/wp489-rfsampling-solutions</w:t>
      </w:r>
      <w:r w:rsidR="00FA6DC8">
        <w:rPr>
          <w:sz w:val="18"/>
          <w:szCs w:val="18"/>
          <w:lang w:val="en-US"/>
        </w:rPr>
        <w:fldChar w:fldCharType="end"/>
      </w:r>
    </w:p>
  </w:footnote>
  <w:footnote w:id="4">
    <w:p w14:paraId="4D39D0EB" w14:textId="5962AA76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TICSPRO-SW. TICSPRO-SW </w:t>
      </w:r>
      <w:proofErr w:type="spellStart"/>
      <w:r w:rsidRPr="002336EB">
        <w:rPr>
          <w:sz w:val="18"/>
          <w:szCs w:val="18"/>
          <w:lang w:val="en-US"/>
        </w:rPr>
        <w:t>Application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software</w:t>
      </w:r>
      <w:proofErr w:type="spellEnd"/>
      <w:r w:rsidRPr="002336EB">
        <w:rPr>
          <w:sz w:val="18"/>
          <w:szCs w:val="18"/>
          <w:lang w:val="en-US"/>
        </w:rPr>
        <w:t xml:space="preserve"> &amp;</w:t>
      </w:r>
      <w:proofErr w:type="spellStart"/>
      <w:r w:rsidRPr="002336EB">
        <w:rPr>
          <w:sz w:val="18"/>
          <w:szCs w:val="18"/>
          <w:lang w:val="en-US"/>
        </w:rPr>
        <w:t>amp</w:t>
      </w:r>
      <w:proofErr w:type="spellEnd"/>
      <w:r w:rsidRPr="002336EB">
        <w:rPr>
          <w:sz w:val="18"/>
          <w:szCs w:val="18"/>
          <w:lang w:val="en-US"/>
        </w:rPr>
        <w:t xml:space="preserve">; </w:t>
      </w:r>
      <w:proofErr w:type="spellStart"/>
      <w:r w:rsidRPr="002336EB">
        <w:rPr>
          <w:sz w:val="18"/>
          <w:szCs w:val="18"/>
          <w:lang w:val="en-US"/>
        </w:rPr>
        <w:t>framework</w:t>
      </w:r>
      <w:proofErr w:type="spellEnd"/>
      <w:r w:rsidRPr="002336EB">
        <w:rPr>
          <w:sz w:val="18"/>
          <w:szCs w:val="18"/>
          <w:lang w:val="en-US"/>
        </w:rPr>
        <w:t xml:space="preserve"> | TI.com. (</w:t>
      </w:r>
      <w:proofErr w:type="spellStart"/>
      <w:r w:rsidRPr="002336EB">
        <w:rPr>
          <w:sz w:val="18"/>
          <w:szCs w:val="18"/>
          <w:lang w:val="en-US"/>
        </w:rPr>
        <w:t>n.d</w:t>
      </w:r>
      <w:proofErr w:type="spellEnd"/>
      <w:r w:rsidRPr="002336EB">
        <w:rPr>
          <w:sz w:val="18"/>
          <w:szCs w:val="18"/>
          <w:lang w:val="en-US"/>
        </w:rPr>
        <w:t xml:space="preserve">.). </w:t>
      </w:r>
      <w:r w:rsidR="00FA6DC8">
        <w:fldChar w:fldCharType="begin"/>
      </w:r>
      <w:r w:rsidR="00FA6DC8" w:rsidRPr="00F70E0D">
        <w:rPr>
          <w:lang w:val="en-US"/>
          <w:rPrChange w:id="8" w:author="최광열" w:date="2024-01-15T21:48:00Z">
            <w:rPr/>
          </w:rPrChange>
        </w:rPr>
        <w:instrText xml:space="preserve"> HYPERLINK "https://www.ti.com/tool/TICSPRO-SW" \l "downloads" </w:instrText>
      </w:r>
      <w:r w:rsidR="00FA6DC8">
        <w:fldChar w:fldCharType="separate"/>
      </w:r>
      <w:r w:rsidRPr="002336EB">
        <w:rPr>
          <w:sz w:val="18"/>
          <w:szCs w:val="18"/>
          <w:lang w:val="en-US"/>
        </w:rPr>
        <w:t>https://www.ti.com/tool/TICSPRO-SW#downloads</w:t>
      </w:r>
      <w:r w:rsidR="00FA6DC8">
        <w:rPr>
          <w:sz w:val="18"/>
          <w:szCs w:val="18"/>
          <w:lang w:val="en-US"/>
        </w:rPr>
        <w:fldChar w:fldCharType="end"/>
      </w:r>
    </w:p>
  </w:footnote>
  <w:footnote w:id="5">
    <w:p w14:paraId="3404B02F" w14:textId="680ED134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Xilinx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설치</w:t>
      </w:r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위치</w:t>
      </w:r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기</w:t>
      </w:r>
      <w:r>
        <w:rPr>
          <w:rFonts w:hint="eastAsia"/>
          <w:sz w:val="18"/>
          <w:szCs w:val="18"/>
          <w:lang w:val="en-US"/>
        </w:rPr>
        <w:t>준</w:t>
      </w:r>
      <w:r w:rsidRPr="002336EB">
        <w:rPr>
          <w:rFonts w:hint="eastAsia"/>
          <w:sz w:val="18"/>
          <w:szCs w:val="18"/>
          <w:lang w:val="en-US"/>
        </w:rPr>
        <w:t>으로</w:t>
      </w:r>
      <w:r w:rsidRPr="002336EB">
        <w:rPr>
          <w:sz w:val="18"/>
          <w:szCs w:val="18"/>
          <w:lang w:val="en-US"/>
        </w:rPr>
        <w:t xml:space="preserve"> Xilinx\Vitis\2020.2\data\embeddedsw\XilinxProcessorIPLib\drivers\rfdc_v8_0\examples</w:t>
      </w:r>
      <w:r>
        <w:rPr>
          <w:rFonts w:hint="eastAsia"/>
          <w:sz w:val="18"/>
          <w:szCs w:val="18"/>
          <w:lang w:val="en-US"/>
        </w:rPr>
        <w:t>\</w:t>
      </w:r>
      <w:r w:rsidRPr="008D153E">
        <w:rPr>
          <w:sz w:val="18"/>
          <w:szCs w:val="18"/>
          <w:lang w:val="en-US"/>
        </w:rPr>
        <w:t>xrfdc_clk.c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 xml:space="preserve">을 </w:t>
      </w:r>
      <w:proofErr w:type="gramStart"/>
      <w:r>
        <w:rPr>
          <w:rFonts w:hint="eastAsia"/>
          <w:sz w:val="18"/>
          <w:szCs w:val="18"/>
          <w:lang w:val="en-US"/>
        </w:rPr>
        <w:t>이용한다..</w:t>
      </w:r>
      <w:proofErr w:type="gramEnd"/>
    </w:p>
  </w:footnote>
  <w:footnote w:id="6">
    <w:p w14:paraId="78C74487" w14:textId="71163CCB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Introduction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to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Amba</w:t>
      </w:r>
      <w:proofErr w:type="spellEnd"/>
      <w:r w:rsidRPr="002336EB">
        <w:rPr>
          <w:sz w:val="18"/>
          <w:szCs w:val="18"/>
          <w:lang w:val="en-US"/>
        </w:rPr>
        <w:t xml:space="preserve"> Axi4 - </w:t>
      </w:r>
      <w:proofErr w:type="spellStart"/>
      <w:r w:rsidRPr="002336EB">
        <w:rPr>
          <w:sz w:val="18"/>
          <w:szCs w:val="18"/>
          <w:lang w:val="en-US"/>
        </w:rPr>
        <w:t>arm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developer</w:t>
      </w:r>
      <w:proofErr w:type="spellEnd"/>
      <w:r w:rsidRPr="002336EB">
        <w:rPr>
          <w:sz w:val="18"/>
          <w:szCs w:val="18"/>
          <w:lang w:val="en-US"/>
        </w:rPr>
        <w:t>. (</w:t>
      </w:r>
      <w:proofErr w:type="spellStart"/>
      <w:r w:rsidRPr="002336EB">
        <w:rPr>
          <w:sz w:val="18"/>
          <w:szCs w:val="18"/>
          <w:lang w:val="en-US"/>
        </w:rPr>
        <w:t>n.d</w:t>
      </w:r>
      <w:proofErr w:type="spellEnd"/>
      <w:r w:rsidRPr="002336EB">
        <w:rPr>
          <w:sz w:val="18"/>
          <w:szCs w:val="18"/>
          <w:lang w:val="en-US"/>
        </w:rPr>
        <w:t xml:space="preserve">.). </w:t>
      </w:r>
      <w:r w:rsidR="00FA6DC8">
        <w:fldChar w:fldCharType="begin"/>
      </w:r>
      <w:r w:rsidR="00FA6DC8" w:rsidRPr="00F70E0D">
        <w:rPr>
          <w:lang w:val="en-US"/>
          <w:rPrChange w:id="10" w:author="최광열" w:date="2024-01-15T21:48:00Z">
            <w:rPr/>
          </w:rPrChange>
        </w:rPr>
        <w:instrText xml:space="preserve"> HYPERLINK "https://developer.arm.com/-/media/Arm%20Developer%20Community/PDF/Learn%20the%20Architecture/102202_0100_01_Introduction_to_AMBA_AXI.pdf?revision=369ad681-f926-47b0-8</w:instrText>
      </w:r>
      <w:r w:rsidR="00FA6DC8" w:rsidRPr="00F70E0D">
        <w:rPr>
          <w:lang w:val="en-US"/>
          <w:rPrChange w:id="11" w:author="최광열" w:date="2024-01-15T21:48:00Z">
            <w:rPr/>
          </w:rPrChange>
        </w:rPr>
        <w:instrText xml:space="preserve">1be-42813d39e132" </w:instrText>
      </w:r>
      <w:r w:rsidR="00FA6DC8">
        <w:fldChar w:fldCharType="separate"/>
      </w:r>
      <w:r w:rsidRPr="002336EB">
        <w:rPr>
          <w:sz w:val="18"/>
          <w:szCs w:val="18"/>
          <w:lang w:val="en-US"/>
        </w:rPr>
        <w:t>https://developer.arm.com/-/media/Arm%20Developer%20Community/PDF/Learn%20the%20Architecture/102202_0100_01_Introduction_to_AMBA_AXI.pdf?revision=369ad681-f926-47b0-81be-42813d39e132</w:t>
      </w:r>
      <w:r w:rsidR="00FA6DC8">
        <w:rPr>
          <w:sz w:val="18"/>
          <w:szCs w:val="18"/>
          <w:lang w:val="en-US"/>
        </w:rPr>
        <w:fldChar w:fldCharType="end"/>
      </w:r>
    </w:p>
  </w:footnote>
  <w:footnote w:id="7">
    <w:p w14:paraId="1A30521A" w14:textId="05835FD2" w:rsidR="00B34391" w:rsidRPr="002336EB" w:rsidRDefault="00B34391" w:rsidP="002336EB">
      <w:pPr>
        <w:pStyle w:val="muitypography-root"/>
        <w:rPr>
          <w:sz w:val="18"/>
          <w:szCs w:val="18"/>
        </w:rPr>
      </w:pPr>
      <w:r w:rsidRPr="002336EB">
        <w:rPr>
          <w:sz w:val="18"/>
          <w:szCs w:val="18"/>
        </w:rPr>
        <w:footnoteRef/>
      </w:r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Erdmann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C.,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Cullen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E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Brouard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D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Pelliconi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R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Verbruggen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B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Mcgrath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J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Collins,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D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De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La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Torre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M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Gay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P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Lynch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P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Lim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P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Collins,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A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&amp;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Farley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B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 (2017,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February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). 16.3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A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330mW 14b 6.8GS/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s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dual-mode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RF DAC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in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16nm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FinFET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achieving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r w:rsidRPr="002336EB">
        <w:rPr>
          <w:rFonts w:ascii="바탕" w:eastAsia="바탕" w:hAnsi="바탕" w:cs="바탕"/>
          <w:sz w:val="18"/>
          <w:szCs w:val="18"/>
        </w:rPr>
        <w:t>−</w:t>
      </w:r>
      <w:r w:rsidRPr="002336EB">
        <w:rPr>
          <w:rFonts w:ascii="Arial" w:eastAsiaTheme="minorEastAsia" w:hAnsi="Arial" w:cs="Arial"/>
          <w:sz w:val="18"/>
          <w:szCs w:val="18"/>
        </w:rPr>
        <w:t xml:space="preserve">70.8dBc ACPR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in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a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20MHz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channel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at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5.2GHz. 2017 IEEE International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Solid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-State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Circuits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Conference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(ISSCC). https://doi.org/10.1109/isscc.2017.7870370</w:t>
      </w:r>
    </w:p>
  </w:footnote>
  <w:footnote w:id="8">
    <w:p w14:paraId="6CBA6093" w14:textId="453D2BA4" w:rsidR="00B34391" w:rsidRPr="002336EB" w:rsidRDefault="00B34391" w:rsidP="002336EB">
      <w:pPr>
        <w:pStyle w:val="muitypography-root"/>
        <w:rPr>
          <w:sz w:val="18"/>
          <w:szCs w:val="18"/>
        </w:rPr>
      </w:pPr>
      <w:r w:rsidRPr="002336EB">
        <w:rPr>
          <w:sz w:val="18"/>
          <w:szCs w:val="18"/>
        </w:rPr>
        <w:footnoteRef/>
      </w:r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Razavi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B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 (2018). The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Current-Steering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DAC [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A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Circuit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for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All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Seasons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]. IEEE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Solid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-State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Circuits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Magazine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>, 10(1), 11–15. https://doi.org/10.1109/mssc.2017.2771102</w:t>
      </w:r>
    </w:p>
  </w:footnote>
  <w:footnote w:id="9">
    <w:p w14:paraId="016CC5F2" w14:textId="49DF8FAD" w:rsidR="00B34391" w:rsidRPr="002336EB" w:rsidRDefault="00B34391">
      <w:pPr>
        <w:pStyle w:val="aa"/>
        <w:rPr>
          <w:lang w:val="en-US"/>
        </w:rPr>
      </w:pPr>
      <w:r>
        <w:rPr>
          <w:rStyle w:val="ab"/>
        </w:rPr>
        <w:footnoteRef/>
      </w:r>
      <w:r w:rsidRPr="002336EB">
        <w:rPr>
          <w:lang w:val="en-US"/>
        </w:rPr>
        <w:t xml:space="preserve"> </w:t>
      </w:r>
      <w:r w:rsidR="00FA6DC8">
        <w:fldChar w:fldCharType="begin"/>
      </w:r>
      <w:r w:rsidR="00FA6DC8" w:rsidRPr="00F70E0D">
        <w:rPr>
          <w:lang w:val="en-US"/>
          <w:rPrChange w:id="31" w:author="최광열" w:date="2024-01-15T21:48:00Z">
            <w:rPr/>
          </w:rPrChange>
        </w:rPr>
        <w:instrText xml:space="preserve"> HYPERLINK "https://github.com/snu-quiqcl/Vivado_prj_manager" </w:instrText>
      </w:r>
      <w:r w:rsidR="00FA6DC8">
        <w:fldChar w:fldCharType="separate"/>
      </w:r>
      <w:r w:rsidRPr="002336EB">
        <w:rPr>
          <w:rStyle w:val="a6"/>
          <w:sz w:val="18"/>
          <w:szCs w:val="18"/>
          <w:lang w:val="en-US"/>
        </w:rPr>
        <w:t>https://github.com/snu-quiqcl/Vivado_prj_manager</w:t>
      </w:r>
      <w:r w:rsidR="00FA6DC8">
        <w:rPr>
          <w:rStyle w:val="a6"/>
          <w:sz w:val="18"/>
          <w:szCs w:val="18"/>
          <w:lang w:val="en-US"/>
        </w:rPr>
        <w:fldChar w:fldCharType="end"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AF2BCB"/>
    <w:multiLevelType w:val="hybridMultilevel"/>
    <w:tmpl w:val="2B2CB14A"/>
    <w:lvl w:ilvl="0" w:tplc="238E4D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최광열">
    <w15:presenceInfo w15:providerId="AD" w15:userId="S-1-5-21-2399191270-994586390-1980195767-10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DC3"/>
    <w:rsid w:val="00000E91"/>
    <w:rsid w:val="00003A09"/>
    <w:rsid w:val="000043DF"/>
    <w:rsid w:val="00005D73"/>
    <w:rsid w:val="00006B70"/>
    <w:rsid w:val="000072C5"/>
    <w:rsid w:val="00011444"/>
    <w:rsid w:val="0001270A"/>
    <w:rsid w:val="0001292A"/>
    <w:rsid w:val="00012BF0"/>
    <w:rsid w:val="0001507C"/>
    <w:rsid w:val="000179A1"/>
    <w:rsid w:val="0002697C"/>
    <w:rsid w:val="00027320"/>
    <w:rsid w:val="000311B7"/>
    <w:rsid w:val="00032D62"/>
    <w:rsid w:val="00035174"/>
    <w:rsid w:val="00035FEE"/>
    <w:rsid w:val="000371D1"/>
    <w:rsid w:val="0003728B"/>
    <w:rsid w:val="00040FF1"/>
    <w:rsid w:val="00041062"/>
    <w:rsid w:val="00041EF2"/>
    <w:rsid w:val="0004288F"/>
    <w:rsid w:val="00042A66"/>
    <w:rsid w:val="00042EC8"/>
    <w:rsid w:val="000434E4"/>
    <w:rsid w:val="00044E31"/>
    <w:rsid w:val="00050FDF"/>
    <w:rsid w:val="00051BB6"/>
    <w:rsid w:val="00052482"/>
    <w:rsid w:val="00052A81"/>
    <w:rsid w:val="000545F8"/>
    <w:rsid w:val="00054E1F"/>
    <w:rsid w:val="000555C7"/>
    <w:rsid w:val="000576EE"/>
    <w:rsid w:val="000602DB"/>
    <w:rsid w:val="000607D0"/>
    <w:rsid w:val="0006314E"/>
    <w:rsid w:val="000632EE"/>
    <w:rsid w:val="00063486"/>
    <w:rsid w:val="00063F75"/>
    <w:rsid w:val="0006538C"/>
    <w:rsid w:val="00067951"/>
    <w:rsid w:val="000711AC"/>
    <w:rsid w:val="000727DA"/>
    <w:rsid w:val="000727EB"/>
    <w:rsid w:val="00075220"/>
    <w:rsid w:val="0007636A"/>
    <w:rsid w:val="0008035B"/>
    <w:rsid w:val="00084551"/>
    <w:rsid w:val="00084A84"/>
    <w:rsid w:val="00087572"/>
    <w:rsid w:val="0009586B"/>
    <w:rsid w:val="00095CCA"/>
    <w:rsid w:val="000967D3"/>
    <w:rsid w:val="00096BD7"/>
    <w:rsid w:val="000A2E4C"/>
    <w:rsid w:val="000A3918"/>
    <w:rsid w:val="000A3953"/>
    <w:rsid w:val="000A3D77"/>
    <w:rsid w:val="000A440F"/>
    <w:rsid w:val="000A7FBC"/>
    <w:rsid w:val="000B3AFC"/>
    <w:rsid w:val="000B45C5"/>
    <w:rsid w:val="000B7619"/>
    <w:rsid w:val="000B797A"/>
    <w:rsid w:val="000B7E78"/>
    <w:rsid w:val="000B7E94"/>
    <w:rsid w:val="000C1935"/>
    <w:rsid w:val="000C21D0"/>
    <w:rsid w:val="000C4712"/>
    <w:rsid w:val="000C6D9D"/>
    <w:rsid w:val="000C736E"/>
    <w:rsid w:val="000D0616"/>
    <w:rsid w:val="000D183B"/>
    <w:rsid w:val="000D4629"/>
    <w:rsid w:val="000D5E74"/>
    <w:rsid w:val="000D769F"/>
    <w:rsid w:val="000E04B6"/>
    <w:rsid w:val="000E34F9"/>
    <w:rsid w:val="000E4F2D"/>
    <w:rsid w:val="000E5885"/>
    <w:rsid w:val="000F479F"/>
    <w:rsid w:val="000F4838"/>
    <w:rsid w:val="000F4EE1"/>
    <w:rsid w:val="000F7BB6"/>
    <w:rsid w:val="0010182B"/>
    <w:rsid w:val="001019B2"/>
    <w:rsid w:val="0010267C"/>
    <w:rsid w:val="00102DF3"/>
    <w:rsid w:val="00102EAF"/>
    <w:rsid w:val="00102FEC"/>
    <w:rsid w:val="00105034"/>
    <w:rsid w:val="00106C59"/>
    <w:rsid w:val="001114A0"/>
    <w:rsid w:val="001138BD"/>
    <w:rsid w:val="00114367"/>
    <w:rsid w:val="001211BD"/>
    <w:rsid w:val="00123B47"/>
    <w:rsid w:val="00125BBE"/>
    <w:rsid w:val="00127015"/>
    <w:rsid w:val="00127023"/>
    <w:rsid w:val="001274A8"/>
    <w:rsid w:val="001335BC"/>
    <w:rsid w:val="00133C24"/>
    <w:rsid w:val="00135180"/>
    <w:rsid w:val="001413C5"/>
    <w:rsid w:val="0014259E"/>
    <w:rsid w:val="0014423E"/>
    <w:rsid w:val="001468BA"/>
    <w:rsid w:val="00147097"/>
    <w:rsid w:val="00147405"/>
    <w:rsid w:val="00147DFC"/>
    <w:rsid w:val="00152D49"/>
    <w:rsid w:val="00155D11"/>
    <w:rsid w:val="00165B7F"/>
    <w:rsid w:val="001712AD"/>
    <w:rsid w:val="0017388D"/>
    <w:rsid w:val="00175E21"/>
    <w:rsid w:val="001764CF"/>
    <w:rsid w:val="001768A7"/>
    <w:rsid w:val="0018243D"/>
    <w:rsid w:val="001841DB"/>
    <w:rsid w:val="00186058"/>
    <w:rsid w:val="001871F8"/>
    <w:rsid w:val="00190734"/>
    <w:rsid w:val="00190EBB"/>
    <w:rsid w:val="00191E0F"/>
    <w:rsid w:val="00193277"/>
    <w:rsid w:val="00193AF6"/>
    <w:rsid w:val="00195D70"/>
    <w:rsid w:val="001965B1"/>
    <w:rsid w:val="001A2DFC"/>
    <w:rsid w:val="001A3A71"/>
    <w:rsid w:val="001A3D1E"/>
    <w:rsid w:val="001A44EC"/>
    <w:rsid w:val="001A631D"/>
    <w:rsid w:val="001A7045"/>
    <w:rsid w:val="001B0314"/>
    <w:rsid w:val="001B09FE"/>
    <w:rsid w:val="001B21A8"/>
    <w:rsid w:val="001B41C1"/>
    <w:rsid w:val="001B4968"/>
    <w:rsid w:val="001B60AB"/>
    <w:rsid w:val="001C219D"/>
    <w:rsid w:val="001C28CD"/>
    <w:rsid w:val="001D43D6"/>
    <w:rsid w:val="001D48B5"/>
    <w:rsid w:val="001E0067"/>
    <w:rsid w:val="001E1C45"/>
    <w:rsid w:val="001E2205"/>
    <w:rsid w:val="001E23CC"/>
    <w:rsid w:val="001E4AEA"/>
    <w:rsid w:val="001E68D1"/>
    <w:rsid w:val="001E7927"/>
    <w:rsid w:val="001E7E0C"/>
    <w:rsid w:val="001F0582"/>
    <w:rsid w:val="001F0DF7"/>
    <w:rsid w:val="001F4054"/>
    <w:rsid w:val="001F4521"/>
    <w:rsid w:val="001F463D"/>
    <w:rsid w:val="001F5F0C"/>
    <w:rsid w:val="00200B5F"/>
    <w:rsid w:val="00203813"/>
    <w:rsid w:val="00204528"/>
    <w:rsid w:val="00204D77"/>
    <w:rsid w:val="00212670"/>
    <w:rsid w:val="00213931"/>
    <w:rsid w:val="002148F5"/>
    <w:rsid w:val="00214CAD"/>
    <w:rsid w:val="00214E57"/>
    <w:rsid w:val="0021579E"/>
    <w:rsid w:val="002160FE"/>
    <w:rsid w:val="0021748C"/>
    <w:rsid w:val="00217C43"/>
    <w:rsid w:val="00220C88"/>
    <w:rsid w:val="00221E2B"/>
    <w:rsid w:val="0022338E"/>
    <w:rsid w:val="0022558C"/>
    <w:rsid w:val="00225B41"/>
    <w:rsid w:val="00226450"/>
    <w:rsid w:val="00230712"/>
    <w:rsid w:val="00232879"/>
    <w:rsid w:val="002336EB"/>
    <w:rsid w:val="0023390A"/>
    <w:rsid w:val="00235D8F"/>
    <w:rsid w:val="00240624"/>
    <w:rsid w:val="00243BCE"/>
    <w:rsid w:val="00245797"/>
    <w:rsid w:val="00245DE2"/>
    <w:rsid w:val="00250797"/>
    <w:rsid w:val="002515F7"/>
    <w:rsid w:val="00251F53"/>
    <w:rsid w:val="00253E37"/>
    <w:rsid w:val="00261771"/>
    <w:rsid w:val="00262AB5"/>
    <w:rsid w:val="00263851"/>
    <w:rsid w:val="002669C7"/>
    <w:rsid w:val="0027073B"/>
    <w:rsid w:val="00270B43"/>
    <w:rsid w:val="00272011"/>
    <w:rsid w:val="002722C6"/>
    <w:rsid w:val="00272700"/>
    <w:rsid w:val="00272E5C"/>
    <w:rsid w:val="002746C4"/>
    <w:rsid w:val="00274B40"/>
    <w:rsid w:val="00276EFD"/>
    <w:rsid w:val="002777F7"/>
    <w:rsid w:val="00277818"/>
    <w:rsid w:val="00280325"/>
    <w:rsid w:val="0028280A"/>
    <w:rsid w:val="00284862"/>
    <w:rsid w:val="00285A7B"/>
    <w:rsid w:val="00286E48"/>
    <w:rsid w:val="00290E36"/>
    <w:rsid w:val="00294E9D"/>
    <w:rsid w:val="002A2BEE"/>
    <w:rsid w:val="002A396D"/>
    <w:rsid w:val="002A6174"/>
    <w:rsid w:val="002B1FED"/>
    <w:rsid w:val="002B6A52"/>
    <w:rsid w:val="002C3023"/>
    <w:rsid w:val="002C6F4D"/>
    <w:rsid w:val="002D0A4E"/>
    <w:rsid w:val="002D0A8D"/>
    <w:rsid w:val="002D1685"/>
    <w:rsid w:val="002D1DD0"/>
    <w:rsid w:val="002D1E08"/>
    <w:rsid w:val="002D4646"/>
    <w:rsid w:val="002D5776"/>
    <w:rsid w:val="002D78DB"/>
    <w:rsid w:val="002E1295"/>
    <w:rsid w:val="002E1A5A"/>
    <w:rsid w:val="002E1AD7"/>
    <w:rsid w:val="002E2DF8"/>
    <w:rsid w:val="002E3B42"/>
    <w:rsid w:val="002E4ABA"/>
    <w:rsid w:val="002E4B26"/>
    <w:rsid w:val="002F0586"/>
    <w:rsid w:val="002F2CAC"/>
    <w:rsid w:val="002F2F79"/>
    <w:rsid w:val="002F40DD"/>
    <w:rsid w:val="002F5ED8"/>
    <w:rsid w:val="002F6689"/>
    <w:rsid w:val="002F6AA6"/>
    <w:rsid w:val="002F7765"/>
    <w:rsid w:val="003007A9"/>
    <w:rsid w:val="003010AC"/>
    <w:rsid w:val="003064C3"/>
    <w:rsid w:val="00306BAA"/>
    <w:rsid w:val="0030783C"/>
    <w:rsid w:val="00311BE0"/>
    <w:rsid w:val="00311ECF"/>
    <w:rsid w:val="00312F43"/>
    <w:rsid w:val="0031536D"/>
    <w:rsid w:val="00315A79"/>
    <w:rsid w:val="00315CE6"/>
    <w:rsid w:val="00317172"/>
    <w:rsid w:val="00317C84"/>
    <w:rsid w:val="003207BC"/>
    <w:rsid w:val="00321BF1"/>
    <w:rsid w:val="00322348"/>
    <w:rsid w:val="003244B4"/>
    <w:rsid w:val="0032593D"/>
    <w:rsid w:val="003263EB"/>
    <w:rsid w:val="003268CE"/>
    <w:rsid w:val="00327995"/>
    <w:rsid w:val="0032799D"/>
    <w:rsid w:val="0033092F"/>
    <w:rsid w:val="003322A2"/>
    <w:rsid w:val="0033529F"/>
    <w:rsid w:val="00337BDA"/>
    <w:rsid w:val="00337DBE"/>
    <w:rsid w:val="00340B4A"/>
    <w:rsid w:val="003466DE"/>
    <w:rsid w:val="00346B43"/>
    <w:rsid w:val="00352AE0"/>
    <w:rsid w:val="003542FA"/>
    <w:rsid w:val="00357C88"/>
    <w:rsid w:val="00362415"/>
    <w:rsid w:val="00362632"/>
    <w:rsid w:val="00362BBA"/>
    <w:rsid w:val="0036662A"/>
    <w:rsid w:val="003671C1"/>
    <w:rsid w:val="00370C54"/>
    <w:rsid w:val="00371A5B"/>
    <w:rsid w:val="00372BA6"/>
    <w:rsid w:val="00373DC3"/>
    <w:rsid w:val="003754FA"/>
    <w:rsid w:val="00380554"/>
    <w:rsid w:val="00380589"/>
    <w:rsid w:val="0038160F"/>
    <w:rsid w:val="00384F7D"/>
    <w:rsid w:val="00386BDC"/>
    <w:rsid w:val="003927E3"/>
    <w:rsid w:val="00396622"/>
    <w:rsid w:val="00396D40"/>
    <w:rsid w:val="00397C3A"/>
    <w:rsid w:val="003A0E09"/>
    <w:rsid w:val="003A0EE3"/>
    <w:rsid w:val="003A314B"/>
    <w:rsid w:val="003A4019"/>
    <w:rsid w:val="003A4362"/>
    <w:rsid w:val="003A7FBA"/>
    <w:rsid w:val="003B3D47"/>
    <w:rsid w:val="003B3E8F"/>
    <w:rsid w:val="003B5B5F"/>
    <w:rsid w:val="003B616A"/>
    <w:rsid w:val="003C002C"/>
    <w:rsid w:val="003C1A30"/>
    <w:rsid w:val="003D7F50"/>
    <w:rsid w:val="003E2AE0"/>
    <w:rsid w:val="003E38E1"/>
    <w:rsid w:val="003E3F2E"/>
    <w:rsid w:val="003E469E"/>
    <w:rsid w:val="003E51A7"/>
    <w:rsid w:val="003F0E20"/>
    <w:rsid w:val="003F28BA"/>
    <w:rsid w:val="00401E04"/>
    <w:rsid w:val="00401E25"/>
    <w:rsid w:val="00401F55"/>
    <w:rsid w:val="004061F6"/>
    <w:rsid w:val="00406FF9"/>
    <w:rsid w:val="00413598"/>
    <w:rsid w:val="004139A5"/>
    <w:rsid w:val="00414DA6"/>
    <w:rsid w:val="004154FE"/>
    <w:rsid w:val="0041697F"/>
    <w:rsid w:val="0041718B"/>
    <w:rsid w:val="00422A0B"/>
    <w:rsid w:val="00426C79"/>
    <w:rsid w:val="004273FA"/>
    <w:rsid w:val="004312FB"/>
    <w:rsid w:val="0043138B"/>
    <w:rsid w:val="00431EE3"/>
    <w:rsid w:val="004326D1"/>
    <w:rsid w:val="00435085"/>
    <w:rsid w:val="00436CD3"/>
    <w:rsid w:val="00441CEE"/>
    <w:rsid w:val="00443DF8"/>
    <w:rsid w:val="0044642E"/>
    <w:rsid w:val="00446F29"/>
    <w:rsid w:val="00451AF4"/>
    <w:rsid w:val="00455AF0"/>
    <w:rsid w:val="00455D0D"/>
    <w:rsid w:val="00455F9C"/>
    <w:rsid w:val="00456275"/>
    <w:rsid w:val="00456DEE"/>
    <w:rsid w:val="00460B48"/>
    <w:rsid w:val="00462CD8"/>
    <w:rsid w:val="00463CC9"/>
    <w:rsid w:val="0046442D"/>
    <w:rsid w:val="00466781"/>
    <w:rsid w:val="00466EEB"/>
    <w:rsid w:val="004676AB"/>
    <w:rsid w:val="004679A1"/>
    <w:rsid w:val="00470D62"/>
    <w:rsid w:val="00472633"/>
    <w:rsid w:val="00473F47"/>
    <w:rsid w:val="00474C1B"/>
    <w:rsid w:val="00474C6C"/>
    <w:rsid w:val="0047696C"/>
    <w:rsid w:val="00477BE8"/>
    <w:rsid w:val="00481FD0"/>
    <w:rsid w:val="00482046"/>
    <w:rsid w:val="0048494C"/>
    <w:rsid w:val="0048597B"/>
    <w:rsid w:val="00486AC9"/>
    <w:rsid w:val="0049182E"/>
    <w:rsid w:val="00491E45"/>
    <w:rsid w:val="00493E29"/>
    <w:rsid w:val="00494C9C"/>
    <w:rsid w:val="00494EB1"/>
    <w:rsid w:val="004953D8"/>
    <w:rsid w:val="004A1769"/>
    <w:rsid w:val="004A1CBD"/>
    <w:rsid w:val="004A2B32"/>
    <w:rsid w:val="004A4838"/>
    <w:rsid w:val="004A66E7"/>
    <w:rsid w:val="004B1A96"/>
    <w:rsid w:val="004B2394"/>
    <w:rsid w:val="004B3051"/>
    <w:rsid w:val="004B35A8"/>
    <w:rsid w:val="004B3BF9"/>
    <w:rsid w:val="004B5886"/>
    <w:rsid w:val="004C0418"/>
    <w:rsid w:val="004C3A78"/>
    <w:rsid w:val="004C451E"/>
    <w:rsid w:val="004C791A"/>
    <w:rsid w:val="004D0CA7"/>
    <w:rsid w:val="004D10B4"/>
    <w:rsid w:val="004E60C5"/>
    <w:rsid w:val="004F04C7"/>
    <w:rsid w:val="004F1385"/>
    <w:rsid w:val="004F1727"/>
    <w:rsid w:val="004F2BD6"/>
    <w:rsid w:val="005019B4"/>
    <w:rsid w:val="0050439F"/>
    <w:rsid w:val="00504834"/>
    <w:rsid w:val="0051138D"/>
    <w:rsid w:val="005124C6"/>
    <w:rsid w:val="00512C2C"/>
    <w:rsid w:val="00515864"/>
    <w:rsid w:val="00520440"/>
    <w:rsid w:val="00524D29"/>
    <w:rsid w:val="00527570"/>
    <w:rsid w:val="005309B3"/>
    <w:rsid w:val="0053458E"/>
    <w:rsid w:val="00535D5C"/>
    <w:rsid w:val="00540293"/>
    <w:rsid w:val="00543B36"/>
    <w:rsid w:val="005475E7"/>
    <w:rsid w:val="005500D0"/>
    <w:rsid w:val="005504BD"/>
    <w:rsid w:val="0055082B"/>
    <w:rsid w:val="005530C7"/>
    <w:rsid w:val="005550BD"/>
    <w:rsid w:val="005557D4"/>
    <w:rsid w:val="005562E4"/>
    <w:rsid w:val="00556A3E"/>
    <w:rsid w:val="00556A4B"/>
    <w:rsid w:val="0055719E"/>
    <w:rsid w:val="00561ABC"/>
    <w:rsid w:val="00562BD3"/>
    <w:rsid w:val="00562FA5"/>
    <w:rsid w:val="00570496"/>
    <w:rsid w:val="005739C3"/>
    <w:rsid w:val="00576B49"/>
    <w:rsid w:val="0058073F"/>
    <w:rsid w:val="0058360E"/>
    <w:rsid w:val="005837CE"/>
    <w:rsid w:val="00585374"/>
    <w:rsid w:val="0058553D"/>
    <w:rsid w:val="00586C4F"/>
    <w:rsid w:val="00587507"/>
    <w:rsid w:val="00587A0F"/>
    <w:rsid w:val="00592FCE"/>
    <w:rsid w:val="00595AE3"/>
    <w:rsid w:val="005A311C"/>
    <w:rsid w:val="005A409F"/>
    <w:rsid w:val="005A5AA8"/>
    <w:rsid w:val="005A619C"/>
    <w:rsid w:val="005B05E2"/>
    <w:rsid w:val="005B1B1B"/>
    <w:rsid w:val="005B33F1"/>
    <w:rsid w:val="005B4FF7"/>
    <w:rsid w:val="005C4787"/>
    <w:rsid w:val="005C5283"/>
    <w:rsid w:val="005C69E3"/>
    <w:rsid w:val="005C6CDC"/>
    <w:rsid w:val="005C7F85"/>
    <w:rsid w:val="005D2F58"/>
    <w:rsid w:val="005D68F1"/>
    <w:rsid w:val="005E6DCD"/>
    <w:rsid w:val="005F00F9"/>
    <w:rsid w:val="005F45AB"/>
    <w:rsid w:val="005F7170"/>
    <w:rsid w:val="005F7308"/>
    <w:rsid w:val="005F7FFC"/>
    <w:rsid w:val="00600424"/>
    <w:rsid w:val="00600B7F"/>
    <w:rsid w:val="00601B78"/>
    <w:rsid w:val="00603C84"/>
    <w:rsid w:val="0060456F"/>
    <w:rsid w:val="00604995"/>
    <w:rsid w:val="00611387"/>
    <w:rsid w:val="0061291D"/>
    <w:rsid w:val="00612920"/>
    <w:rsid w:val="00612A83"/>
    <w:rsid w:val="00614695"/>
    <w:rsid w:val="006218BA"/>
    <w:rsid w:val="00621E54"/>
    <w:rsid w:val="00622DBE"/>
    <w:rsid w:val="00625058"/>
    <w:rsid w:val="00626E3E"/>
    <w:rsid w:val="0062796F"/>
    <w:rsid w:val="00630197"/>
    <w:rsid w:val="006329DA"/>
    <w:rsid w:val="0064474A"/>
    <w:rsid w:val="00644F6F"/>
    <w:rsid w:val="006466FE"/>
    <w:rsid w:val="00647118"/>
    <w:rsid w:val="0065047F"/>
    <w:rsid w:val="0065388D"/>
    <w:rsid w:val="00654CFF"/>
    <w:rsid w:val="00655976"/>
    <w:rsid w:val="00656381"/>
    <w:rsid w:val="00660269"/>
    <w:rsid w:val="00662050"/>
    <w:rsid w:val="0067167F"/>
    <w:rsid w:val="00672E58"/>
    <w:rsid w:val="00673E4E"/>
    <w:rsid w:val="00674598"/>
    <w:rsid w:val="00682B68"/>
    <w:rsid w:val="00682C72"/>
    <w:rsid w:val="00685BFA"/>
    <w:rsid w:val="00687177"/>
    <w:rsid w:val="00693CAC"/>
    <w:rsid w:val="00694030"/>
    <w:rsid w:val="006940F1"/>
    <w:rsid w:val="0069505C"/>
    <w:rsid w:val="00696B96"/>
    <w:rsid w:val="006A0DA8"/>
    <w:rsid w:val="006A1546"/>
    <w:rsid w:val="006A7896"/>
    <w:rsid w:val="006A7B4B"/>
    <w:rsid w:val="006B60AA"/>
    <w:rsid w:val="006B6E8C"/>
    <w:rsid w:val="006B70A0"/>
    <w:rsid w:val="006B7E2D"/>
    <w:rsid w:val="006C071D"/>
    <w:rsid w:val="006C154A"/>
    <w:rsid w:val="006C1609"/>
    <w:rsid w:val="006C25D8"/>
    <w:rsid w:val="006D1A8E"/>
    <w:rsid w:val="006D2D7B"/>
    <w:rsid w:val="006D3E82"/>
    <w:rsid w:val="006D5181"/>
    <w:rsid w:val="006D6FEC"/>
    <w:rsid w:val="006D758B"/>
    <w:rsid w:val="006E487D"/>
    <w:rsid w:val="006E503E"/>
    <w:rsid w:val="006F3744"/>
    <w:rsid w:val="006F54B1"/>
    <w:rsid w:val="006F57C1"/>
    <w:rsid w:val="006F6C32"/>
    <w:rsid w:val="006F7E98"/>
    <w:rsid w:val="007000DF"/>
    <w:rsid w:val="007009BA"/>
    <w:rsid w:val="00700E84"/>
    <w:rsid w:val="00701447"/>
    <w:rsid w:val="00701BA2"/>
    <w:rsid w:val="00702D23"/>
    <w:rsid w:val="00703BE0"/>
    <w:rsid w:val="00703CB1"/>
    <w:rsid w:val="0070629D"/>
    <w:rsid w:val="00706B4D"/>
    <w:rsid w:val="00707651"/>
    <w:rsid w:val="0070773C"/>
    <w:rsid w:val="0071058A"/>
    <w:rsid w:val="0071354F"/>
    <w:rsid w:val="0071624C"/>
    <w:rsid w:val="00717CCA"/>
    <w:rsid w:val="00717EA0"/>
    <w:rsid w:val="00720171"/>
    <w:rsid w:val="00720594"/>
    <w:rsid w:val="00721409"/>
    <w:rsid w:val="0072287D"/>
    <w:rsid w:val="007235C1"/>
    <w:rsid w:val="0072369B"/>
    <w:rsid w:val="00726FDD"/>
    <w:rsid w:val="007276B7"/>
    <w:rsid w:val="007304CF"/>
    <w:rsid w:val="0073067E"/>
    <w:rsid w:val="0073076E"/>
    <w:rsid w:val="0073091E"/>
    <w:rsid w:val="00731387"/>
    <w:rsid w:val="00731849"/>
    <w:rsid w:val="00733DEB"/>
    <w:rsid w:val="007406D9"/>
    <w:rsid w:val="00741FD1"/>
    <w:rsid w:val="0074243E"/>
    <w:rsid w:val="0074387D"/>
    <w:rsid w:val="007448BF"/>
    <w:rsid w:val="00744E9F"/>
    <w:rsid w:val="00746FC5"/>
    <w:rsid w:val="00747B70"/>
    <w:rsid w:val="007517EA"/>
    <w:rsid w:val="00751B48"/>
    <w:rsid w:val="007559FE"/>
    <w:rsid w:val="00760773"/>
    <w:rsid w:val="00761C10"/>
    <w:rsid w:val="0076322F"/>
    <w:rsid w:val="00763238"/>
    <w:rsid w:val="00767B6A"/>
    <w:rsid w:val="00771399"/>
    <w:rsid w:val="00771B4D"/>
    <w:rsid w:val="0077226E"/>
    <w:rsid w:val="00773E52"/>
    <w:rsid w:val="007754AB"/>
    <w:rsid w:val="00775E65"/>
    <w:rsid w:val="0077666C"/>
    <w:rsid w:val="00776E14"/>
    <w:rsid w:val="00777CCA"/>
    <w:rsid w:val="00780487"/>
    <w:rsid w:val="007804AF"/>
    <w:rsid w:val="00780C9B"/>
    <w:rsid w:val="00786545"/>
    <w:rsid w:val="007908DD"/>
    <w:rsid w:val="00790CF9"/>
    <w:rsid w:val="00793D3A"/>
    <w:rsid w:val="00794DDF"/>
    <w:rsid w:val="00794E27"/>
    <w:rsid w:val="00797A5B"/>
    <w:rsid w:val="007A1254"/>
    <w:rsid w:val="007A1A60"/>
    <w:rsid w:val="007B5092"/>
    <w:rsid w:val="007B5FD3"/>
    <w:rsid w:val="007C11DE"/>
    <w:rsid w:val="007C18AE"/>
    <w:rsid w:val="007C1C59"/>
    <w:rsid w:val="007C4212"/>
    <w:rsid w:val="007C4E87"/>
    <w:rsid w:val="007C7AA3"/>
    <w:rsid w:val="007D11AC"/>
    <w:rsid w:val="007D11F6"/>
    <w:rsid w:val="007D416E"/>
    <w:rsid w:val="007D58B3"/>
    <w:rsid w:val="007D5E96"/>
    <w:rsid w:val="007D6C60"/>
    <w:rsid w:val="007E208E"/>
    <w:rsid w:val="007E483D"/>
    <w:rsid w:val="007E518E"/>
    <w:rsid w:val="007E53A8"/>
    <w:rsid w:val="007F1C6C"/>
    <w:rsid w:val="007F1FE8"/>
    <w:rsid w:val="007F41C5"/>
    <w:rsid w:val="007F48E3"/>
    <w:rsid w:val="007F6608"/>
    <w:rsid w:val="00801277"/>
    <w:rsid w:val="008028FE"/>
    <w:rsid w:val="00803268"/>
    <w:rsid w:val="0080549E"/>
    <w:rsid w:val="008057AA"/>
    <w:rsid w:val="00805B20"/>
    <w:rsid w:val="00806C28"/>
    <w:rsid w:val="0080738C"/>
    <w:rsid w:val="00812B82"/>
    <w:rsid w:val="00820F89"/>
    <w:rsid w:val="00822259"/>
    <w:rsid w:val="00825E33"/>
    <w:rsid w:val="0082656C"/>
    <w:rsid w:val="00826E76"/>
    <w:rsid w:val="008305EF"/>
    <w:rsid w:val="008306DC"/>
    <w:rsid w:val="0083282A"/>
    <w:rsid w:val="008329B5"/>
    <w:rsid w:val="00835705"/>
    <w:rsid w:val="00835CF3"/>
    <w:rsid w:val="00836590"/>
    <w:rsid w:val="00840D96"/>
    <w:rsid w:val="00844978"/>
    <w:rsid w:val="00845208"/>
    <w:rsid w:val="00845948"/>
    <w:rsid w:val="00846E69"/>
    <w:rsid w:val="0084729D"/>
    <w:rsid w:val="008528A7"/>
    <w:rsid w:val="0085384D"/>
    <w:rsid w:val="008608C9"/>
    <w:rsid w:val="0086122A"/>
    <w:rsid w:val="008632EE"/>
    <w:rsid w:val="00864707"/>
    <w:rsid w:val="0086693C"/>
    <w:rsid w:val="008755ED"/>
    <w:rsid w:val="00875DBA"/>
    <w:rsid w:val="0088073C"/>
    <w:rsid w:val="00880AF0"/>
    <w:rsid w:val="00880F08"/>
    <w:rsid w:val="008824CC"/>
    <w:rsid w:val="00882710"/>
    <w:rsid w:val="0088286C"/>
    <w:rsid w:val="00883B8D"/>
    <w:rsid w:val="00884037"/>
    <w:rsid w:val="00884AD6"/>
    <w:rsid w:val="00886BB4"/>
    <w:rsid w:val="00887930"/>
    <w:rsid w:val="008907F9"/>
    <w:rsid w:val="00891125"/>
    <w:rsid w:val="008923E1"/>
    <w:rsid w:val="00892F87"/>
    <w:rsid w:val="00893815"/>
    <w:rsid w:val="008946AF"/>
    <w:rsid w:val="008A18D3"/>
    <w:rsid w:val="008A2117"/>
    <w:rsid w:val="008A3CA0"/>
    <w:rsid w:val="008A5BE1"/>
    <w:rsid w:val="008A6F68"/>
    <w:rsid w:val="008B0903"/>
    <w:rsid w:val="008B0FA5"/>
    <w:rsid w:val="008B2A78"/>
    <w:rsid w:val="008B4A0E"/>
    <w:rsid w:val="008B5351"/>
    <w:rsid w:val="008B5991"/>
    <w:rsid w:val="008B7040"/>
    <w:rsid w:val="008B752E"/>
    <w:rsid w:val="008B7742"/>
    <w:rsid w:val="008C0AC1"/>
    <w:rsid w:val="008C0D7D"/>
    <w:rsid w:val="008C131B"/>
    <w:rsid w:val="008C141D"/>
    <w:rsid w:val="008C173E"/>
    <w:rsid w:val="008C7F3D"/>
    <w:rsid w:val="008D153E"/>
    <w:rsid w:val="008D1C39"/>
    <w:rsid w:val="008D24CE"/>
    <w:rsid w:val="008D34A5"/>
    <w:rsid w:val="008D513E"/>
    <w:rsid w:val="008E0255"/>
    <w:rsid w:val="008E1198"/>
    <w:rsid w:val="008E20A9"/>
    <w:rsid w:val="008E3C64"/>
    <w:rsid w:val="008E3DCE"/>
    <w:rsid w:val="008E43C6"/>
    <w:rsid w:val="008E4576"/>
    <w:rsid w:val="008E4BB0"/>
    <w:rsid w:val="008E5290"/>
    <w:rsid w:val="008F0159"/>
    <w:rsid w:val="008F0DBE"/>
    <w:rsid w:val="008F4071"/>
    <w:rsid w:val="008F7ED7"/>
    <w:rsid w:val="00900209"/>
    <w:rsid w:val="00900945"/>
    <w:rsid w:val="00900E0D"/>
    <w:rsid w:val="00902668"/>
    <w:rsid w:val="009029AB"/>
    <w:rsid w:val="00904DE4"/>
    <w:rsid w:val="00906A29"/>
    <w:rsid w:val="00906E71"/>
    <w:rsid w:val="00906E7D"/>
    <w:rsid w:val="009113A3"/>
    <w:rsid w:val="0091185E"/>
    <w:rsid w:val="00911B5C"/>
    <w:rsid w:val="00911DE2"/>
    <w:rsid w:val="00915CEE"/>
    <w:rsid w:val="0091638A"/>
    <w:rsid w:val="0092023D"/>
    <w:rsid w:val="00921D7C"/>
    <w:rsid w:val="00926114"/>
    <w:rsid w:val="0092616F"/>
    <w:rsid w:val="00930E90"/>
    <w:rsid w:val="00932479"/>
    <w:rsid w:val="00935DB8"/>
    <w:rsid w:val="00936C35"/>
    <w:rsid w:val="00937406"/>
    <w:rsid w:val="00940813"/>
    <w:rsid w:val="00941A9B"/>
    <w:rsid w:val="009426B1"/>
    <w:rsid w:val="00943D25"/>
    <w:rsid w:val="00944DDE"/>
    <w:rsid w:val="00945B93"/>
    <w:rsid w:val="00947FC7"/>
    <w:rsid w:val="00951BA7"/>
    <w:rsid w:val="00952980"/>
    <w:rsid w:val="00953D39"/>
    <w:rsid w:val="00953D79"/>
    <w:rsid w:val="00955076"/>
    <w:rsid w:val="00960E0A"/>
    <w:rsid w:val="0096125F"/>
    <w:rsid w:val="009620F8"/>
    <w:rsid w:val="00963FB7"/>
    <w:rsid w:val="00964CB5"/>
    <w:rsid w:val="00966FA8"/>
    <w:rsid w:val="0097038D"/>
    <w:rsid w:val="00970A57"/>
    <w:rsid w:val="00971041"/>
    <w:rsid w:val="00973F34"/>
    <w:rsid w:val="009754E9"/>
    <w:rsid w:val="009761A1"/>
    <w:rsid w:val="0097693F"/>
    <w:rsid w:val="00981787"/>
    <w:rsid w:val="00984C3D"/>
    <w:rsid w:val="00985D4C"/>
    <w:rsid w:val="0099121F"/>
    <w:rsid w:val="009947C4"/>
    <w:rsid w:val="0099521D"/>
    <w:rsid w:val="00995CE7"/>
    <w:rsid w:val="009A0451"/>
    <w:rsid w:val="009A08F6"/>
    <w:rsid w:val="009A395E"/>
    <w:rsid w:val="009A559A"/>
    <w:rsid w:val="009A5793"/>
    <w:rsid w:val="009A7E3D"/>
    <w:rsid w:val="009B28E2"/>
    <w:rsid w:val="009B399E"/>
    <w:rsid w:val="009C1458"/>
    <w:rsid w:val="009C15DA"/>
    <w:rsid w:val="009C3717"/>
    <w:rsid w:val="009D2FDA"/>
    <w:rsid w:val="009D43DB"/>
    <w:rsid w:val="009D5D48"/>
    <w:rsid w:val="009D6383"/>
    <w:rsid w:val="009D76F2"/>
    <w:rsid w:val="009E3597"/>
    <w:rsid w:val="009E6307"/>
    <w:rsid w:val="009E6CFC"/>
    <w:rsid w:val="009F78D2"/>
    <w:rsid w:val="00A0039B"/>
    <w:rsid w:val="00A0264D"/>
    <w:rsid w:val="00A03A71"/>
    <w:rsid w:val="00A04CD0"/>
    <w:rsid w:val="00A06E6B"/>
    <w:rsid w:val="00A07751"/>
    <w:rsid w:val="00A12E8C"/>
    <w:rsid w:val="00A16924"/>
    <w:rsid w:val="00A16DDA"/>
    <w:rsid w:val="00A212A4"/>
    <w:rsid w:val="00A2181E"/>
    <w:rsid w:val="00A23733"/>
    <w:rsid w:val="00A23E77"/>
    <w:rsid w:val="00A249D2"/>
    <w:rsid w:val="00A24D83"/>
    <w:rsid w:val="00A276DF"/>
    <w:rsid w:val="00A277B8"/>
    <w:rsid w:val="00A31AA3"/>
    <w:rsid w:val="00A33BA9"/>
    <w:rsid w:val="00A3510B"/>
    <w:rsid w:val="00A35992"/>
    <w:rsid w:val="00A400F3"/>
    <w:rsid w:val="00A40153"/>
    <w:rsid w:val="00A42614"/>
    <w:rsid w:val="00A47261"/>
    <w:rsid w:val="00A5190B"/>
    <w:rsid w:val="00A5285D"/>
    <w:rsid w:val="00A53C5C"/>
    <w:rsid w:val="00A54CD2"/>
    <w:rsid w:val="00A5652E"/>
    <w:rsid w:val="00A60DB8"/>
    <w:rsid w:val="00A709BE"/>
    <w:rsid w:val="00A722FB"/>
    <w:rsid w:val="00A728A4"/>
    <w:rsid w:val="00A73C8B"/>
    <w:rsid w:val="00A744BA"/>
    <w:rsid w:val="00A74ECC"/>
    <w:rsid w:val="00A80B3A"/>
    <w:rsid w:val="00A8376B"/>
    <w:rsid w:val="00A8562E"/>
    <w:rsid w:val="00A85BB1"/>
    <w:rsid w:val="00A85BBC"/>
    <w:rsid w:val="00A85CAD"/>
    <w:rsid w:val="00A90A27"/>
    <w:rsid w:val="00A93078"/>
    <w:rsid w:val="00A95B41"/>
    <w:rsid w:val="00A97802"/>
    <w:rsid w:val="00AA002D"/>
    <w:rsid w:val="00AA03D3"/>
    <w:rsid w:val="00AA18DC"/>
    <w:rsid w:val="00AA412E"/>
    <w:rsid w:val="00AA43DC"/>
    <w:rsid w:val="00AA78CC"/>
    <w:rsid w:val="00AB0EEA"/>
    <w:rsid w:val="00AB3B05"/>
    <w:rsid w:val="00AB3E96"/>
    <w:rsid w:val="00AB5423"/>
    <w:rsid w:val="00AC0E5F"/>
    <w:rsid w:val="00AC1F4D"/>
    <w:rsid w:val="00AD4BF4"/>
    <w:rsid w:val="00AD59B0"/>
    <w:rsid w:val="00AD632E"/>
    <w:rsid w:val="00AE0B52"/>
    <w:rsid w:val="00AE124D"/>
    <w:rsid w:val="00AE1D69"/>
    <w:rsid w:val="00AE69C8"/>
    <w:rsid w:val="00AE783C"/>
    <w:rsid w:val="00AF1CA1"/>
    <w:rsid w:val="00AF2314"/>
    <w:rsid w:val="00AF5126"/>
    <w:rsid w:val="00AF6ABF"/>
    <w:rsid w:val="00B06645"/>
    <w:rsid w:val="00B0733E"/>
    <w:rsid w:val="00B07945"/>
    <w:rsid w:val="00B1006F"/>
    <w:rsid w:val="00B126E7"/>
    <w:rsid w:val="00B21E21"/>
    <w:rsid w:val="00B23692"/>
    <w:rsid w:val="00B26A86"/>
    <w:rsid w:val="00B3027B"/>
    <w:rsid w:val="00B302AA"/>
    <w:rsid w:val="00B34391"/>
    <w:rsid w:val="00B35379"/>
    <w:rsid w:val="00B435FA"/>
    <w:rsid w:val="00B43D37"/>
    <w:rsid w:val="00B46777"/>
    <w:rsid w:val="00B46926"/>
    <w:rsid w:val="00B519CD"/>
    <w:rsid w:val="00B56D72"/>
    <w:rsid w:val="00B66A57"/>
    <w:rsid w:val="00B66C48"/>
    <w:rsid w:val="00B72F05"/>
    <w:rsid w:val="00B74AA5"/>
    <w:rsid w:val="00B74CFD"/>
    <w:rsid w:val="00B7585E"/>
    <w:rsid w:val="00B758D8"/>
    <w:rsid w:val="00B76D50"/>
    <w:rsid w:val="00B8204F"/>
    <w:rsid w:val="00B82261"/>
    <w:rsid w:val="00B87950"/>
    <w:rsid w:val="00B92017"/>
    <w:rsid w:val="00B92AB6"/>
    <w:rsid w:val="00B92D17"/>
    <w:rsid w:val="00B94DDE"/>
    <w:rsid w:val="00B95D93"/>
    <w:rsid w:val="00BA76A5"/>
    <w:rsid w:val="00BA7B7C"/>
    <w:rsid w:val="00BB35BB"/>
    <w:rsid w:val="00BB4193"/>
    <w:rsid w:val="00BB4AD1"/>
    <w:rsid w:val="00BB4C2E"/>
    <w:rsid w:val="00BB6A71"/>
    <w:rsid w:val="00BC3EC3"/>
    <w:rsid w:val="00BC4B3E"/>
    <w:rsid w:val="00BC6A00"/>
    <w:rsid w:val="00BD01B3"/>
    <w:rsid w:val="00BD31AC"/>
    <w:rsid w:val="00BD6333"/>
    <w:rsid w:val="00BD6E83"/>
    <w:rsid w:val="00BD713D"/>
    <w:rsid w:val="00BE0FCB"/>
    <w:rsid w:val="00BE1157"/>
    <w:rsid w:val="00BE1431"/>
    <w:rsid w:val="00BE2557"/>
    <w:rsid w:val="00BE313B"/>
    <w:rsid w:val="00BE37A6"/>
    <w:rsid w:val="00BE7A2B"/>
    <w:rsid w:val="00BF04FA"/>
    <w:rsid w:val="00BF432F"/>
    <w:rsid w:val="00BF5C46"/>
    <w:rsid w:val="00C014AA"/>
    <w:rsid w:val="00C0427C"/>
    <w:rsid w:val="00C0441A"/>
    <w:rsid w:val="00C047B3"/>
    <w:rsid w:val="00C10243"/>
    <w:rsid w:val="00C12276"/>
    <w:rsid w:val="00C155AF"/>
    <w:rsid w:val="00C21FCF"/>
    <w:rsid w:val="00C2269B"/>
    <w:rsid w:val="00C226CD"/>
    <w:rsid w:val="00C226D4"/>
    <w:rsid w:val="00C236F9"/>
    <w:rsid w:val="00C2398C"/>
    <w:rsid w:val="00C24164"/>
    <w:rsid w:val="00C24226"/>
    <w:rsid w:val="00C246EB"/>
    <w:rsid w:val="00C26F1D"/>
    <w:rsid w:val="00C3097C"/>
    <w:rsid w:val="00C331E0"/>
    <w:rsid w:val="00C35400"/>
    <w:rsid w:val="00C3626A"/>
    <w:rsid w:val="00C36613"/>
    <w:rsid w:val="00C4096E"/>
    <w:rsid w:val="00C42865"/>
    <w:rsid w:val="00C45274"/>
    <w:rsid w:val="00C46818"/>
    <w:rsid w:val="00C47CCF"/>
    <w:rsid w:val="00C529A1"/>
    <w:rsid w:val="00C52AA7"/>
    <w:rsid w:val="00C54A1B"/>
    <w:rsid w:val="00C56FC5"/>
    <w:rsid w:val="00C61305"/>
    <w:rsid w:val="00C62107"/>
    <w:rsid w:val="00C62E6E"/>
    <w:rsid w:val="00C65468"/>
    <w:rsid w:val="00C666B3"/>
    <w:rsid w:val="00C6670B"/>
    <w:rsid w:val="00C7144C"/>
    <w:rsid w:val="00C7451E"/>
    <w:rsid w:val="00C75BDA"/>
    <w:rsid w:val="00C75BF9"/>
    <w:rsid w:val="00C836CC"/>
    <w:rsid w:val="00C857E0"/>
    <w:rsid w:val="00C87697"/>
    <w:rsid w:val="00C90F69"/>
    <w:rsid w:val="00C9172B"/>
    <w:rsid w:val="00C91D9F"/>
    <w:rsid w:val="00C93DDA"/>
    <w:rsid w:val="00C96293"/>
    <w:rsid w:val="00C975AE"/>
    <w:rsid w:val="00CA06EA"/>
    <w:rsid w:val="00CA1C0E"/>
    <w:rsid w:val="00CA1D33"/>
    <w:rsid w:val="00CA32F5"/>
    <w:rsid w:val="00CA3C89"/>
    <w:rsid w:val="00CA48BD"/>
    <w:rsid w:val="00CA6D03"/>
    <w:rsid w:val="00CB2E97"/>
    <w:rsid w:val="00CB476D"/>
    <w:rsid w:val="00CB4E75"/>
    <w:rsid w:val="00CB5F42"/>
    <w:rsid w:val="00CB6A92"/>
    <w:rsid w:val="00CB7A3F"/>
    <w:rsid w:val="00CB7BD6"/>
    <w:rsid w:val="00CC06AA"/>
    <w:rsid w:val="00CC1B05"/>
    <w:rsid w:val="00CC3AD2"/>
    <w:rsid w:val="00CC4DFB"/>
    <w:rsid w:val="00CC5738"/>
    <w:rsid w:val="00CC7B35"/>
    <w:rsid w:val="00CD0EFC"/>
    <w:rsid w:val="00CD1646"/>
    <w:rsid w:val="00CE038F"/>
    <w:rsid w:val="00CE26D8"/>
    <w:rsid w:val="00CE6F98"/>
    <w:rsid w:val="00CE7CC4"/>
    <w:rsid w:val="00CE7F89"/>
    <w:rsid w:val="00CF1575"/>
    <w:rsid w:val="00CF43A5"/>
    <w:rsid w:val="00CF5CE6"/>
    <w:rsid w:val="00CF7FC1"/>
    <w:rsid w:val="00D13322"/>
    <w:rsid w:val="00D20376"/>
    <w:rsid w:val="00D207D4"/>
    <w:rsid w:val="00D221F0"/>
    <w:rsid w:val="00D22209"/>
    <w:rsid w:val="00D23E08"/>
    <w:rsid w:val="00D272CC"/>
    <w:rsid w:val="00D30506"/>
    <w:rsid w:val="00D311BA"/>
    <w:rsid w:val="00D35A11"/>
    <w:rsid w:val="00D36AD6"/>
    <w:rsid w:val="00D42A3B"/>
    <w:rsid w:val="00D43091"/>
    <w:rsid w:val="00D45F62"/>
    <w:rsid w:val="00D474BF"/>
    <w:rsid w:val="00D50189"/>
    <w:rsid w:val="00D50546"/>
    <w:rsid w:val="00D51D6B"/>
    <w:rsid w:val="00D51FA2"/>
    <w:rsid w:val="00D60EDC"/>
    <w:rsid w:val="00D61B97"/>
    <w:rsid w:val="00D659BB"/>
    <w:rsid w:val="00D65F79"/>
    <w:rsid w:val="00D762BD"/>
    <w:rsid w:val="00D806E5"/>
    <w:rsid w:val="00D80E05"/>
    <w:rsid w:val="00D8387D"/>
    <w:rsid w:val="00D83F7E"/>
    <w:rsid w:val="00D85C2C"/>
    <w:rsid w:val="00D86A68"/>
    <w:rsid w:val="00D921A8"/>
    <w:rsid w:val="00D956F5"/>
    <w:rsid w:val="00DA139A"/>
    <w:rsid w:val="00DA2CDB"/>
    <w:rsid w:val="00DA2D87"/>
    <w:rsid w:val="00DA5C9D"/>
    <w:rsid w:val="00DA66B2"/>
    <w:rsid w:val="00DA66BE"/>
    <w:rsid w:val="00DB15B0"/>
    <w:rsid w:val="00DB4015"/>
    <w:rsid w:val="00DB535E"/>
    <w:rsid w:val="00DC1B33"/>
    <w:rsid w:val="00DC4C44"/>
    <w:rsid w:val="00DD0071"/>
    <w:rsid w:val="00DD2971"/>
    <w:rsid w:val="00DD423A"/>
    <w:rsid w:val="00DD554F"/>
    <w:rsid w:val="00DD5926"/>
    <w:rsid w:val="00DD703A"/>
    <w:rsid w:val="00DD7D59"/>
    <w:rsid w:val="00DD7D5D"/>
    <w:rsid w:val="00DE18DA"/>
    <w:rsid w:val="00DE1F1F"/>
    <w:rsid w:val="00DE1F98"/>
    <w:rsid w:val="00DE2950"/>
    <w:rsid w:val="00DE6863"/>
    <w:rsid w:val="00DF3034"/>
    <w:rsid w:val="00DF3D85"/>
    <w:rsid w:val="00DF69CF"/>
    <w:rsid w:val="00E01AD7"/>
    <w:rsid w:val="00E01F90"/>
    <w:rsid w:val="00E04EC2"/>
    <w:rsid w:val="00E0565B"/>
    <w:rsid w:val="00E07C4B"/>
    <w:rsid w:val="00E07D49"/>
    <w:rsid w:val="00E12207"/>
    <w:rsid w:val="00E125AE"/>
    <w:rsid w:val="00E125B0"/>
    <w:rsid w:val="00E12D25"/>
    <w:rsid w:val="00E13E86"/>
    <w:rsid w:val="00E1496F"/>
    <w:rsid w:val="00E14AB4"/>
    <w:rsid w:val="00E176FD"/>
    <w:rsid w:val="00E17E86"/>
    <w:rsid w:val="00E20641"/>
    <w:rsid w:val="00E23F04"/>
    <w:rsid w:val="00E252F3"/>
    <w:rsid w:val="00E3047D"/>
    <w:rsid w:val="00E32BCD"/>
    <w:rsid w:val="00E33AAD"/>
    <w:rsid w:val="00E348FD"/>
    <w:rsid w:val="00E34AFF"/>
    <w:rsid w:val="00E35AE6"/>
    <w:rsid w:val="00E36B6D"/>
    <w:rsid w:val="00E40EF7"/>
    <w:rsid w:val="00E41C0A"/>
    <w:rsid w:val="00E43AA4"/>
    <w:rsid w:val="00E44B2D"/>
    <w:rsid w:val="00E44FCE"/>
    <w:rsid w:val="00E5118B"/>
    <w:rsid w:val="00E60086"/>
    <w:rsid w:val="00E63464"/>
    <w:rsid w:val="00E64637"/>
    <w:rsid w:val="00E65059"/>
    <w:rsid w:val="00E66DA3"/>
    <w:rsid w:val="00E77453"/>
    <w:rsid w:val="00E90E47"/>
    <w:rsid w:val="00E92E57"/>
    <w:rsid w:val="00E93F27"/>
    <w:rsid w:val="00E97106"/>
    <w:rsid w:val="00EA0D11"/>
    <w:rsid w:val="00EA12C9"/>
    <w:rsid w:val="00EA6EE3"/>
    <w:rsid w:val="00EA7076"/>
    <w:rsid w:val="00EA7A45"/>
    <w:rsid w:val="00EB1034"/>
    <w:rsid w:val="00EB35B5"/>
    <w:rsid w:val="00EB635C"/>
    <w:rsid w:val="00EB75B5"/>
    <w:rsid w:val="00EC092B"/>
    <w:rsid w:val="00EC1485"/>
    <w:rsid w:val="00EC21F1"/>
    <w:rsid w:val="00EC3406"/>
    <w:rsid w:val="00EC3CCC"/>
    <w:rsid w:val="00EC4535"/>
    <w:rsid w:val="00EC4D36"/>
    <w:rsid w:val="00ED0693"/>
    <w:rsid w:val="00ED3967"/>
    <w:rsid w:val="00ED6F43"/>
    <w:rsid w:val="00ED7170"/>
    <w:rsid w:val="00EE0911"/>
    <w:rsid w:val="00EE2D78"/>
    <w:rsid w:val="00EE4684"/>
    <w:rsid w:val="00EE5C2E"/>
    <w:rsid w:val="00EE6590"/>
    <w:rsid w:val="00EE7AF9"/>
    <w:rsid w:val="00EF5B79"/>
    <w:rsid w:val="00EF6B55"/>
    <w:rsid w:val="00F011FF"/>
    <w:rsid w:val="00F0164C"/>
    <w:rsid w:val="00F02217"/>
    <w:rsid w:val="00F02486"/>
    <w:rsid w:val="00F031BA"/>
    <w:rsid w:val="00F03B3A"/>
    <w:rsid w:val="00F03B79"/>
    <w:rsid w:val="00F0494D"/>
    <w:rsid w:val="00F0518C"/>
    <w:rsid w:val="00F0610B"/>
    <w:rsid w:val="00F077F7"/>
    <w:rsid w:val="00F10A01"/>
    <w:rsid w:val="00F1174B"/>
    <w:rsid w:val="00F117A2"/>
    <w:rsid w:val="00F123A4"/>
    <w:rsid w:val="00F12D24"/>
    <w:rsid w:val="00F1339B"/>
    <w:rsid w:val="00F13E20"/>
    <w:rsid w:val="00F168F6"/>
    <w:rsid w:val="00F176AC"/>
    <w:rsid w:val="00F2033C"/>
    <w:rsid w:val="00F25DD2"/>
    <w:rsid w:val="00F26161"/>
    <w:rsid w:val="00F266C4"/>
    <w:rsid w:val="00F27B20"/>
    <w:rsid w:val="00F31156"/>
    <w:rsid w:val="00F31302"/>
    <w:rsid w:val="00F37C63"/>
    <w:rsid w:val="00F41257"/>
    <w:rsid w:val="00F414CC"/>
    <w:rsid w:val="00F4491B"/>
    <w:rsid w:val="00F453BC"/>
    <w:rsid w:val="00F51EBD"/>
    <w:rsid w:val="00F5299D"/>
    <w:rsid w:val="00F57908"/>
    <w:rsid w:val="00F61F35"/>
    <w:rsid w:val="00F66500"/>
    <w:rsid w:val="00F67870"/>
    <w:rsid w:val="00F70E0D"/>
    <w:rsid w:val="00F72AF8"/>
    <w:rsid w:val="00F77EFA"/>
    <w:rsid w:val="00F80EEE"/>
    <w:rsid w:val="00F83432"/>
    <w:rsid w:val="00F836A0"/>
    <w:rsid w:val="00F83A7A"/>
    <w:rsid w:val="00F868AF"/>
    <w:rsid w:val="00F952F8"/>
    <w:rsid w:val="00F956FD"/>
    <w:rsid w:val="00FA0A64"/>
    <w:rsid w:val="00FA3078"/>
    <w:rsid w:val="00FA3D9B"/>
    <w:rsid w:val="00FA459A"/>
    <w:rsid w:val="00FA4BAF"/>
    <w:rsid w:val="00FA6917"/>
    <w:rsid w:val="00FA6DC8"/>
    <w:rsid w:val="00FA6E32"/>
    <w:rsid w:val="00FB1ABD"/>
    <w:rsid w:val="00FB38A8"/>
    <w:rsid w:val="00FB5428"/>
    <w:rsid w:val="00FC3DA1"/>
    <w:rsid w:val="00FC6A11"/>
    <w:rsid w:val="00FC7E73"/>
    <w:rsid w:val="00FD0817"/>
    <w:rsid w:val="00FD1B16"/>
    <w:rsid w:val="00FD265C"/>
    <w:rsid w:val="00FD4132"/>
    <w:rsid w:val="00FE3228"/>
    <w:rsid w:val="00FE72FA"/>
    <w:rsid w:val="00FF115C"/>
    <w:rsid w:val="00FF16A3"/>
    <w:rsid w:val="00FF2FD7"/>
    <w:rsid w:val="00FF5A94"/>
    <w:rsid w:val="00FF735E"/>
    <w:rsid w:val="00FF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DC8DB"/>
  <w15:docId w15:val="{DE2E30A5-5686-4D37-9A61-D0D71BA6A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4AEA"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 w:line="240" w:lineRule="auto"/>
      <w:jc w:val="both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styleId="a5">
    <w:name w:val="Table Grid"/>
    <w:basedOn w:val="a1"/>
    <w:uiPriority w:val="39"/>
    <w:rsid w:val="00C4096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556A4B"/>
  </w:style>
  <w:style w:type="paragraph" w:styleId="20">
    <w:name w:val="toc 2"/>
    <w:basedOn w:val="a"/>
    <w:next w:val="a"/>
    <w:autoRedefine/>
    <w:uiPriority w:val="39"/>
    <w:unhideWhenUsed/>
    <w:rsid w:val="00556A4B"/>
    <w:pPr>
      <w:ind w:leftChars="200" w:left="425"/>
    </w:pPr>
  </w:style>
  <w:style w:type="character" w:styleId="a6">
    <w:name w:val="Hyperlink"/>
    <w:basedOn w:val="a0"/>
    <w:uiPriority w:val="99"/>
    <w:unhideWhenUsed/>
    <w:rsid w:val="00556A4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31849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8305EF"/>
    <w:rPr>
      <w:sz w:val="32"/>
      <w:szCs w:val="32"/>
    </w:rPr>
  </w:style>
  <w:style w:type="paragraph" w:styleId="a8">
    <w:name w:val="endnote text"/>
    <w:basedOn w:val="a"/>
    <w:link w:val="Char"/>
    <w:uiPriority w:val="99"/>
    <w:semiHidden/>
    <w:unhideWhenUsed/>
    <w:rsid w:val="00717CCA"/>
    <w:pPr>
      <w:snapToGrid w:val="0"/>
    </w:pPr>
  </w:style>
  <w:style w:type="character" w:customStyle="1" w:styleId="Char">
    <w:name w:val="미주 텍스트 Char"/>
    <w:basedOn w:val="a0"/>
    <w:link w:val="a8"/>
    <w:uiPriority w:val="99"/>
    <w:semiHidden/>
    <w:rsid w:val="00717CCA"/>
  </w:style>
  <w:style w:type="character" w:styleId="a9">
    <w:name w:val="endnote reference"/>
    <w:basedOn w:val="a0"/>
    <w:uiPriority w:val="99"/>
    <w:semiHidden/>
    <w:unhideWhenUsed/>
    <w:rsid w:val="00717CCA"/>
    <w:rPr>
      <w:vertAlign w:val="superscript"/>
    </w:rPr>
  </w:style>
  <w:style w:type="paragraph" w:styleId="aa">
    <w:name w:val="footnote text"/>
    <w:basedOn w:val="a"/>
    <w:link w:val="Char0"/>
    <w:uiPriority w:val="99"/>
    <w:unhideWhenUsed/>
    <w:rsid w:val="006D2D7B"/>
    <w:pPr>
      <w:snapToGrid w:val="0"/>
    </w:pPr>
  </w:style>
  <w:style w:type="character" w:customStyle="1" w:styleId="Char0">
    <w:name w:val="각주 텍스트 Char"/>
    <w:basedOn w:val="a0"/>
    <w:link w:val="aa"/>
    <w:uiPriority w:val="99"/>
    <w:rsid w:val="006D2D7B"/>
  </w:style>
  <w:style w:type="character" w:styleId="ab">
    <w:name w:val="footnote reference"/>
    <w:basedOn w:val="a0"/>
    <w:uiPriority w:val="99"/>
    <w:semiHidden/>
    <w:unhideWhenUsed/>
    <w:rsid w:val="006D2D7B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8028FE"/>
    <w:rPr>
      <w:sz w:val="40"/>
      <w:szCs w:val="40"/>
    </w:rPr>
  </w:style>
  <w:style w:type="paragraph" w:styleId="ac">
    <w:name w:val="Balloon Text"/>
    <w:basedOn w:val="a"/>
    <w:link w:val="Char1"/>
    <w:uiPriority w:val="99"/>
    <w:semiHidden/>
    <w:unhideWhenUsed/>
    <w:rsid w:val="00953D39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c"/>
    <w:uiPriority w:val="99"/>
    <w:semiHidden/>
    <w:rsid w:val="00953D39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CE6F98"/>
    <w:rPr>
      <w:color w:val="434343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B74AA5"/>
    <w:pPr>
      <w:ind w:leftChars="400" w:left="850"/>
    </w:pPr>
  </w:style>
  <w:style w:type="paragraph" w:styleId="ad">
    <w:name w:val="List Paragraph"/>
    <w:basedOn w:val="a"/>
    <w:uiPriority w:val="34"/>
    <w:qFormat/>
    <w:rsid w:val="00276EFD"/>
    <w:pPr>
      <w:ind w:leftChars="400" w:left="800"/>
    </w:pPr>
  </w:style>
  <w:style w:type="paragraph" w:customStyle="1" w:styleId="muitypography-root">
    <w:name w:val="muitypography-root"/>
    <w:basedOn w:val="a"/>
    <w:rsid w:val="008B0903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character" w:styleId="ae">
    <w:name w:val="Placeholder Text"/>
    <w:basedOn w:val="a0"/>
    <w:uiPriority w:val="99"/>
    <w:semiHidden/>
    <w:rsid w:val="00F13E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8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B8168-6171-4F0E-A207-88C3AF3F3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24</Pages>
  <Words>2964</Words>
  <Characters>16901</Characters>
  <Application>Microsoft Office Word</Application>
  <DocSecurity>0</DocSecurity>
  <Lines>140</Lines>
  <Paragraphs>39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최광열</cp:lastModifiedBy>
  <cp:revision>1206</cp:revision>
  <dcterms:created xsi:type="dcterms:W3CDTF">2023-02-03T08:51:00Z</dcterms:created>
  <dcterms:modified xsi:type="dcterms:W3CDTF">2024-01-15T12:48:00Z</dcterms:modified>
</cp:coreProperties>
</file>