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F14382" w14:textId="49CDDADA" w:rsidR="00373DC3" w:rsidRPr="00F51EBD" w:rsidRDefault="00556A4B">
      <w:pPr>
        <w:pStyle w:val="a3"/>
        <w:jc w:val="center"/>
        <w:rPr>
          <w:b/>
          <w:lang w:val="en-US"/>
        </w:rPr>
      </w:pPr>
      <w:proofErr w:type="gramStart"/>
      <w:r>
        <w:rPr>
          <w:rFonts w:hint="eastAsia"/>
          <w:b/>
          <w:lang w:val="en-US"/>
        </w:rPr>
        <w:t>RFSoC</w:t>
      </w:r>
      <w:ins w:id="0" w:author="최광열" w:date="2023-10-27T16:25:00Z">
        <w:r w:rsidR="0058360E">
          <w:rPr>
            <w:rFonts w:hint="eastAsia"/>
            <w:b/>
            <w:lang w:val="en-US"/>
          </w:rPr>
          <w:t>:LOLENC</w:t>
        </w:r>
      </w:ins>
      <w:proofErr w:type="gramEnd"/>
    </w:p>
    <w:p w14:paraId="17B7C864" w14:textId="66101331" w:rsidR="00373DC3" w:rsidRPr="00556A4B" w:rsidRDefault="00556A4B">
      <w:pPr>
        <w:jc w:val="center"/>
        <w:rPr>
          <w:lang w:val="en-US"/>
        </w:rPr>
      </w:pPr>
      <w:r w:rsidRPr="00556A4B">
        <w:rPr>
          <w:rFonts w:hint="eastAsia"/>
          <w:lang w:val="en-US"/>
        </w:rPr>
        <w:t xml:space="preserve">QuIQCL RFSoC </w:t>
      </w:r>
      <w:ins w:id="1" w:author="최광열" w:date="2023-10-27T16:24:00Z">
        <w:r w:rsidR="00DB4015">
          <w:rPr>
            <w:rFonts w:hint="eastAsia"/>
            <w:lang w:val="en-US"/>
          </w:rPr>
          <w:t>L</w:t>
        </w:r>
      </w:ins>
      <w:ins w:id="2" w:author="최광열" w:date="2023-10-28T16:41:00Z">
        <w:r w:rsidR="001A44EC">
          <w:rPr>
            <w:lang w:val="en-US"/>
          </w:rPr>
          <w:t xml:space="preserve">Ow </w:t>
        </w:r>
      </w:ins>
      <w:ins w:id="3" w:author="최광열" w:date="2023-10-27T16:25:00Z">
        <w:r w:rsidR="00DB4015">
          <w:rPr>
            <w:rFonts w:hint="eastAsia"/>
            <w:lang w:val="en-US"/>
          </w:rPr>
          <w:t>L</w:t>
        </w:r>
      </w:ins>
      <w:ins w:id="4" w:author="최광열" w:date="2023-10-28T16:41:00Z">
        <w:r w:rsidR="001A44EC">
          <w:rPr>
            <w:lang w:val="en-US"/>
          </w:rPr>
          <w:t>at</w:t>
        </w:r>
      </w:ins>
      <w:ins w:id="5" w:author="최광열" w:date="2023-10-27T16:25:00Z">
        <w:r w:rsidR="00DB4015">
          <w:rPr>
            <w:rFonts w:hint="eastAsia"/>
            <w:lang w:val="en-US"/>
          </w:rPr>
          <w:t>ENC</w:t>
        </w:r>
      </w:ins>
      <w:ins w:id="6" w:author="최광열" w:date="2023-10-28T16:42:00Z">
        <w:r w:rsidR="000B797A">
          <w:rPr>
            <w:lang w:val="en-US"/>
          </w:rPr>
          <w:t xml:space="preserve">y </w:t>
        </w:r>
        <w:r w:rsidR="0062796F">
          <w:rPr>
            <w:lang w:val="en-US"/>
          </w:rPr>
          <w:t>D</w:t>
        </w:r>
        <w:r w:rsidR="00012BF0">
          <w:rPr>
            <w:lang w:val="en-US"/>
          </w:rPr>
          <w:t>evice</w:t>
        </w:r>
      </w:ins>
      <w:ins w:id="7" w:author="최광열" w:date="2023-10-27T16:25:00Z">
        <w:r w:rsidR="00DB4015">
          <w:rPr>
            <w:lang w:val="en-US"/>
          </w:rPr>
          <w:t xml:space="preserve"> </w:t>
        </w:r>
      </w:ins>
      <w:r w:rsidRPr="00556A4B">
        <w:rPr>
          <w:rFonts w:hint="eastAsia"/>
          <w:lang w:val="en-US"/>
        </w:rPr>
        <w:t xml:space="preserve">Development </w:t>
      </w:r>
      <w:r>
        <w:rPr>
          <w:rFonts w:hint="eastAsia"/>
          <w:lang w:val="en-US"/>
        </w:rPr>
        <w:t>Note</w:t>
      </w:r>
    </w:p>
    <w:p w14:paraId="008F68F7" w14:textId="77777777" w:rsidR="00373DC3" w:rsidRPr="0062796F" w:rsidRDefault="00373DC3">
      <w:pPr>
        <w:rPr>
          <w:lang w:val="en-US"/>
        </w:rPr>
      </w:pPr>
    </w:p>
    <w:p w14:paraId="18BA8DE5" w14:textId="77777777" w:rsidR="00373DC3" w:rsidRPr="00556A4B" w:rsidRDefault="00373DC3">
      <w:pPr>
        <w:rPr>
          <w:lang w:val="en-US"/>
        </w:rPr>
      </w:pPr>
    </w:p>
    <w:p w14:paraId="47E24C94" w14:textId="77777777" w:rsidR="00373DC3" w:rsidRDefault="00135180">
      <w:r>
        <w:pict w14:anchorId="5717B298">
          <v:rect id="_x0000_i1025" style="width:0;height:1.5pt" o:hralign="center" o:hrstd="t" o:hr="t" fillcolor="#a0a0a0" stroked="f"/>
        </w:pict>
      </w:r>
    </w:p>
    <w:p w14:paraId="4FA0AC8F" w14:textId="77777777" w:rsidR="00373DC3" w:rsidRDefault="00373DC3"/>
    <w:p w14:paraId="6208C390" w14:textId="77777777" w:rsidR="00373DC3" w:rsidRPr="00F51EBD" w:rsidRDefault="0058073F">
      <w:pPr>
        <w:pStyle w:val="a4"/>
        <w:jc w:val="center"/>
        <w:rPr>
          <w:b/>
          <w:color w:val="000000"/>
          <w:sz w:val="24"/>
          <w:szCs w:val="24"/>
          <w:lang w:val="en-US"/>
        </w:rPr>
      </w:pPr>
      <w:bookmarkStart w:id="8" w:name="_ym4eqhy4uwnn" w:colFirst="0" w:colLast="0"/>
      <w:bookmarkEnd w:id="8"/>
      <w:r w:rsidRPr="00F51EBD">
        <w:rPr>
          <w:b/>
          <w:color w:val="000000"/>
          <w:sz w:val="24"/>
          <w:szCs w:val="24"/>
          <w:lang w:val="en-US"/>
        </w:rPr>
        <w:t>- Written by: jhpark snu -</w:t>
      </w:r>
    </w:p>
    <w:p w14:paraId="05434E72" w14:textId="77777777" w:rsidR="00373DC3" w:rsidRPr="00F51EBD" w:rsidRDefault="00512C2C">
      <w:pPr>
        <w:jc w:val="center"/>
        <w:rPr>
          <w:lang w:val="en-US"/>
        </w:rPr>
      </w:pPr>
      <w:r>
        <w:fldChar w:fldCharType="begin"/>
      </w:r>
      <w:r w:rsidRPr="00CA1D33">
        <w:rPr>
          <w:lang w:val="en-US"/>
          <w:rPrChange w:id="9" w:author="최광열" w:date="2023-10-27T16:34:00Z">
            <w:rPr/>
          </w:rPrChange>
        </w:rPr>
        <w:instrText xml:space="preserve"> HYPERLINK "mailto:alexist@snu.ac.kr" \h </w:instrText>
      </w:r>
      <w:r>
        <w:fldChar w:fldCharType="separate"/>
      </w:r>
      <w:r w:rsidR="0058073F" w:rsidRPr="00F51EBD">
        <w:rPr>
          <w:u w:val="single"/>
          <w:lang w:val="en-US"/>
        </w:rPr>
        <w:t>alexist@snu.ac.kr</w:t>
      </w:r>
      <w:r>
        <w:rPr>
          <w:u w:val="single"/>
          <w:lang w:val="en-US"/>
        </w:rPr>
        <w:fldChar w:fldCharType="end"/>
      </w:r>
    </w:p>
    <w:p w14:paraId="02252ACF" w14:textId="77777777" w:rsidR="00373DC3" w:rsidRDefault="00135180">
      <w:pPr>
        <w:jc w:val="center"/>
      </w:pPr>
      <w:r>
        <w:pict w14:anchorId="432B4391">
          <v:rect id="_x0000_i1026" style="width:0;height:1.5pt" o:hralign="center" o:hrstd="t" o:hr="t" fillcolor="#a0a0a0" stroked="f"/>
        </w:pict>
      </w:r>
    </w:p>
    <w:p w14:paraId="66E7EDEF" w14:textId="77777777" w:rsidR="00373DC3" w:rsidRDefault="00373DC3">
      <w:pPr>
        <w:jc w:val="center"/>
      </w:pPr>
    </w:p>
    <w:p w14:paraId="7599D2E0" w14:textId="3D89A77A" w:rsidR="00362BBA" w:rsidRDefault="001211BD">
      <w:pPr>
        <w:jc w:val="center"/>
        <w:rPr>
          <w:ins w:id="10" w:author="최광열" w:date="2023-10-27T15:02:00Z"/>
        </w:rPr>
      </w:pPr>
      <w:ins w:id="11" w:author="최광열" w:date="2023-10-27T16:27:00Z">
        <w:r>
          <w:rPr>
            <w:noProof/>
          </w:rPr>
          <w:drawing>
            <wp:inline distT="0" distB="0" distL="0" distR="0" wp14:anchorId="1162B9C1" wp14:editId="324A92A9">
              <wp:extent cx="2228850" cy="1251414"/>
              <wp:effectExtent l="0" t="0" r="0" b="6350"/>
              <wp:docPr id="8" name="그림 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9"/>
                      <pic:cNvPicPr>
                        <a:picLocks noChangeAspect="1" noChangeArrowheads="1"/>
                      </pic:cNvPicPr>
                    </pic:nvPicPr>
                    <pic:blipFill>
                      <a:blip r:embed="rId8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41395" cy="1258458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  <w:r w:rsidR="00362BBA">
        <w:rPr>
          <w:noProof/>
        </w:rPr>
        <w:drawing>
          <wp:inline distT="0" distB="0" distL="0" distR="0" wp14:anchorId="02C9624F" wp14:editId="1D0FF4AB">
            <wp:extent cx="4705350" cy="3219449"/>
            <wp:effectExtent l="0" t="0" r="0" b="63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364" cy="3230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B383B" w14:textId="77777777" w:rsidR="00035FEE" w:rsidRDefault="00035FEE">
      <w:pPr>
        <w:jc w:val="center"/>
        <w:pPrChange w:id="12" w:author="최광열" w:date="2023-10-27T15:02:00Z">
          <w:pPr/>
        </w:pPrChange>
      </w:pPr>
    </w:p>
    <w:p w14:paraId="75896F5C" w14:textId="77777777" w:rsidR="00362BBA" w:rsidRDefault="00362BBA"/>
    <w:p w14:paraId="6A9FE681" w14:textId="293BC88C" w:rsidR="00373DC3" w:rsidRDefault="0058073F">
      <w:r>
        <w:br w:type="page"/>
      </w:r>
    </w:p>
    <w:p w14:paraId="135ADD4D" w14:textId="77777777" w:rsidR="00373DC3" w:rsidRDefault="0058073F">
      <w:pPr>
        <w:pStyle w:val="1"/>
      </w:pPr>
      <w:bookmarkStart w:id="13" w:name="_Toc155888960"/>
      <w:r>
        <w:lastRenderedPageBreak/>
        <w:t>Contents</w:t>
      </w:r>
      <w:bookmarkEnd w:id="13"/>
    </w:p>
    <w:p w14:paraId="1FE87ECF" w14:textId="77777777" w:rsidR="00373DC3" w:rsidRDefault="00373DC3"/>
    <w:sdt>
      <w:sdtPr>
        <w:id w:val="607326481"/>
        <w:docPartObj>
          <w:docPartGallery w:val="Table of Contents"/>
          <w:docPartUnique/>
        </w:docPartObj>
      </w:sdtPr>
      <w:sdtContent>
        <w:p w14:paraId="539D03A0" w14:textId="75680B05" w:rsidR="00C90F69" w:rsidRDefault="0058073F">
          <w:pPr>
            <w:pStyle w:val="10"/>
            <w:tabs>
              <w:tab w:val="right" w:pos="9019"/>
            </w:tabs>
            <w:rPr>
              <w:ins w:id="14" w:author="최광열" w:date="2024-01-11T18:09:00Z"/>
              <w:rFonts w:asciiTheme="minorHAnsi" w:hAnsiTheme="minorHAnsi" w:cstheme="minorBidi"/>
              <w:noProof/>
              <w:kern w:val="2"/>
              <w:sz w:val="20"/>
              <w:lang w:val="en-US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ins w:id="15" w:author="최광열" w:date="2024-01-11T18:09:00Z">
            <w:r w:rsidR="00C90F69" w:rsidRPr="00181763">
              <w:rPr>
                <w:rStyle w:val="a6"/>
                <w:noProof/>
              </w:rPr>
              <w:fldChar w:fldCharType="begin"/>
            </w:r>
            <w:r w:rsidR="00C90F69" w:rsidRPr="00181763">
              <w:rPr>
                <w:rStyle w:val="a6"/>
                <w:noProof/>
              </w:rPr>
              <w:instrText xml:space="preserve"> </w:instrText>
            </w:r>
            <w:r w:rsidR="00C90F69">
              <w:rPr>
                <w:noProof/>
              </w:rPr>
              <w:instrText>HYPERLINK \l "_Toc155888960"</w:instrText>
            </w:r>
            <w:r w:rsidR="00C90F69" w:rsidRPr="00181763">
              <w:rPr>
                <w:rStyle w:val="a6"/>
                <w:noProof/>
              </w:rPr>
              <w:instrText xml:space="preserve"> </w:instrText>
            </w:r>
            <w:r w:rsidR="00C90F69" w:rsidRPr="00181763">
              <w:rPr>
                <w:rStyle w:val="a6"/>
                <w:noProof/>
              </w:rPr>
            </w:r>
            <w:r w:rsidR="00C90F69" w:rsidRPr="00181763">
              <w:rPr>
                <w:rStyle w:val="a6"/>
                <w:noProof/>
              </w:rPr>
              <w:fldChar w:fldCharType="separate"/>
            </w:r>
            <w:r w:rsidR="00C90F69" w:rsidRPr="00181763">
              <w:rPr>
                <w:rStyle w:val="a6"/>
                <w:noProof/>
              </w:rPr>
              <w:t>Contents</w:t>
            </w:r>
            <w:r w:rsidR="00C90F69">
              <w:rPr>
                <w:noProof/>
                <w:webHidden/>
              </w:rPr>
              <w:tab/>
            </w:r>
            <w:r w:rsidR="00C90F69">
              <w:rPr>
                <w:noProof/>
                <w:webHidden/>
              </w:rPr>
              <w:fldChar w:fldCharType="begin"/>
            </w:r>
            <w:r w:rsidR="00C90F69">
              <w:rPr>
                <w:noProof/>
                <w:webHidden/>
              </w:rPr>
              <w:instrText xml:space="preserve"> PAGEREF _Toc155888960 \h </w:instrText>
            </w:r>
            <w:r w:rsidR="00C90F69">
              <w:rPr>
                <w:noProof/>
                <w:webHidden/>
              </w:rPr>
            </w:r>
          </w:ins>
          <w:r w:rsidR="00C90F69">
            <w:rPr>
              <w:noProof/>
              <w:webHidden/>
            </w:rPr>
            <w:fldChar w:fldCharType="separate"/>
          </w:r>
          <w:ins w:id="16" w:author="최광열" w:date="2024-01-11T18:09:00Z">
            <w:r w:rsidR="00C90F69">
              <w:rPr>
                <w:noProof/>
                <w:webHidden/>
              </w:rPr>
              <w:t>2</w:t>
            </w:r>
            <w:r w:rsidR="00C90F69">
              <w:rPr>
                <w:noProof/>
                <w:webHidden/>
              </w:rPr>
              <w:fldChar w:fldCharType="end"/>
            </w:r>
            <w:r w:rsidR="00C90F69" w:rsidRPr="00181763">
              <w:rPr>
                <w:rStyle w:val="a6"/>
                <w:noProof/>
              </w:rPr>
              <w:fldChar w:fldCharType="end"/>
            </w:r>
          </w:ins>
        </w:p>
        <w:p w14:paraId="49A0F6CD" w14:textId="64612625" w:rsidR="00C90F69" w:rsidRDefault="00C90F69">
          <w:pPr>
            <w:pStyle w:val="10"/>
            <w:tabs>
              <w:tab w:val="right" w:pos="9019"/>
            </w:tabs>
            <w:rPr>
              <w:ins w:id="17" w:author="최광열" w:date="2024-01-11T18:09:00Z"/>
              <w:rFonts w:asciiTheme="minorHAnsi" w:hAnsiTheme="minorHAnsi" w:cstheme="minorBidi"/>
              <w:noProof/>
              <w:kern w:val="2"/>
              <w:sz w:val="20"/>
              <w:lang w:val="en-US"/>
            </w:rPr>
          </w:pPr>
          <w:ins w:id="18" w:author="최광열" w:date="2024-01-11T18:09:00Z">
            <w:r w:rsidRPr="00181763">
              <w:rPr>
                <w:rStyle w:val="a6"/>
                <w:noProof/>
              </w:rPr>
              <w:fldChar w:fldCharType="begin"/>
            </w:r>
            <w:r w:rsidRPr="00181763">
              <w:rPr>
                <w:rStyle w:val="a6"/>
                <w:noProof/>
              </w:rPr>
              <w:instrText xml:space="preserve"> </w:instrText>
            </w:r>
            <w:r>
              <w:rPr>
                <w:noProof/>
              </w:rPr>
              <w:instrText>HYPERLINK \l "_Toc155888961"</w:instrText>
            </w:r>
            <w:r w:rsidRPr="00181763">
              <w:rPr>
                <w:rStyle w:val="a6"/>
                <w:noProof/>
              </w:rPr>
              <w:instrText xml:space="preserve"> </w:instrText>
            </w:r>
            <w:r w:rsidRPr="00181763">
              <w:rPr>
                <w:rStyle w:val="a6"/>
                <w:noProof/>
              </w:rPr>
            </w:r>
            <w:r w:rsidRPr="00181763">
              <w:rPr>
                <w:rStyle w:val="a6"/>
                <w:noProof/>
              </w:rPr>
              <w:fldChar w:fldCharType="separate"/>
            </w:r>
            <w:r w:rsidRPr="00181763">
              <w:rPr>
                <w:rStyle w:val="a6"/>
                <w:noProof/>
                <w:lang w:val="en-US"/>
              </w:rPr>
              <w:t>1. Introduction to RFSoC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_Toc155888961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9" w:author="최광열" w:date="2024-01-11T18:09:00Z"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  <w:r w:rsidRPr="00181763">
              <w:rPr>
                <w:rStyle w:val="a6"/>
                <w:noProof/>
              </w:rPr>
              <w:fldChar w:fldCharType="end"/>
            </w:r>
          </w:ins>
        </w:p>
        <w:p w14:paraId="3F2902F8" w14:textId="533BBB3C" w:rsidR="00C90F69" w:rsidRDefault="00C90F69">
          <w:pPr>
            <w:pStyle w:val="20"/>
            <w:tabs>
              <w:tab w:val="right" w:pos="9019"/>
            </w:tabs>
            <w:ind w:left="440"/>
            <w:rPr>
              <w:ins w:id="20" w:author="최광열" w:date="2024-01-11T18:09:00Z"/>
              <w:rFonts w:asciiTheme="minorHAnsi" w:hAnsiTheme="minorHAnsi" w:cstheme="minorBidi"/>
              <w:noProof/>
              <w:kern w:val="2"/>
              <w:sz w:val="20"/>
              <w:lang w:val="en-US"/>
            </w:rPr>
          </w:pPr>
          <w:ins w:id="21" w:author="최광열" w:date="2024-01-11T18:09:00Z">
            <w:r w:rsidRPr="00181763">
              <w:rPr>
                <w:rStyle w:val="a6"/>
                <w:noProof/>
              </w:rPr>
              <w:fldChar w:fldCharType="begin"/>
            </w:r>
            <w:r w:rsidRPr="00181763">
              <w:rPr>
                <w:rStyle w:val="a6"/>
                <w:noProof/>
              </w:rPr>
              <w:instrText xml:space="preserve"> </w:instrText>
            </w:r>
            <w:r>
              <w:rPr>
                <w:noProof/>
              </w:rPr>
              <w:instrText>HYPERLINK \l "_Toc155888962"</w:instrText>
            </w:r>
            <w:r w:rsidRPr="00181763">
              <w:rPr>
                <w:rStyle w:val="a6"/>
                <w:noProof/>
              </w:rPr>
              <w:instrText xml:space="preserve"> </w:instrText>
            </w:r>
            <w:r w:rsidRPr="00181763">
              <w:rPr>
                <w:rStyle w:val="a6"/>
                <w:noProof/>
              </w:rPr>
            </w:r>
            <w:r w:rsidRPr="00181763">
              <w:rPr>
                <w:rStyle w:val="a6"/>
                <w:noProof/>
              </w:rPr>
              <w:fldChar w:fldCharType="separate"/>
            </w:r>
            <w:r w:rsidRPr="00181763">
              <w:rPr>
                <w:rStyle w:val="a6"/>
                <w:noProof/>
                <w:lang w:val="en-US"/>
              </w:rPr>
              <w:t>1.1.RFSoC Chip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_Toc155888962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22" w:author="최광열" w:date="2024-01-11T18:09:00Z"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  <w:r w:rsidRPr="00181763">
              <w:rPr>
                <w:rStyle w:val="a6"/>
                <w:noProof/>
              </w:rPr>
              <w:fldChar w:fldCharType="end"/>
            </w:r>
          </w:ins>
        </w:p>
        <w:p w14:paraId="2363BE89" w14:textId="74DAFB90" w:rsidR="00C90F69" w:rsidRDefault="00C90F69">
          <w:pPr>
            <w:pStyle w:val="20"/>
            <w:tabs>
              <w:tab w:val="right" w:pos="9019"/>
            </w:tabs>
            <w:ind w:left="440"/>
            <w:rPr>
              <w:ins w:id="23" w:author="최광열" w:date="2024-01-11T18:09:00Z"/>
              <w:rFonts w:asciiTheme="minorHAnsi" w:hAnsiTheme="minorHAnsi" w:cstheme="minorBidi"/>
              <w:noProof/>
              <w:kern w:val="2"/>
              <w:sz w:val="20"/>
              <w:lang w:val="en-US"/>
            </w:rPr>
          </w:pPr>
          <w:ins w:id="24" w:author="최광열" w:date="2024-01-11T18:09:00Z">
            <w:r w:rsidRPr="00181763">
              <w:rPr>
                <w:rStyle w:val="a6"/>
                <w:noProof/>
              </w:rPr>
              <w:fldChar w:fldCharType="begin"/>
            </w:r>
            <w:r w:rsidRPr="00181763">
              <w:rPr>
                <w:rStyle w:val="a6"/>
                <w:noProof/>
              </w:rPr>
              <w:instrText xml:space="preserve"> </w:instrText>
            </w:r>
            <w:r>
              <w:rPr>
                <w:noProof/>
              </w:rPr>
              <w:instrText>HYPERLINK \l "_Toc155888963"</w:instrText>
            </w:r>
            <w:r w:rsidRPr="00181763">
              <w:rPr>
                <w:rStyle w:val="a6"/>
                <w:noProof/>
              </w:rPr>
              <w:instrText xml:space="preserve"> </w:instrText>
            </w:r>
            <w:r w:rsidRPr="00181763">
              <w:rPr>
                <w:rStyle w:val="a6"/>
                <w:noProof/>
              </w:rPr>
            </w:r>
            <w:r w:rsidRPr="00181763">
              <w:rPr>
                <w:rStyle w:val="a6"/>
                <w:noProof/>
              </w:rPr>
              <w:fldChar w:fldCharType="separate"/>
            </w:r>
            <w:r w:rsidRPr="00181763">
              <w:rPr>
                <w:rStyle w:val="a6"/>
                <w:noProof/>
                <w:lang w:val="en-US"/>
              </w:rPr>
              <w:t>1.2.Ultrascale Plus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_Toc155888963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25" w:author="최광열" w:date="2024-01-11T18:09:00Z"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  <w:r w:rsidRPr="00181763">
              <w:rPr>
                <w:rStyle w:val="a6"/>
                <w:noProof/>
              </w:rPr>
              <w:fldChar w:fldCharType="end"/>
            </w:r>
          </w:ins>
        </w:p>
        <w:p w14:paraId="44914A76" w14:textId="558291B0" w:rsidR="00C90F69" w:rsidRDefault="00C90F69">
          <w:pPr>
            <w:pStyle w:val="20"/>
            <w:tabs>
              <w:tab w:val="right" w:pos="9019"/>
            </w:tabs>
            <w:ind w:left="440"/>
            <w:rPr>
              <w:ins w:id="26" w:author="최광열" w:date="2024-01-11T18:09:00Z"/>
              <w:rFonts w:asciiTheme="minorHAnsi" w:hAnsiTheme="minorHAnsi" w:cstheme="minorBidi"/>
              <w:noProof/>
              <w:kern w:val="2"/>
              <w:sz w:val="20"/>
              <w:lang w:val="en-US"/>
            </w:rPr>
          </w:pPr>
          <w:ins w:id="27" w:author="최광열" w:date="2024-01-11T18:09:00Z">
            <w:r w:rsidRPr="00181763">
              <w:rPr>
                <w:rStyle w:val="a6"/>
                <w:noProof/>
              </w:rPr>
              <w:fldChar w:fldCharType="begin"/>
            </w:r>
            <w:r w:rsidRPr="00181763">
              <w:rPr>
                <w:rStyle w:val="a6"/>
                <w:noProof/>
              </w:rPr>
              <w:instrText xml:space="preserve"> </w:instrText>
            </w:r>
            <w:r>
              <w:rPr>
                <w:noProof/>
              </w:rPr>
              <w:instrText>HYPERLINK \l "_Toc155888964"</w:instrText>
            </w:r>
            <w:r w:rsidRPr="00181763">
              <w:rPr>
                <w:rStyle w:val="a6"/>
                <w:noProof/>
              </w:rPr>
              <w:instrText xml:space="preserve"> </w:instrText>
            </w:r>
            <w:r w:rsidRPr="00181763">
              <w:rPr>
                <w:rStyle w:val="a6"/>
                <w:noProof/>
              </w:rPr>
            </w:r>
            <w:r w:rsidRPr="00181763">
              <w:rPr>
                <w:rStyle w:val="a6"/>
                <w:noProof/>
              </w:rPr>
              <w:fldChar w:fldCharType="separate"/>
            </w:r>
            <w:r w:rsidRPr="00181763">
              <w:rPr>
                <w:rStyle w:val="a6"/>
                <w:noProof/>
                <w:lang w:val="en-US"/>
              </w:rPr>
              <w:t>1.3.ZCU111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_Toc155888964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28" w:author="최광열" w:date="2024-01-11T18:09:00Z"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  <w:r w:rsidRPr="00181763">
              <w:rPr>
                <w:rStyle w:val="a6"/>
                <w:noProof/>
              </w:rPr>
              <w:fldChar w:fldCharType="end"/>
            </w:r>
          </w:ins>
        </w:p>
        <w:p w14:paraId="14E26FA8" w14:textId="4670CAF9" w:rsidR="00C90F69" w:rsidRDefault="00C90F69">
          <w:pPr>
            <w:pStyle w:val="20"/>
            <w:tabs>
              <w:tab w:val="right" w:pos="9019"/>
            </w:tabs>
            <w:ind w:left="440"/>
            <w:rPr>
              <w:ins w:id="29" w:author="최광열" w:date="2024-01-11T18:09:00Z"/>
              <w:rFonts w:asciiTheme="minorHAnsi" w:hAnsiTheme="minorHAnsi" w:cstheme="minorBidi"/>
              <w:noProof/>
              <w:kern w:val="2"/>
              <w:sz w:val="20"/>
              <w:lang w:val="en-US"/>
            </w:rPr>
          </w:pPr>
          <w:ins w:id="30" w:author="최광열" w:date="2024-01-11T18:09:00Z">
            <w:r w:rsidRPr="00181763">
              <w:rPr>
                <w:rStyle w:val="a6"/>
                <w:noProof/>
              </w:rPr>
              <w:fldChar w:fldCharType="begin"/>
            </w:r>
            <w:r w:rsidRPr="00181763">
              <w:rPr>
                <w:rStyle w:val="a6"/>
                <w:noProof/>
              </w:rPr>
              <w:instrText xml:space="preserve"> </w:instrText>
            </w:r>
            <w:r>
              <w:rPr>
                <w:noProof/>
              </w:rPr>
              <w:instrText>HYPERLINK \l "_Toc155888965"</w:instrText>
            </w:r>
            <w:r w:rsidRPr="00181763">
              <w:rPr>
                <w:rStyle w:val="a6"/>
                <w:noProof/>
              </w:rPr>
              <w:instrText xml:space="preserve"> </w:instrText>
            </w:r>
            <w:r w:rsidRPr="00181763">
              <w:rPr>
                <w:rStyle w:val="a6"/>
                <w:noProof/>
              </w:rPr>
            </w:r>
            <w:r w:rsidRPr="00181763">
              <w:rPr>
                <w:rStyle w:val="a6"/>
                <w:noProof/>
              </w:rPr>
              <w:fldChar w:fldCharType="separate"/>
            </w:r>
            <w:r w:rsidRPr="00181763">
              <w:rPr>
                <w:rStyle w:val="a6"/>
                <w:noProof/>
                <w:lang w:val="en-US"/>
              </w:rPr>
              <w:t>1.4.AXI Bus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_Toc155888965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31" w:author="최광열" w:date="2024-01-11T18:09:00Z"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  <w:r w:rsidRPr="00181763">
              <w:rPr>
                <w:rStyle w:val="a6"/>
                <w:noProof/>
              </w:rPr>
              <w:fldChar w:fldCharType="end"/>
            </w:r>
          </w:ins>
        </w:p>
        <w:p w14:paraId="4DE22AE4" w14:textId="42ACF756" w:rsidR="00C90F69" w:rsidRDefault="00C90F69">
          <w:pPr>
            <w:pStyle w:val="20"/>
            <w:tabs>
              <w:tab w:val="right" w:pos="9019"/>
            </w:tabs>
            <w:ind w:left="440"/>
            <w:rPr>
              <w:ins w:id="32" w:author="최광열" w:date="2024-01-11T18:09:00Z"/>
              <w:rFonts w:asciiTheme="minorHAnsi" w:hAnsiTheme="minorHAnsi" w:cstheme="minorBidi"/>
              <w:noProof/>
              <w:kern w:val="2"/>
              <w:sz w:val="20"/>
              <w:lang w:val="en-US"/>
            </w:rPr>
          </w:pPr>
          <w:ins w:id="33" w:author="최광열" w:date="2024-01-11T18:09:00Z">
            <w:r w:rsidRPr="00181763">
              <w:rPr>
                <w:rStyle w:val="a6"/>
                <w:noProof/>
              </w:rPr>
              <w:fldChar w:fldCharType="begin"/>
            </w:r>
            <w:r w:rsidRPr="00181763">
              <w:rPr>
                <w:rStyle w:val="a6"/>
                <w:noProof/>
              </w:rPr>
              <w:instrText xml:space="preserve"> </w:instrText>
            </w:r>
            <w:r>
              <w:rPr>
                <w:noProof/>
              </w:rPr>
              <w:instrText>HYPERLINK \l "_Toc155888966"</w:instrText>
            </w:r>
            <w:r w:rsidRPr="00181763">
              <w:rPr>
                <w:rStyle w:val="a6"/>
                <w:noProof/>
              </w:rPr>
              <w:instrText xml:space="preserve"> </w:instrText>
            </w:r>
            <w:r w:rsidRPr="00181763">
              <w:rPr>
                <w:rStyle w:val="a6"/>
                <w:noProof/>
              </w:rPr>
            </w:r>
            <w:r w:rsidRPr="00181763">
              <w:rPr>
                <w:rStyle w:val="a6"/>
                <w:noProof/>
              </w:rPr>
              <w:fldChar w:fldCharType="separate"/>
            </w:r>
            <w:r w:rsidRPr="00181763">
              <w:rPr>
                <w:rStyle w:val="a6"/>
                <w:noProof/>
                <w:lang w:val="en-US"/>
              </w:rPr>
              <w:t>1.5.Real Time Input Output Concept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_Toc155888966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34" w:author="최광열" w:date="2024-01-11T18:09:00Z"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  <w:r w:rsidRPr="00181763">
              <w:rPr>
                <w:rStyle w:val="a6"/>
                <w:noProof/>
              </w:rPr>
              <w:fldChar w:fldCharType="end"/>
            </w:r>
          </w:ins>
        </w:p>
        <w:p w14:paraId="789442C5" w14:textId="032A0E45" w:rsidR="00C90F69" w:rsidRDefault="00C90F69">
          <w:pPr>
            <w:pStyle w:val="20"/>
            <w:tabs>
              <w:tab w:val="right" w:pos="9019"/>
            </w:tabs>
            <w:ind w:left="440"/>
            <w:rPr>
              <w:ins w:id="35" w:author="최광열" w:date="2024-01-11T18:09:00Z"/>
              <w:rFonts w:asciiTheme="minorHAnsi" w:hAnsiTheme="minorHAnsi" w:cstheme="minorBidi"/>
              <w:noProof/>
              <w:kern w:val="2"/>
              <w:sz w:val="20"/>
              <w:lang w:val="en-US"/>
            </w:rPr>
          </w:pPr>
          <w:ins w:id="36" w:author="최광열" w:date="2024-01-11T18:09:00Z">
            <w:r w:rsidRPr="00181763">
              <w:rPr>
                <w:rStyle w:val="a6"/>
                <w:noProof/>
              </w:rPr>
              <w:fldChar w:fldCharType="begin"/>
            </w:r>
            <w:r w:rsidRPr="00181763">
              <w:rPr>
                <w:rStyle w:val="a6"/>
                <w:noProof/>
              </w:rPr>
              <w:instrText xml:space="preserve"> </w:instrText>
            </w:r>
            <w:r>
              <w:rPr>
                <w:noProof/>
              </w:rPr>
              <w:instrText>HYPERLINK \l "_Toc155888967"</w:instrText>
            </w:r>
            <w:r w:rsidRPr="00181763">
              <w:rPr>
                <w:rStyle w:val="a6"/>
                <w:noProof/>
              </w:rPr>
              <w:instrText xml:space="preserve"> </w:instrText>
            </w:r>
            <w:r w:rsidRPr="00181763">
              <w:rPr>
                <w:rStyle w:val="a6"/>
                <w:noProof/>
              </w:rPr>
            </w:r>
            <w:r w:rsidRPr="00181763">
              <w:rPr>
                <w:rStyle w:val="a6"/>
                <w:noProof/>
              </w:rPr>
              <w:fldChar w:fldCharType="separate"/>
            </w:r>
            <w:r w:rsidRPr="00181763">
              <w:rPr>
                <w:rStyle w:val="a6"/>
                <w:noProof/>
                <w:lang w:val="en-US"/>
              </w:rPr>
              <w:t>1.5.Overview of Current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_Toc155888967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37" w:author="최광열" w:date="2024-01-11T18:09:00Z"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  <w:r w:rsidRPr="00181763">
              <w:rPr>
                <w:rStyle w:val="a6"/>
                <w:noProof/>
              </w:rPr>
              <w:fldChar w:fldCharType="end"/>
            </w:r>
          </w:ins>
        </w:p>
        <w:p w14:paraId="6AD26684" w14:textId="4FF6DE7F" w:rsidR="00C90F69" w:rsidRDefault="00C90F69">
          <w:pPr>
            <w:pStyle w:val="10"/>
            <w:tabs>
              <w:tab w:val="right" w:pos="9019"/>
            </w:tabs>
            <w:rPr>
              <w:ins w:id="38" w:author="최광열" w:date="2024-01-11T18:09:00Z"/>
              <w:rFonts w:asciiTheme="minorHAnsi" w:hAnsiTheme="minorHAnsi" w:cstheme="minorBidi"/>
              <w:noProof/>
              <w:kern w:val="2"/>
              <w:sz w:val="20"/>
              <w:lang w:val="en-US"/>
            </w:rPr>
          </w:pPr>
          <w:ins w:id="39" w:author="최광열" w:date="2024-01-11T18:09:00Z">
            <w:r w:rsidRPr="00181763">
              <w:rPr>
                <w:rStyle w:val="a6"/>
                <w:noProof/>
              </w:rPr>
              <w:fldChar w:fldCharType="begin"/>
            </w:r>
            <w:r w:rsidRPr="00181763">
              <w:rPr>
                <w:rStyle w:val="a6"/>
                <w:noProof/>
              </w:rPr>
              <w:instrText xml:space="preserve"> </w:instrText>
            </w:r>
            <w:r>
              <w:rPr>
                <w:noProof/>
              </w:rPr>
              <w:instrText>HYPERLINK \l "_Toc155888968"</w:instrText>
            </w:r>
            <w:r w:rsidRPr="00181763">
              <w:rPr>
                <w:rStyle w:val="a6"/>
                <w:noProof/>
              </w:rPr>
              <w:instrText xml:space="preserve"> </w:instrText>
            </w:r>
            <w:r w:rsidRPr="00181763">
              <w:rPr>
                <w:rStyle w:val="a6"/>
                <w:noProof/>
              </w:rPr>
            </w:r>
            <w:r w:rsidRPr="00181763">
              <w:rPr>
                <w:rStyle w:val="a6"/>
                <w:noProof/>
              </w:rPr>
              <w:fldChar w:fldCharType="separate"/>
            </w:r>
            <w:r w:rsidRPr="00181763">
              <w:rPr>
                <w:rStyle w:val="a6"/>
                <w:noProof/>
                <w:lang w:val="en-US"/>
              </w:rPr>
              <w:t>2. PL Side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_Toc155888968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40" w:author="최광열" w:date="2024-01-11T18:09:00Z"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  <w:r w:rsidRPr="00181763">
              <w:rPr>
                <w:rStyle w:val="a6"/>
                <w:noProof/>
              </w:rPr>
              <w:fldChar w:fldCharType="end"/>
            </w:r>
          </w:ins>
        </w:p>
        <w:p w14:paraId="24B3C5F9" w14:textId="06FFBC2C" w:rsidR="00C90F69" w:rsidRDefault="00C90F69">
          <w:pPr>
            <w:pStyle w:val="20"/>
            <w:tabs>
              <w:tab w:val="right" w:pos="9019"/>
            </w:tabs>
            <w:ind w:left="440"/>
            <w:rPr>
              <w:ins w:id="41" w:author="최광열" w:date="2024-01-11T18:09:00Z"/>
              <w:rFonts w:asciiTheme="minorHAnsi" w:hAnsiTheme="minorHAnsi" w:cstheme="minorBidi"/>
              <w:noProof/>
              <w:kern w:val="2"/>
              <w:sz w:val="20"/>
              <w:lang w:val="en-US"/>
            </w:rPr>
          </w:pPr>
          <w:ins w:id="42" w:author="최광열" w:date="2024-01-11T18:09:00Z">
            <w:r w:rsidRPr="00181763">
              <w:rPr>
                <w:rStyle w:val="a6"/>
                <w:noProof/>
              </w:rPr>
              <w:fldChar w:fldCharType="begin"/>
            </w:r>
            <w:r w:rsidRPr="00181763">
              <w:rPr>
                <w:rStyle w:val="a6"/>
                <w:noProof/>
              </w:rPr>
              <w:instrText xml:space="preserve"> </w:instrText>
            </w:r>
            <w:r>
              <w:rPr>
                <w:noProof/>
              </w:rPr>
              <w:instrText>HYPERLINK \l "_Toc155888969"</w:instrText>
            </w:r>
            <w:r w:rsidRPr="00181763">
              <w:rPr>
                <w:rStyle w:val="a6"/>
                <w:noProof/>
              </w:rPr>
              <w:instrText xml:space="preserve"> </w:instrText>
            </w:r>
            <w:r w:rsidRPr="00181763">
              <w:rPr>
                <w:rStyle w:val="a6"/>
                <w:noProof/>
              </w:rPr>
            </w:r>
            <w:r w:rsidRPr="00181763">
              <w:rPr>
                <w:rStyle w:val="a6"/>
                <w:noProof/>
              </w:rPr>
              <w:fldChar w:fldCharType="separate"/>
            </w:r>
            <w:r w:rsidRPr="00181763">
              <w:rPr>
                <w:rStyle w:val="a6"/>
                <w:noProof/>
                <w:lang w:val="en-US"/>
              </w:rPr>
              <w:t>2.1.RTO &amp; GPO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_Toc155888969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43" w:author="최광열" w:date="2024-01-11T18:09:00Z"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  <w:r w:rsidRPr="00181763">
              <w:rPr>
                <w:rStyle w:val="a6"/>
                <w:noProof/>
              </w:rPr>
              <w:fldChar w:fldCharType="end"/>
            </w:r>
          </w:ins>
        </w:p>
        <w:p w14:paraId="1FBEAA37" w14:textId="409E6B22" w:rsidR="00C90F69" w:rsidRDefault="00C90F69">
          <w:pPr>
            <w:pStyle w:val="20"/>
            <w:tabs>
              <w:tab w:val="right" w:pos="9019"/>
            </w:tabs>
            <w:ind w:left="440"/>
            <w:rPr>
              <w:ins w:id="44" w:author="최광열" w:date="2024-01-11T18:09:00Z"/>
              <w:rFonts w:asciiTheme="minorHAnsi" w:hAnsiTheme="minorHAnsi" w:cstheme="minorBidi"/>
              <w:noProof/>
              <w:kern w:val="2"/>
              <w:sz w:val="20"/>
              <w:lang w:val="en-US"/>
            </w:rPr>
          </w:pPr>
          <w:ins w:id="45" w:author="최광열" w:date="2024-01-11T18:09:00Z">
            <w:r w:rsidRPr="00181763">
              <w:rPr>
                <w:rStyle w:val="a6"/>
                <w:noProof/>
              </w:rPr>
              <w:fldChar w:fldCharType="begin"/>
            </w:r>
            <w:r w:rsidRPr="00181763">
              <w:rPr>
                <w:rStyle w:val="a6"/>
                <w:noProof/>
              </w:rPr>
              <w:instrText xml:space="preserve"> </w:instrText>
            </w:r>
            <w:r>
              <w:rPr>
                <w:noProof/>
              </w:rPr>
              <w:instrText>HYPERLINK \l "_Toc155888970"</w:instrText>
            </w:r>
            <w:r w:rsidRPr="00181763">
              <w:rPr>
                <w:rStyle w:val="a6"/>
                <w:noProof/>
              </w:rPr>
              <w:instrText xml:space="preserve"> </w:instrText>
            </w:r>
            <w:r w:rsidRPr="00181763">
              <w:rPr>
                <w:rStyle w:val="a6"/>
                <w:noProof/>
              </w:rPr>
            </w:r>
            <w:r w:rsidRPr="00181763">
              <w:rPr>
                <w:rStyle w:val="a6"/>
                <w:noProof/>
              </w:rPr>
              <w:fldChar w:fldCharType="separate"/>
            </w:r>
            <w:r w:rsidRPr="00181763">
              <w:rPr>
                <w:rStyle w:val="a6"/>
                <w:noProof/>
                <w:lang w:val="en-US"/>
              </w:rPr>
              <w:t>2.2.DAC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_Toc155888970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46" w:author="최광열" w:date="2024-01-11T18:09:00Z"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  <w:r w:rsidRPr="00181763">
              <w:rPr>
                <w:rStyle w:val="a6"/>
                <w:noProof/>
              </w:rPr>
              <w:fldChar w:fldCharType="end"/>
            </w:r>
          </w:ins>
        </w:p>
        <w:p w14:paraId="7094C1C4" w14:textId="5B9B816D" w:rsidR="00C90F69" w:rsidRDefault="00C90F69">
          <w:pPr>
            <w:pStyle w:val="20"/>
            <w:tabs>
              <w:tab w:val="right" w:pos="9019"/>
            </w:tabs>
            <w:ind w:left="440"/>
            <w:rPr>
              <w:ins w:id="47" w:author="최광열" w:date="2024-01-11T18:09:00Z"/>
              <w:rFonts w:asciiTheme="minorHAnsi" w:hAnsiTheme="minorHAnsi" w:cstheme="minorBidi"/>
              <w:noProof/>
              <w:kern w:val="2"/>
              <w:sz w:val="20"/>
              <w:lang w:val="en-US"/>
            </w:rPr>
          </w:pPr>
          <w:ins w:id="48" w:author="최광열" w:date="2024-01-11T18:09:00Z">
            <w:r w:rsidRPr="00181763">
              <w:rPr>
                <w:rStyle w:val="a6"/>
                <w:noProof/>
              </w:rPr>
              <w:fldChar w:fldCharType="begin"/>
            </w:r>
            <w:r w:rsidRPr="00181763">
              <w:rPr>
                <w:rStyle w:val="a6"/>
                <w:noProof/>
              </w:rPr>
              <w:instrText xml:space="preserve"> </w:instrText>
            </w:r>
            <w:r>
              <w:rPr>
                <w:noProof/>
              </w:rPr>
              <w:instrText>HYPERLINK \l "_Toc155888971"</w:instrText>
            </w:r>
            <w:r w:rsidRPr="00181763">
              <w:rPr>
                <w:rStyle w:val="a6"/>
                <w:noProof/>
              </w:rPr>
              <w:instrText xml:space="preserve"> </w:instrText>
            </w:r>
            <w:r w:rsidRPr="00181763">
              <w:rPr>
                <w:rStyle w:val="a6"/>
                <w:noProof/>
              </w:rPr>
            </w:r>
            <w:r w:rsidRPr="00181763">
              <w:rPr>
                <w:rStyle w:val="a6"/>
                <w:noProof/>
              </w:rPr>
              <w:fldChar w:fldCharType="separate"/>
            </w:r>
            <w:r w:rsidRPr="00181763">
              <w:rPr>
                <w:rStyle w:val="a6"/>
                <w:noProof/>
                <w:lang w:val="en-US"/>
              </w:rPr>
              <w:t>2.3.TTL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_Toc155888971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49" w:author="최광열" w:date="2024-01-11T18:09:00Z"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  <w:r w:rsidRPr="00181763">
              <w:rPr>
                <w:rStyle w:val="a6"/>
                <w:noProof/>
              </w:rPr>
              <w:fldChar w:fldCharType="end"/>
            </w:r>
          </w:ins>
        </w:p>
        <w:p w14:paraId="15DA687A" w14:textId="744A8030" w:rsidR="00C90F69" w:rsidRDefault="00C90F69">
          <w:pPr>
            <w:pStyle w:val="20"/>
            <w:tabs>
              <w:tab w:val="right" w:pos="9019"/>
            </w:tabs>
            <w:ind w:left="440"/>
            <w:rPr>
              <w:ins w:id="50" w:author="최광열" w:date="2024-01-11T18:09:00Z"/>
              <w:rFonts w:asciiTheme="minorHAnsi" w:hAnsiTheme="minorHAnsi" w:cstheme="minorBidi"/>
              <w:noProof/>
              <w:kern w:val="2"/>
              <w:sz w:val="20"/>
              <w:lang w:val="en-US"/>
            </w:rPr>
          </w:pPr>
          <w:ins w:id="51" w:author="최광열" w:date="2024-01-11T18:09:00Z">
            <w:r w:rsidRPr="00181763">
              <w:rPr>
                <w:rStyle w:val="a6"/>
                <w:noProof/>
              </w:rPr>
              <w:fldChar w:fldCharType="begin"/>
            </w:r>
            <w:r w:rsidRPr="00181763">
              <w:rPr>
                <w:rStyle w:val="a6"/>
                <w:noProof/>
              </w:rPr>
              <w:instrText xml:space="preserve"> </w:instrText>
            </w:r>
            <w:r>
              <w:rPr>
                <w:noProof/>
              </w:rPr>
              <w:instrText>HYPERLINK \l "_Toc155888972"</w:instrText>
            </w:r>
            <w:r w:rsidRPr="00181763">
              <w:rPr>
                <w:rStyle w:val="a6"/>
                <w:noProof/>
              </w:rPr>
              <w:instrText xml:space="preserve"> </w:instrText>
            </w:r>
            <w:r w:rsidRPr="00181763">
              <w:rPr>
                <w:rStyle w:val="a6"/>
                <w:noProof/>
              </w:rPr>
            </w:r>
            <w:r w:rsidRPr="00181763">
              <w:rPr>
                <w:rStyle w:val="a6"/>
                <w:noProof/>
              </w:rPr>
              <w:fldChar w:fldCharType="separate"/>
            </w:r>
            <w:r w:rsidRPr="00181763">
              <w:rPr>
                <w:rStyle w:val="a6"/>
                <w:noProof/>
                <w:lang w:val="en-US"/>
              </w:rPr>
              <w:t>2.4.TTLx8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_Toc155888972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52" w:author="최광열" w:date="2024-01-11T18:09:00Z"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  <w:r w:rsidRPr="00181763">
              <w:rPr>
                <w:rStyle w:val="a6"/>
                <w:noProof/>
              </w:rPr>
              <w:fldChar w:fldCharType="end"/>
            </w:r>
          </w:ins>
        </w:p>
        <w:p w14:paraId="76E6D5ED" w14:textId="3918B3B1" w:rsidR="00C90F69" w:rsidRDefault="00C90F69">
          <w:pPr>
            <w:pStyle w:val="20"/>
            <w:tabs>
              <w:tab w:val="right" w:pos="9019"/>
            </w:tabs>
            <w:ind w:left="440"/>
            <w:rPr>
              <w:ins w:id="53" w:author="최광열" w:date="2024-01-11T18:09:00Z"/>
              <w:rFonts w:asciiTheme="minorHAnsi" w:hAnsiTheme="minorHAnsi" w:cstheme="minorBidi"/>
              <w:noProof/>
              <w:kern w:val="2"/>
              <w:sz w:val="20"/>
              <w:lang w:val="en-US"/>
            </w:rPr>
          </w:pPr>
          <w:ins w:id="54" w:author="최광열" w:date="2024-01-11T18:09:00Z">
            <w:r w:rsidRPr="00181763">
              <w:rPr>
                <w:rStyle w:val="a6"/>
                <w:noProof/>
              </w:rPr>
              <w:fldChar w:fldCharType="begin"/>
            </w:r>
            <w:r w:rsidRPr="00181763">
              <w:rPr>
                <w:rStyle w:val="a6"/>
                <w:noProof/>
              </w:rPr>
              <w:instrText xml:space="preserve"> </w:instrText>
            </w:r>
            <w:r>
              <w:rPr>
                <w:noProof/>
              </w:rPr>
              <w:instrText>HYPERLINK \l "_Toc155888973"</w:instrText>
            </w:r>
            <w:r w:rsidRPr="00181763">
              <w:rPr>
                <w:rStyle w:val="a6"/>
                <w:noProof/>
              </w:rPr>
              <w:instrText xml:space="preserve"> </w:instrText>
            </w:r>
            <w:r w:rsidRPr="00181763">
              <w:rPr>
                <w:rStyle w:val="a6"/>
                <w:noProof/>
              </w:rPr>
            </w:r>
            <w:r w:rsidRPr="00181763">
              <w:rPr>
                <w:rStyle w:val="a6"/>
                <w:noProof/>
              </w:rPr>
              <w:fldChar w:fldCharType="separate"/>
            </w:r>
            <w:r w:rsidRPr="00181763">
              <w:rPr>
                <w:rStyle w:val="a6"/>
                <w:noProof/>
                <w:lang w:val="en-US"/>
              </w:rPr>
              <w:t>2.5.TimeController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_Toc155888973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55" w:author="최광열" w:date="2024-01-11T18:09:00Z"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  <w:r w:rsidRPr="00181763">
              <w:rPr>
                <w:rStyle w:val="a6"/>
                <w:noProof/>
              </w:rPr>
              <w:fldChar w:fldCharType="end"/>
            </w:r>
          </w:ins>
        </w:p>
        <w:p w14:paraId="10A9DB7D" w14:textId="0D148D35" w:rsidR="00C90F69" w:rsidRDefault="00C90F69">
          <w:pPr>
            <w:pStyle w:val="10"/>
            <w:tabs>
              <w:tab w:val="right" w:pos="9019"/>
            </w:tabs>
            <w:rPr>
              <w:ins w:id="56" w:author="최광열" w:date="2024-01-11T18:09:00Z"/>
              <w:rFonts w:asciiTheme="minorHAnsi" w:hAnsiTheme="minorHAnsi" w:cstheme="minorBidi"/>
              <w:noProof/>
              <w:kern w:val="2"/>
              <w:sz w:val="20"/>
              <w:lang w:val="en-US"/>
            </w:rPr>
          </w:pPr>
          <w:ins w:id="57" w:author="최광열" w:date="2024-01-11T18:09:00Z">
            <w:r w:rsidRPr="00181763">
              <w:rPr>
                <w:rStyle w:val="a6"/>
                <w:noProof/>
              </w:rPr>
              <w:fldChar w:fldCharType="begin"/>
            </w:r>
            <w:r w:rsidRPr="00181763">
              <w:rPr>
                <w:rStyle w:val="a6"/>
                <w:noProof/>
              </w:rPr>
              <w:instrText xml:space="preserve"> </w:instrText>
            </w:r>
            <w:r>
              <w:rPr>
                <w:noProof/>
              </w:rPr>
              <w:instrText>HYPERLINK \l "_Toc155888974"</w:instrText>
            </w:r>
            <w:r w:rsidRPr="00181763">
              <w:rPr>
                <w:rStyle w:val="a6"/>
                <w:noProof/>
              </w:rPr>
              <w:instrText xml:space="preserve"> </w:instrText>
            </w:r>
            <w:r w:rsidRPr="00181763">
              <w:rPr>
                <w:rStyle w:val="a6"/>
                <w:noProof/>
              </w:rPr>
            </w:r>
            <w:r w:rsidRPr="00181763">
              <w:rPr>
                <w:rStyle w:val="a6"/>
                <w:noProof/>
              </w:rPr>
              <w:fldChar w:fldCharType="separate"/>
            </w:r>
            <w:r w:rsidRPr="00181763">
              <w:rPr>
                <w:rStyle w:val="a6"/>
                <w:noProof/>
                <w:lang w:val="en-US"/>
              </w:rPr>
              <w:t>3. PS Side Firmware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_Toc155888974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58" w:author="최광열" w:date="2024-01-11T18:09:00Z"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  <w:r w:rsidRPr="00181763">
              <w:rPr>
                <w:rStyle w:val="a6"/>
                <w:noProof/>
              </w:rPr>
              <w:fldChar w:fldCharType="end"/>
            </w:r>
          </w:ins>
        </w:p>
        <w:p w14:paraId="5F55FD96" w14:textId="53A1C675" w:rsidR="00C90F69" w:rsidRDefault="00C90F69">
          <w:pPr>
            <w:pStyle w:val="20"/>
            <w:tabs>
              <w:tab w:val="right" w:pos="9019"/>
            </w:tabs>
            <w:ind w:left="440"/>
            <w:rPr>
              <w:ins w:id="59" w:author="최광열" w:date="2024-01-11T18:09:00Z"/>
              <w:rFonts w:asciiTheme="minorHAnsi" w:hAnsiTheme="minorHAnsi" w:cstheme="minorBidi"/>
              <w:noProof/>
              <w:kern w:val="2"/>
              <w:sz w:val="20"/>
              <w:lang w:val="en-US"/>
            </w:rPr>
          </w:pPr>
          <w:ins w:id="60" w:author="최광열" w:date="2024-01-11T18:09:00Z">
            <w:r w:rsidRPr="00181763">
              <w:rPr>
                <w:rStyle w:val="a6"/>
                <w:noProof/>
              </w:rPr>
              <w:fldChar w:fldCharType="begin"/>
            </w:r>
            <w:r w:rsidRPr="00181763">
              <w:rPr>
                <w:rStyle w:val="a6"/>
                <w:noProof/>
              </w:rPr>
              <w:instrText xml:space="preserve"> </w:instrText>
            </w:r>
            <w:r>
              <w:rPr>
                <w:noProof/>
              </w:rPr>
              <w:instrText>HYPERLINK \l "_Toc155888975"</w:instrText>
            </w:r>
            <w:r w:rsidRPr="00181763">
              <w:rPr>
                <w:rStyle w:val="a6"/>
                <w:noProof/>
              </w:rPr>
              <w:instrText xml:space="preserve"> </w:instrText>
            </w:r>
            <w:r w:rsidRPr="00181763">
              <w:rPr>
                <w:rStyle w:val="a6"/>
                <w:noProof/>
              </w:rPr>
            </w:r>
            <w:r w:rsidRPr="00181763">
              <w:rPr>
                <w:rStyle w:val="a6"/>
                <w:noProof/>
              </w:rPr>
              <w:fldChar w:fldCharType="separate"/>
            </w:r>
            <w:r w:rsidRPr="00181763">
              <w:rPr>
                <w:rStyle w:val="a6"/>
                <w:noProof/>
                <w:lang w:val="en-US"/>
              </w:rPr>
              <w:t>3.1.Firmware</w:t>
            </w:r>
            <w:r>
              <w:rPr>
                <w:noProof/>
                <w:webHidden/>
              </w:rPr>
              <w:tab/>
            </w:r>
            <w:bookmarkStart w:id="61" w:name="_GoBack"/>
            <w:bookmarkEnd w:id="61"/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_Toc155888975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62" w:author="최광열" w:date="2024-01-11T18:09:00Z"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  <w:r w:rsidRPr="00181763">
              <w:rPr>
                <w:rStyle w:val="a6"/>
                <w:noProof/>
              </w:rPr>
              <w:fldChar w:fldCharType="end"/>
            </w:r>
          </w:ins>
        </w:p>
        <w:p w14:paraId="00EE3FA8" w14:textId="12BAAFDB" w:rsidR="00C90F69" w:rsidRDefault="00C90F69">
          <w:pPr>
            <w:pStyle w:val="30"/>
            <w:tabs>
              <w:tab w:val="right" w:pos="9019"/>
            </w:tabs>
            <w:ind w:left="880"/>
            <w:rPr>
              <w:ins w:id="63" w:author="최광열" w:date="2024-01-11T18:09:00Z"/>
              <w:rFonts w:asciiTheme="minorHAnsi" w:hAnsiTheme="minorHAnsi" w:cstheme="minorBidi"/>
              <w:noProof/>
              <w:kern w:val="2"/>
              <w:sz w:val="20"/>
              <w:lang w:val="en-US"/>
            </w:rPr>
          </w:pPr>
          <w:ins w:id="64" w:author="최광열" w:date="2024-01-11T18:09:00Z">
            <w:r w:rsidRPr="00181763">
              <w:rPr>
                <w:rStyle w:val="a6"/>
                <w:noProof/>
              </w:rPr>
              <w:fldChar w:fldCharType="begin"/>
            </w:r>
            <w:r w:rsidRPr="00181763">
              <w:rPr>
                <w:rStyle w:val="a6"/>
                <w:noProof/>
              </w:rPr>
              <w:instrText xml:space="preserve"> </w:instrText>
            </w:r>
            <w:r>
              <w:rPr>
                <w:noProof/>
              </w:rPr>
              <w:instrText>HYPERLINK \l "_Toc155888976"</w:instrText>
            </w:r>
            <w:r w:rsidRPr="00181763">
              <w:rPr>
                <w:rStyle w:val="a6"/>
                <w:noProof/>
              </w:rPr>
              <w:instrText xml:space="preserve"> </w:instrText>
            </w:r>
            <w:r w:rsidRPr="00181763">
              <w:rPr>
                <w:rStyle w:val="a6"/>
                <w:noProof/>
              </w:rPr>
            </w:r>
            <w:r w:rsidRPr="00181763">
              <w:rPr>
                <w:rStyle w:val="a6"/>
                <w:noProof/>
              </w:rPr>
              <w:fldChar w:fldCharType="separate"/>
            </w:r>
            <w:r w:rsidRPr="00181763">
              <w:rPr>
                <w:rStyle w:val="a6"/>
                <w:noProof/>
                <w:lang w:val="en-US"/>
              </w:rPr>
              <w:t>3.1.1.Running ELF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_Toc155888976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65" w:author="최광열" w:date="2024-01-11T18:09:00Z"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  <w:r w:rsidRPr="00181763">
              <w:rPr>
                <w:rStyle w:val="a6"/>
                <w:noProof/>
              </w:rPr>
              <w:fldChar w:fldCharType="end"/>
            </w:r>
          </w:ins>
        </w:p>
        <w:p w14:paraId="4F0CD38B" w14:textId="2D80D9D4" w:rsidR="00C90F69" w:rsidRDefault="00C90F69">
          <w:pPr>
            <w:pStyle w:val="30"/>
            <w:tabs>
              <w:tab w:val="right" w:pos="9019"/>
            </w:tabs>
            <w:ind w:left="880"/>
            <w:rPr>
              <w:ins w:id="66" w:author="최광열" w:date="2024-01-11T18:09:00Z"/>
              <w:rFonts w:asciiTheme="minorHAnsi" w:hAnsiTheme="minorHAnsi" w:cstheme="minorBidi"/>
              <w:noProof/>
              <w:kern w:val="2"/>
              <w:sz w:val="20"/>
              <w:lang w:val="en-US"/>
            </w:rPr>
          </w:pPr>
          <w:ins w:id="67" w:author="최광열" w:date="2024-01-11T18:09:00Z">
            <w:r w:rsidRPr="00181763">
              <w:rPr>
                <w:rStyle w:val="a6"/>
                <w:noProof/>
              </w:rPr>
              <w:fldChar w:fldCharType="begin"/>
            </w:r>
            <w:r w:rsidRPr="00181763">
              <w:rPr>
                <w:rStyle w:val="a6"/>
                <w:noProof/>
              </w:rPr>
              <w:instrText xml:space="preserve"> </w:instrText>
            </w:r>
            <w:r>
              <w:rPr>
                <w:noProof/>
              </w:rPr>
              <w:instrText>HYPERLINK \l "_Toc155888977"</w:instrText>
            </w:r>
            <w:r w:rsidRPr="00181763">
              <w:rPr>
                <w:rStyle w:val="a6"/>
                <w:noProof/>
              </w:rPr>
              <w:instrText xml:space="preserve"> </w:instrText>
            </w:r>
            <w:r w:rsidRPr="00181763">
              <w:rPr>
                <w:rStyle w:val="a6"/>
                <w:noProof/>
              </w:rPr>
            </w:r>
            <w:r w:rsidRPr="00181763">
              <w:rPr>
                <w:rStyle w:val="a6"/>
                <w:noProof/>
              </w:rPr>
              <w:fldChar w:fldCharType="separate"/>
            </w:r>
            <w:r w:rsidRPr="00181763">
              <w:rPr>
                <w:rStyle w:val="a6"/>
                <w:noProof/>
                <w:lang w:val="en-US"/>
              </w:rPr>
              <w:t>3.1.2.Board Initialization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_Toc155888977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68" w:author="최광열" w:date="2024-01-11T18:09:00Z"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  <w:r w:rsidRPr="00181763">
              <w:rPr>
                <w:rStyle w:val="a6"/>
                <w:noProof/>
              </w:rPr>
              <w:fldChar w:fldCharType="end"/>
            </w:r>
          </w:ins>
        </w:p>
        <w:p w14:paraId="3A1C4839" w14:textId="7F91593F" w:rsidR="00C90F69" w:rsidRDefault="00C90F69">
          <w:pPr>
            <w:pStyle w:val="30"/>
            <w:tabs>
              <w:tab w:val="right" w:pos="9019"/>
            </w:tabs>
            <w:ind w:left="880"/>
            <w:rPr>
              <w:ins w:id="69" w:author="최광열" w:date="2024-01-11T18:09:00Z"/>
              <w:rFonts w:asciiTheme="minorHAnsi" w:hAnsiTheme="minorHAnsi" w:cstheme="minorBidi"/>
              <w:noProof/>
              <w:kern w:val="2"/>
              <w:sz w:val="20"/>
              <w:lang w:val="en-US"/>
            </w:rPr>
          </w:pPr>
          <w:ins w:id="70" w:author="최광열" w:date="2024-01-11T18:09:00Z">
            <w:r w:rsidRPr="00181763">
              <w:rPr>
                <w:rStyle w:val="a6"/>
                <w:noProof/>
              </w:rPr>
              <w:fldChar w:fldCharType="begin"/>
            </w:r>
            <w:r w:rsidRPr="00181763">
              <w:rPr>
                <w:rStyle w:val="a6"/>
                <w:noProof/>
              </w:rPr>
              <w:instrText xml:space="preserve"> </w:instrText>
            </w:r>
            <w:r>
              <w:rPr>
                <w:noProof/>
              </w:rPr>
              <w:instrText>HYPERLINK \l "_Toc155888978"</w:instrText>
            </w:r>
            <w:r w:rsidRPr="00181763">
              <w:rPr>
                <w:rStyle w:val="a6"/>
                <w:noProof/>
              </w:rPr>
              <w:instrText xml:space="preserve"> </w:instrText>
            </w:r>
            <w:r w:rsidRPr="00181763">
              <w:rPr>
                <w:rStyle w:val="a6"/>
                <w:noProof/>
              </w:rPr>
            </w:r>
            <w:r w:rsidRPr="00181763">
              <w:rPr>
                <w:rStyle w:val="a6"/>
                <w:noProof/>
              </w:rPr>
              <w:fldChar w:fldCharType="separate"/>
            </w:r>
            <w:r w:rsidRPr="00181763">
              <w:rPr>
                <w:rStyle w:val="a6"/>
                <w:noProof/>
                <w:lang w:val="en-US"/>
              </w:rPr>
              <w:t>3.1.3.Command 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_Toc155888978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71" w:author="최광열" w:date="2024-01-11T18:09:00Z"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  <w:r w:rsidRPr="00181763">
              <w:rPr>
                <w:rStyle w:val="a6"/>
                <w:noProof/>
              </w:rPr>
              <w:fldChar w:fldCharType="end"/>
            </w:r>
          </w:ins>
        </w:p>
        <w:p w14:paraId="6A0B9802" w14:textId="6ED30FE3" w:rsidR="00C90F69" w:rsidRDefault="00C90F69">
          <w:pPr>
            <w:pStyle w:val="10"/>
            <w:tabs>
              <w:tab w:val="right" w:pos="9019"/>
            </w:tabs>
            <w:rPr>
              <w:ins w:id="72" w:author="최광열" w:date="2024-01-11T18:09:00Z"/>
              <w:rFonts w:asciiTheme="minorHAnsi" w:hAnsiTheme="minorHAnsi" w:cstheme="minorBidi"/>
              <w:noProof/>
              <w:kern w:val="2"/>
              <w:sz w:val="20"/>
              <w:lang w:val="en-US"/>
            </w:rPr>
          </w:pPr>
          <w:ins w:id="73" w:author="최광열" w:date="2024-01-11T18:09:00Z">
            <w:r w:rsidRPr="00181763">
              <w:rPr>
                <w:rStyle w:val="a6"/>
                <w:noProof/>
              </w:rPr>
              <w:fldChar w:fldCharType="begin"/>
            </w:r>
            <w:r w:rsidRPr="00181763">
              <w:rPr>
                <w:rStyle w:val="a6"/>
                <w:noProof/>
              </w:rPr>
              <w:instrText xml:space="preserve"> </w:instrText>
            </w:r>
            <w:r>
              <w:rPr>
                <w:noProof/>
              </w:rPr>
              <w:instrText>HYPERLINK \l "_Toc155888979"</w:instrText>
            </w:r>
            <w:r w:rsidRPr="00181763">
              <w:rPr>
                <w:rStyle w:val="a6"/>
                <w:noProof/>
              </w:rPr>
              <w:instrText xml:space="preserve"> </w:instrText>
            </w:r>
            <w:r w:rsidRPr="00181763">
              <w:rPr>
                <w:rStyle w:val="a6"/>
                <w:noProof/>
              </w:rPr>
            </w:r>
            <w:r w:rsidRPr="00181763">
              <w:rPr>
                <w:rStyle w:val="a6"/>
                <w:noProof/>
              </w:rPr>
              <w:fldChar w:fldCharType="separate"/>
            </w:r>
            <w:r w:rsidRPr="00181763">
              <w:rPr>
                <w:rStyle w:val="a6"/>
                <w:noProof/>
                <w:lang w:val="en-US"/>
              </w:rPr>
              <w:t>4. Experiment Side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_Toc155888979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74" w:author="최광열" w:date="2024-01-11T18:09:00Z"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  <w:r w:rsidRPr="00181763">
              <w:rPr>
                <w:rStyle w:val="a6"/>
                <w:noProof/>
              </w:rPr>
              <w:fldChar w:fldCharType="end"/>
            </w:r>
          </w:ins>
        </w:p>
        <w:p w14:paraId="59D374BE" w14:textId="75FD4674" w:rsidR="00C90F69" w:rsidRDefault="00C90F69">
          <w:pPr>
            <w:pStyle w:val="20"/>
            <w:tabs>
              <w:tab w:val="right" w:pos="9019"/>
            </w:tabs>
            <w:ind w:left="440"/>
            <w:rPr>
              <w:ins w:id="75" w:author="최광열" w:date="2024-01-11T18:09:00Z"/>
              <w:rFonts w:asciiTheme="minorHAnsi" w:hAnsiTheme="minorHAnsi" w:cstheme="minorBidi"/>
              <w:noProof/>
              <w:kern w:val="2"/>
              <w:sz w:val="20"/>
              <w:lang w:val="en-US"/>
            </w:rPr>
          </w:pPr>
          <w:ins w:id="76" w:author="최광열" w:date="2024-01-11T18:09:00Z">
            <w:r w:rsidRPr="00181763">
              <w:rPr>
                <w:rStyle w:val="a6"/>
                <w:noProof/>
              </w:rPr>
              <w:fldChar w:fldCharType="begin"/>
            </w:r>
            <w:r w:rsidRPr="00181763">
              <w:rPr>
                <w:rStyle w:val="a6"/>
                <w:noProof/>
              </w:rPr>
              <w:instrText xml:space="preserve"> </w:instrText>
            </w:r>
            <w:r>
              <w:rPr>
                <w:noProof/>
              </w:rPr>
              <w:instrText>HYPERLINK \l "_Toc155888980"</w:instrText>
            </w:r>
            <w:r w:rsidRPr="00181763">
              <w:rPr>
                <w:rStyle w:val="a6"/>
                <w:noProof/>
              </w:rPr>
              <w:instrText xml:space="preserve"> </w:instrText>
            </w:r>
            <w:r w:rsidRPr="00181763">
              <w:rPr>
                <w:rStyle w:val="a6"/>
                <w:noProof/>
              </w:rPr>
            </w:r>
            <w:r w:rsidRPr="00181763">
              <w:rPr>
                <w:rStyle w:val="a6"/>
                <w:noProof/>
              </w:rPr>
              <w:fldChar w:fldCharType="separate"/>
            </w:r>
            <w:r w:rsidRPr="00181763">
              <w:rPr>
                <w:rStyle w:val="a6"/>
                <w:noProof/>
                <w:lang w:val="en-US"/>
              </w:rPr>
              <w:t>4.1.Compiler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_Toc155888980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77" w:author="최광열" w:date="2024-01-11T18:09:00Z"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  <w:r w:rsidRPr="00181763">
              <w:rPr>
                <w:rStyle w:val="a6"/>
                <w:noProof/>
              </w:rPr>
              <w:fldChar w:fldCharType="end"/>
            </w:r>
          </w:ins>
        </w:p>
        <w:p w14:paraId="20328C12" w14:textId="6C5EC144" w:rsidR="00C90F69" w:rsidRDefault="00C90F69">
          <w:pPr>
            <w:pStyle w:val="20"/>
            <w:tabs>
              <w:tab w:val="right" w:pos="9019"/>
            </w:tabs>
            <w:ind w:left="440"/>
            <w:rPr>
              <w:ins w:id="78" w:author="최광열" w:date="2024-01-11T18:09:00Z"/>
              <w:rFonts w:asciiTheme="minorHAnsi" w:hAnsiTheme="minorHAnsi" w:cstheme="minorBidi"/>
              <w:noProof/>
              <w:kern w:val="2"/>
              <w:sz w:val="20"/>
              <w:lang w:val="en-US"/>
            </w:rPr>
          </w:pPr>
          <w:ins w:id="79" w:author="최광열" w:date="2024-01-11T18:09:00Z">
            <w:r w:rsidRPr="00181763">
              <w:rPr>
                <w:rStyle w:val="a6"/>
                <w:noProof/>
              </w:rPr>
              <w:fldChar w:fldCharType="begin"/>
            </w:r>
            <w:r w:rsidRPr="00181763">
              <w:rPr>
                <w:rStyle w:val="a6"/>
                <w:noProof/>
              </w:rPr>
              <w:instrText xml:space="preserve"> </w:instrText>
            </w:r>
            <w:r>
              <w:rPr>
                <w:noProof/>
              </w:rPr>
              <w:instrText>HYPERLINK \l "_Toc155888981"</w:instrText>
            </w:r>
            <w:r w:rsidRPr="00181763">
              <w:rPr>
                <w:rStyle w:val="a6"/>
                <w:noProof/>
              </w:rPr>
              <w:instrText xml:space="preserve"> </w:instrText>
            </w:r>
            <w:r w:rsidRPr="00181763">
              <w:rPr>
                <w:rStyle w:val="a6"/>
                <w:noProof/>
              </w:rPr>
            </w:r>
            <w:r w:rsidRPr="00181763">
              <w:rPr>
                <w:rStyle w:val="a6"/>
                <w:noProof/>
              </w:rPr>
              <w:fldChar w:fldCharType="separate"/>
            </w:r>
            <w:r w:rsidRPr="00181763">
              <w:rPr>
                <w:rStyle w:val="a6"/>
                <w:noProof/>
                <w:lang w:val="en-US"/>
              </w:rPr>
              <w:t>4.2.Devices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_Toc155888981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80" w:author="최광열" w:date="2024-01-11T18:09:00Z"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  <w:r w:rsidRPr="00181763">
              <w:rPr>
                <w:rStyle w:val="a6"/>
                <w:noProof/>
              </w:rPr>
              <w:fldChar w:fldCharType="end"/>
            </w:r>
          </w:ins>
        </w:p>
        <w:p w14:paraId="4E34495B" w14:textId="74B4137B" w:rsidR="00C90F69" w:rsidRDefault="00C90F69">
          <w:pPr>
            <w:pStyle w:val="30"/>
            <w:tabs>
              <w:tab w:val="right" w:pos="9019"/>
            </w:tabs>
            <w:ind w:left="880"/>
            <w:rPr>
              <w:ins w:id="81" w:author="최광열" w:date="2024-01-11T18:09:00Z"/>
              <w:rFonts w:asciiTheme="minorHAnsi" w:hAnsiTheme="minorHAnsi" w:cstheme="minorBidi"/>
              <w:noProof/>
              <w:kern w:val="2"/>
              <w:sz w:val="20"/>
              <w:lang w:val="en-US"/>
            </w:rPr>
          </w:pPr>
          <w:ins w:id="82" w:author="최광열" w:date="2024-01-11T18:09:00Z">
            <w:r w:rsidRPr="00181763">
              <w:rPr>
                <w:rStyle w:val="a6"/>
                <w:noProof/>
              </w:rPr>
              <w:fldChar w:fldCharType="begin"/>
            </w:r>
            <w:r w:rsidRPr="00181763">
              <w:rPr>
                <w:rStyle w:val="a6"/>
                <w:noProof/>
              </w:rPr>
              <w:instrText xml:space="preserve"> </w:instrText>
            </w:r>
            <w:r>
              <w:rPr>
                <w:noProof/>
              </w:rPr>
              <w:instrText>HYPERLINK \l "_Toc155888982"</w:instrText>
            </w:r>
            <w:r w:rsidRPr="00181763">
              <w:rPr>
                <w:rStyle w:val="a6"/>
                <w:noProof/>
              </w:rPr>
              <w:instrText xml:space="preserve"> </w:instrText>
            </w:r>
            <w:r w:rsidRPr="00181763">
              <w:rPr>
                <w:rStyle w:val="a6"/>
                <w:noProof/>
              </w:rPr>
            </w:r>
            <w:r w:rsidRPr="00181763">
              <w:rPr>
                <w:rStyle w:val="a6"/>
                <w:noProof/>
              </w:rPr>
              <w:fldChar w:fldCharType="separate"/>
            </w:r>
            <w:r w:rsidRPr="00181763">
              <w:rPr>
                <w:rStyle w:val="a6"/>
                <w:noProof/>
                <w:lang w:val="en-US"/>
              </w:rPr>
              <w:t>4.2.1.DAC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_Toc155888982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83" w:author="최광열" w:date="2024-01-11T18:09:00Z"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  <w:r w:rsidRPr="00181763">
              <w:rPr>
                <w:rStyle w:val="a6"/>
                <w:noProof/>
              </w:rPr>
              <w:fldChar w:fldCharType="end"/>
            </w:r>
          </w:ins>
        </w:p>
        <w:p w14:paraId="46EF1873" w14:textId="51653B1A" w:rsidR="00C90F69" w:rsidRDefault="00C90F69">
          <w:pPr>
            <w:pStyle w:val="30"/>
            <w:tabs>
              <w:tab w:val="right" w:pos="9019"/>
            </w:tabs>
            <w:ind w:left="880"/>
            <w:rPr>
              <w:ins w:id="84" w:author="최광열" w:date="2024-01-11T18:09:00Z"/>
              <w:rFonts w:asciiTheme="minorHAnsi" w:hAnsiTheme="minorHAnsi" w:cstheme="minorBidi"/>
              <w:noProof/>
              <w:kern w:val="2"/>
              <w:sz w:val="20"/>
              <w:lang w:val="en-US"/>
            </w:rPr>
          </w:pPr>
          <w:ins w:id="85" w:author="최광열" w:date="2024-01-11T18:09:00Z">
            <w:r w:rsidRPr="00181763">
              <w:rPr>
                <w:rStyle w:val="a6"/>
                <w:noProof/>
              </w:rPr>
              <w:fldChar w:fldCharType="begin"/>
            </w:r>
            <w:r w:rsidRPr="00181763">
              <w:rPr>
                <w:rStyle w:val="a6"/>
                <w:noProof/>
              </w:rPr>
              <w:instrText xml:space="preserve"> </w:instrText>
            </w:r>
            <w:r>
              <w:rPr>
                <w:noProof/>
              </w:rPr>
              <w:instrText>HYPERLINK \l "_Toc155888983"</w:instrText>
            </w:r>
            <w:r w:rsidRPr="00181763">
              <w:rPr>
                <w:rStyle w:val="a6"/>
                <w:noProof/>
              </w:rPr>
              <w:instrText xml:space="preserve"> </w:instrText>
            </w:r>
            <w:r w:rsidRPr="00181763">
              <w:rPr>
                <w:rStyle w:val="a6"/>
                <w:noProof/>
              </w:rPr>
            </w:r>
            <w:r w:rsidRPr="00181763">
              <w:rPr>
                <w:rStyle w:val="a6"/>
                <w:noProof/>
              </w:rPr>
              <w:fldChar w:fldCharType="separate"/>
            </w:r>
            <w:r w:rsidRPr="00181763">
              <w:rPr>
                <w:rStyle w:val="a6"/>
                <w:noProof/>
                <w:lang w:val="en-US"/>
              </w:rPr>
              <w:t>4.2.2.TTL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_Toc155888983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86" w:author="최광열" w:date="2024-01-11T18:09:00Z"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  <w:r w:rsidRPr="00181763">
              <w:rPr>
                <w:rStyle w:val="a6"/>
                <w:noProof/>
              </w:rPr>
              <w:fldChar w:fldCharType="end"/>
            </w:r>
          </w:ins>
        </w:p>
        <w:p w14:paraId="5D89DF4C" w14:textId="6ACC77C9" w:rsidR="00C90F69" w:rsidRDefault="00C90F69">
          <w:pPr>
            <w:pStyle w:val="30"/>
            <w:tabs>
              <w:tab w:val="right" w:pos="9019"/>
            </w:tabs>
            <w:ind w:left="880"/>
            <w:rPr>
              <w:ins w:id="87" w:author="최광열" w:date="2024-01-11T18:09:00Z"/>
              <w:rFonts w:asciiTheme="minorHAnsi" w:hAnsiTheme="minorHAnsi" w:cstheme="minorBidi"/>
              <w:noProof/>
              <w:kern w:val="2"/>
              <w:sz w:val="20"/>
              <w:lang w:val="en-US"/>
            </w:rPr>
          </w:pPr>
          <w:ins w:id="88" w:author="최광열" w:date="2024-01-11T18:09:00Z">
            <w:r w:rsidRPr="00181763">
              <w:rPr>
                <w:rStyle w:val="a6"/>
                <w:noProof/>
              </w:rPr>
              <w:fldChar w:fldCharType="begin"/>
            </w:r>
            <w:r w:rsidRPr="00181763">
              <w:rPr>
                <w:rStyle w:val="a6"/>
                <w:noProof/>
              </w:rPr>
              <w:instrText xml:space="preserve"> </w:instrText>
            </w:r>
            <w:r>
              <w:rPr>
                <w:noProof/>
              </w:rPr>
              <w:instrText>HYPERLINK \l "_Toc155888984"</w:instrText>
            </w:r>
            <w:r w:rsidRPr="00181763">
              <w:rPr>
                <w:rStyle w:val="a6"/>
                <w:noProof/>
              </w:rPr>
              <w:instrText xml:space="preserve"> </w:instrText>
            </w:r>
            <w:r w:rsidRPr="00181763">
              <w:rPr>
                <w:rStyle w:val="a6"/>
                <w:noProof/>
              </w:rPr>
            </w:r>
            <w:r w:rsidRPr="00181763">
              <w:rPr>
                <w:rStyle w:val="a6"/>
                <w:noProof/>
              </w:rPr>
              <w:fldChar w:fldCharType="separate"/>
            </w:r>
            <w:r w:rsidRPr="00181763">
              <w:rPr>
                <w:rStyle w:val="a6"/>
                <w:noProof/>
                <w:lang w:val="en-US"/>
              </w:rPr>
              <w:t>4.2.3.TTLx8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_Toc155888984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89" w:author="최광열" w:date="2024-01-11T18:09:00Z"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  <w:r w:rsidRPr="00181763">
              <w:rPr>
                <w:rStyle w:val="a6"/>
                <w:noProof/>
              </w:rPr>
              <w:fldChar w:fldCharType="end"/>
            </w:r>
          </w:ins>
        </w:p>
        <w:p w14:paraId="0D48598E" w14:textId="6E7CA9F6" w:rsidR="00C90F69" w:rsidRDefault="00C90F69">
          <w:pPr>
            <w:pStyle w:val="30"/>
            <w:tabs>
              <w:tab w:val="right" w:pos="9019"/>
            </w:tabs>
            <w:ind w:left="880"/>
            <w:rPr>
              <w:ins w:id="90" w:author="최광열" w:date="2024-01-11T18:09:00Z"/>
              <w:rFonts w:asciiTheme="minorHAnsi" w:hAnsiTheme="minorHAnsi" w:cstheme="minorBidi"/>
              <w:noProof/>
              <w:kern w:val="2"/>
              <w:sz w:val="20"/>
              <w:lang w:val="en-US"/>
            </w:rPr>
          </w:pPr>
          <w:ins w:id="91" w:author="최광열" w:date="2024-01-11T18:09:00Z">
            <w:r w:rsidRPr="00181763">
              <w:rPr>
                <w:rStyle w:val="a6"/>
                <w:noProof/>
              </w:rPr>
              <w:fldChar w:fldCharType="begin"/>
            </w:r>
            <w:r w:rsidRPr="00181763">
              <w:rPr>
                <w:rStyle w:val="a6"/>
                <w:noProof/>
              </w:rPr>
              <w:instrText xml:space="preserve"> </w:instrText>
            </w:r>
            <w:r>
              <w:rPr>
                <w:noProof/>
              </w:rPr>
              <w:instrText>HYPERLINK \l "_Toc155888985"</w:instrText>
            </w:r>
            <w:r w:rsidRPr="00181763">
              <w:rPr>
                <w:rStyle w:val="a6"/>
                <w:noProof/>
              </w:rPr>
              <w:instrText xml:space="preserve"> </w:instrText>
            </w:r>
            <w:r w:rsidRPr="00181763">
              <w:rPr>
                <w:rStyle w:val="a6"/>
                <w:noProof/>
              </w:rPr>
            </w:r>
            <w:r w:rsidRPr="00181763">
              <w:rPr>
                <w:rStyle w:val="a6"/>
                <w:noProof/>
              </w:rPr>
              <w:fldChar w:fldCharType="separate"/>
            </w:r>
            <w:r w:rsidRPr="00181763">
              <w:rPr>
                <w:rStyle w:val="a6"/>
                <w:noProof/>
                <w:lang w:val="en-US"/>
              </w:rPr>
              <w:t>4.2.4.TimeController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_Toc155888985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92" w:author="최광열" w:date="2024-01-11T18:09:00Z"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  <w:r w:rsidRPr="00181763">
              <w:rPr>
                <w:rStyle w:val="a6"/>
                <w:noProof/>
              </w:rPr>
              <w:fldChar w:fldCharType="end"/>
            </w:r>
          </w:ins>
        </w:p>
        <w:p w14:paraId="2BA04220" w14:textId="5AE0DDFC" w:rsidR="00C90F69" w:rsidRDefault="00C90F69">
          <w:pPr>
            <w:pStyle w:val="10"/>
            <w:tabs>
              <w:tab w:val="right" w:pos="9019"/>
            </w:tabs>
            <w:rPr>
              <w:ins w:id="93" w:author="최광열" w:date="2024-01-11T18:09:00Z"/>
              <w:rFonts w:asciiTheme="minorHAnsi" w:hAnsiTheme="minorHAnsi" w:cstheme="minorBidi"/>
              <w:noProof/>
              <w:kern w:val="2"/>
              <w:sz w:val="20"/>
              <w:lang w:val="en-US"/>
            </w:rPr>
          </w:pPr>
          <w:ins w:id="94" w:author="최광열" w:date="2024-01-11T18:09:00Z">
            <w:r w:rsidRPr="00181763">
              <w:rPr>
                <w:rStyle w:val="a6"/>
                <w:noProof/>
              </w:rPr>
              <w:fldChar w:fldCharType="begin"/>
            </w:r>
            <w:r w:rsidRPr="00181763">
              <w:rPr>
                <w:rStyle w:val="a6"/>
                <w:noProof/>
              </w:rPr>
              <w:instrText xml:space="preserve"> </w:instrText>
            </w:r>
            <w:r>
              <w:rPr>
                <w:noProof/>
              </w:rPr>
              <w:instrText>HYPERLINK \l "_Toc155888986"</w:instrText>
            </w:r>
            <w:r w:rsidRPr="00181763">
              <w:rPr>
                <w:rStyle w:val="a6"/>
                <w:noProof/>
              </w:rPr>
              <w:instrText xml:space="preserve"> </w:instrText>
            </w:r>
            <w:r w:rsidRPr="00181763">
              <w:rPr>
                <w:rStyle w:val="a6"/>
                <w:noProof/>
              </w:rPr>
            </w:r>
            <w:r w:rsidRPr="00181763">
              <w:rPr>
                <w:rStyle w:val="a6"/>
                <w:noProof/>
              </w:rPr>
              <w:fldChar w:fldCharType="separate"/>
            </w:r>
            <w:r w:rsidRPr="00181763">
              <w:rPr>
                <w:rStyle w:val="a6"/>
                <w:noProof/>
                <w:lang w:val="en-US"/>
              </w:rPr>
              <w:t>5. Project Creation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_Toc155888986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95" w:author="최광열" w:date="2024-01-11T18:09:00Z"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  <w:r w:rsidRPr="00181763">
              <w:rPr>
                <w:rStyle w:val="a6"/>
                <w:noProof/>
              </w:rPr>
              <w:fldChar w:fldCharType="end"/>
            </w:r>
          </w:ins>
        </w:p>
        <w:p w14:paraId="3E159F8A" w14:textId="3E93A96F" w:rsidR="00C90F69" w:rsidRDefault="00C90F69">
          <w:pPr>
            <w:pStyle w:val="20"/>
            <w:tabs>
              <w:tab w:val="right" w:pos="9019"/>
            </w:tabs>
            <w:ind w:left="440"/>
            <w:rPr>
              <w:ins w:id="96" w:author="최광열" w:date="2024-01-11T18:09:00Z"/>
              <w:rFonts w:asciiTheme="minorHAnsi" w:hAnsiTheme="minorHAnsi" w:cstheme="minorBidi"/>
              <w:noProof/>
              <w:kern w:val="2"/>
              <w:sz w:val="20"/>
              <w:lang w:val="en-US"/>
            </w:rPr>
          </w:pPr>
          <w:ins w:id="97" w:author="최광열" w:date="2024-01-11T18:09:00Z">
            <w:r w:rsidRPr="00181763">
              <w:rPr>
                <w:rStyle w:val="a6"/>
                <w:noProof/>
              </w:rPr>
              <w:fldChar w:fldCharType="begin"/>
            </w:r>
            <w:r w:rsidRPr="00181763">
              <w:rPr>
                <w:rStyle w:val="a6"/>
                <w:noProof/>
              </w:rPr>
              <w:instrText xml:space="preserve"> </w:instrText>
            </w:r>
            <w:r>
              <w:rPr>
                <w:noProof/>
              </w:rPr>
              <w:instrText>HYPERLINK \l "_Toc155888987"</w:instrText>
            </w:r>
            <w:r w:rsidRPr="00181763">
              <w:rPr>
                <w:rStyle w:val="a6"/>
                <w:noProof/>
              </w:rPr>
              <w:instrText xml:space="preserve"> </w:instrText>
            </w:r>
            <w:r w:rsidRPr="00181763">
              <w:rPr>
                <w:rStyle w:val="a6"/>
                <w:noProof/>
              </w:rPr>
            </w:r>
            <w:r w:rsidRPr="00181763">
              <w:rPr>
                <w:rStyle w:val="a6"/>
                <w:noProof/>
              </w:rPr>
              <w:fldChar w:fldCharType="separate"/>
            </w:r>
            <w:r w:rsidRPr="00181763">
              <w:rPr>
                <w:rStyle w:val="a6"/>
                <w:noProof/>
                <w:lang w:val="en-US"/>
              </w:rPr>
              <w:t>5.1.Vivado Creation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_Toc155888987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98" w:author="최광열" w:date="2024-01-11T18:09:00Z"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  <w:r w:rsidRPr="00181763">
              <w:rPr>
                <w:rStyle w:val="a6"/>
                <w:noProof/>
              </w:rPr>
              <w:fldChar w:fldCharType="end"/>
            </w:r>
          </w:ins>
        </w:p>
        <w:p w14:paraId="5E9649C5" w14:textId="2120F384" w:rsidR="00C90F69" w:rsidRDefault="00C90F69">
          <w:pPr>
            <w:pStyle w:val="20"/>
            <w:tabs>
              <w:tab w:val="right" w:pos="9019"/>
            </w:tabs>
            <w:ind w:left="440"/>
            <w:rPr>
              <w:ins w:id="99" w:author="최광열" w:date="2024-01-11T18:09:00Z"/>
              <w:rFonts w:asciiTheme="minorHAnsi" w:hAnsiTheme="minorHAnsi" w:cstheme="minorBidi"/>
              <w:noProof/>
              <w:kern w:val="2"/>
              <w:sz w:val="20"/>
              <w:lang w:val="en-US"/>
            </w:rPr>
          </w:pPr>
          <w:ins w:id="100" w:author="최광열" w:date="2024-01-11T18:09:00Z">
            <w:r w:rsidRPr="00181763">
              <w:rPr>
                <w:rStyle w:val="a6"/>
                <w:noProof/>
              </w:rPr>
              <w:fldChar w:fldCharType="begin"/>
            </w:r>
            <w:r w:rsidRPr="00181763">
              <w:rPr>
                <w:rStyle w:val="a6"/>
                <w:noProof/>
              </w:rPr>
              <w:instrText xml:space="preserve"> </w:instrText>
            </w:r>
            <w:r>
              <w:rPr>
                <w:noProof/>
              </w:rPr>
              <w:instrText>HYPERLINK \l "_Toc155888988"</w:instrText>
            </w:r>
            <w:r w:rsidRPr="00181763">
              <w:rPr>
                <w:rStyle w:val="a6"/>
                <w:noProof/>
              </w:rPr>
              <w:instrText xml:space="preserve"> </w:instrText>
            </w:r>
            <w:r w:rsidRPr="00181763">
              <w:rPr>
                <w:rStyle w:val="a6"/>
                <w:noProof/>
              </w:rPr>
            </w:r>
            <w:r w:rsidRPr="00181763">
              <w:rPr>
                <w:rStyle w:val="a6"/>
                <w:noProof/>
              </w:rPr>
              <w:fldChar w:fldCharType="separate"/>
            </w:r>
            <w:r w:rsidRPr="00181763">
              <w:rPr>
                <w:rStyle w:val="a6"/>
                <w:noProof/>
                <w:lang w:val="en-US"/>
              </w:rPr>
              <w:t>5.2.Vitis Creation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_Toc155888988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01" w:author="최광열" w:date="2024-01-11T18:09:00Z"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  <w:r w:rsidRPr="00181763">
              <w:rPr>
                <w:rStyle w:val="a6"/>
                <w:noProof/>
              </w:rPr>
              <w:fldChar w:fldCharType="end"/>
            </w:r>
          </w:ins>
        </w:p>
        <w:p w14:paraId="733A796A" w14:textId="2771CB9D" w:rsidR="00556A4B" w:rsidDel="0061291D" w:rsidRDefault="00556A4B">
          <w:pPr>
            <w:pStyle w:val="10"/>
            <w:tabs>
              <w:tab w:val="right" w:pos="9019"/>
            </w:tabs>
            <w:rPr>
              <w:del w:id="102" w:author="최광열" w:date="2023-10-27T15:23:00Z"/>
              <w:noProof/>
            </w:rPr>
          </w:pPr>
          <w:del w:id="103" w:author="최광열" w:date="2023-10-27T15:23:00Z">
            <w:r w:rsidRPr="0061291D" w:rsidDel="0061291D">
              <w:rPr>
                <w:noProof/>
                <w:rPrChange w:id="104" w:author="최광열" w:date="2023-10-27T15:23:00Z">
                  <w:rPr>
                    <w:rStyle w:val="a6"/>
                    <w:noProof/>
                  </w:rPr>
                </w:rPrChange>
              </w:rPr>
              <w:delText>Contents</w:delText>
            </w:r>
            <w:r w:rsidDel="0061291D">
              <w:rPr>
                <w:noProof/>
                <w:webHidden/>
              </w:rPr>
              <w:tab/>
              <w:delText>2</w:delText>
            </w:r>
          </w:del>
        </w:p>
        <w:p w14:paraId="2550BDF0" w14:textId="44D9CBEA" w:rsidR="00556A4B" w:rsidDel="0061291D" w:rsidRDefault="00556A4B">
          <w:pPr>
            <w:pStyle w:val="10"/>
            <w:tabs>
              <w:tab w:val="right" w:pos="9019"/>
            </w:tabs>
            <w:rPr>
              <w:del w:id="105" w:author="최광열" w:date="2023-10-27T15:23:00Z"/>
              <w:noProof/>
            </w:rPr>
          </w:pPr>
          <w:del w:id="106" w:author="최광열" w:date="2023-10-27T15:23:00Z">
            <w:r w:rsidRPr="0061291D" w:rsidDel="0061291D">
              <w:rPr>
                <w:noProof/>
                <w:rPrChange w:id="107" w:author="최광열" w:date="2023-10-27T15:23:00Z">
                  <w:rPr>
                    <w:rStyle w:val="a6"/>
                    <w:noProof/>
                    <w:lang w:val="en-US"/>
                  </w:rPr>
                </w:rPrChange>
              </w:rPr>
              <w:delText>1. Evaluation Board Test</w:delText>
            </w:r>
            <w:r w:rsidDel="0061291D">
              <w:rPr>
                <w:noProof/>
                <w:webHidden/>
              </w:rPr>
              <w:tab/>
              <w:delText>3</w:delText>
            </w:r>
          </w:del>
        </w:p>
        <w:p w14:paraId="25935F5B" w14:textId="7383FCCF" w:rsidR="00556A4B" w:rsidDel="0061291D" w:rsidRDefault="00556A4B">
          <w:pPr>
            <w:pStyle w:val="20"/>
            <w:tabs>
              <w:tab w:val="right" w:pos="9019"/>
            </w:tabs>
            <w:ind w:left="440"/>
            <w:rPr>
              <w:del w:id="108" w:author="최광열" w:date="2023-10-27T15:23:00Z"/>
              <w:noProof/>
            </w:rPr>
          </w:pPr>
          <w:del w:id="109" w:author="최광열" w:date="2023-10-27T15:23:00Z">
            <w:r w:rsidRPr="0061291D" w:rsidDel="0061291D">
              <w:rPr>
                <w:noProof/>
                <w:rPrChange w:id="110" w:author="최광열" w:date="2023-10-27T15:23:00Z">
                  <w:rPr>
                    <w:rStyle w:val="a6"/>
                    <w:noProof/>
                    <w:lang w:val="en-US"/>
                  </w:rPr>
                </w:rPrChange>
              </w:rPr>
              <w:delText>1.1.Verilog Code Modification</w:delText>
            </w:r>
            <w:r w:rsidDel="0061291D">
              <w:rPr>
                <w:noProof/>
                <w:webHidden/>
              </w:rPr>
              <w:tab/>
              <w:delText>3</w:delText>
            </w:r>
          </w:del>
        </w:p>
        <w:p w14:paraId="28F36754" w14:textId="21BDDE42" w:rsidR="00373DC3" w:rsidDel="00B74AA5" w:rsidRDefault="0058073F">
          <w:pPr>
            <w:tabs>
              <w:tab w:val="right" w:pos="9025"/>
            </w:tabs>
            <w:spacing w:before="60" w:after="80" w:line="240" w:lineRule="auto"/>
            <w:ind w:left="360"/>
            <w:rPr>
              <w:del w:id="111" w:author="최광열" w:date="2023-10-28T15:18:00Z"/>
            </w:rPr>
          </w:pPr>
          <w:r>
            <w:fldChar w:fldCharType="end"/>
          </w:r>
        </w:p>
      </w:sdtContent>
    </w:sdt>
    <w:p w14:paraId="1CCFBA04" w14:textId="77777777" w:rsidR="00373DC3" w:rsidDel="00B74AA5" w:rsidRDefault="00373DC3">
      <w:pPr>
        <w:rPr>
          <w:del w:id="112" w:author="최광열" w:date="2023-10-28T15:18:00Z"/>
        </w:rPr>
      </w:pPr>
    </w:p>
    <w:p w14:paraId="681FDD47" w14:textId="77777777" w:rsidR="00373DC3" w:rsidRDefault="00373DC3">
      <w:pPr>
        <w:tabs>
          <w:tab w:val="right" w:pos="9025"/>
        </w:tabs>
        <w:spacing w:before="60" w:after="80" w:line="240" w:lineRule="auto"/>
        <w:ind w:left="360"/>
        <w:pPrChange w:id="113" w:author="최광열" w:date="2023-10-28T15:18:00Z">
          <w:pPr/>
        </w:pPrChange>
      </w:pPr>
    </w:p>
    <w:p w14:paraId="2978E4FB" w14:textId="77777777" w:rsidR="00373DC3" w:rsidRDefault="0058073F">
      <w:r>
        <w:br w:type="page"/>
      </w:r>
    </w:p>
    <w:p w14:paraId="1DF53226" w14:textId="0B11480E" w:rsidR="00373DC3" w:rsidRPr="00F51EBD" w:rsidRDefault="0058073F">
      <w:pPr>
        <w:pStyle w:val="1"/>
        <w:rPr>
          <w:sz w:val="28"/>
          <w:szCs w:val="28"/>
          <w:lang w:val="en-US"/>
        </w:rPr>
      </w:pPr>
      <w:bookmarkStart w:id="114" w:name="_Toc155888961"/>
      <w:r w:rsidRPr="00F51EBD">
        <w:rPr>
          <w:sz w:val="28"/>
          <w:szCs w:val="28"/>
          <w:lang w:val="en-US"/>
        </w:rPr>
        <w:lastRenderedPageBreak/>
        <w:t>1</w:t>
      </w:r>
      <w:r w:rsidR="00556A4B">
        <w:rPr>
          <w:rFonts w:hint="eastAsia"/>
          <w:sz w:val="28"/>
          <w:szCs w:val="28"/>
          <w:lang w:val="en-US"/>
        </w:rPr>
        <w:t xml:space="preserve">. </w:t>
      </w:r>
      <w:r w:rsidR="00F02486">
        <w:rPr>
          <w:rFonts w:hint="eastAsia"/>
          <w:sz w:val="28"/>
          <w:szCs w:val="28"/>
          <w:lang w:val="en-US"/>
        </w:rPr>
        <w:t xml:space="preserve">Introduction to </w:t>
      </w:r>
      <w:r w:rsidR="00556A4B">
        <w:rPr>
          <w:rFonts w:hint="eastAsia"/>
          <w:sz w:val="28"/>
          <w:szCs w:val="28"/>
          <w:lang w:val="en-US"/>
        </w:rPr>
        <w:t>RFSoC</w:t>
      </w:r>
      <w:bookmarkEnd w:id="114"/>
    </w:p>
    <w:p w14:paraId="6291A1C9" w14:textId="329261F0" w:rsidR="00373DC3" w:rsidRPr="00F51EBD" w:rsidRDefault="0058073F">
      <w:pPr>
        <w:pStyle w:val="2"/>
        <w:widowControl w:val="0"/>
        <w:spacing w:line="240" w:lineRule="auto"/>
        <w:jc w:val="both"/>
        <w:rPr>
          <w:sz w:val="26"/>
          <w:szCs w:val="26"/>
          <w:lang w:val="en-US"/>
        </w:rPr>
      </w:pPr>
      <w:r w:rsidRPr="00F51EBD">
        <w:rPr>
          <w:sz w:val="26"/>
          <w:szCs w:val="26"/>
          <w:lang w:val="en-US"/>
        </w:rPr>
        <w:t xml:space="preserve"> </w:t>
      </w:r>
      <w:bookmarkStart w:id="115" w:name="_Toc155888962"/>
      <w:r w:rsidRPr="00F51EBD">
        <w:rPr>
          <w:sz w:val="26"/>
          <w:szCs w:val="26"/>
          <w:lang w:val="en-US"/>
        </w:rPr>
        <w:t>1.</w:t>
      </w:r>
      <w:proofErr w:type="gramStart"/>
      <w:r w:rsidRPr="00F51EBD">
        <w:rPr>
          <w:sz w:val="26"/>
          <w:szCs w:val="26"/>
          <w:lang w:val="en-US"/>
        </w:rPr>
        <w:t>1.</w:t>
      </w:r>
      <w:r w:rsidR="00556A4B">
        <w:rPr>
          <w:rFonts w:hint="eastAsia"/>
          <w:sz w:val="26"/>
          <w:szCs w:val="26"/>
          <w:lang w:val="en-US"/>
        </w:rPr>
        <w:t>RFSoC</w:t>
      </w:r>
      <w:proofErr w:type="gramEnd"/>
      <w:r w:rsidR="00556A4B">
        <w:rPr>
          <w:rFonts w:hint="eastAsia"/>
          <w:sz w:val="26"/>
          <w:szCs w:val="26"/>
          <w:lang w:val="en-US"/>
        </w:rPr>
        <w:t xml:space="preserve"> Chip</w:t>
      </w:r>
      <w:bookmarkEnd w:id="115"/>
    </w:p>
    <w:p w14:paraId="72210040" w14:textId="267C6B0E" w:rsidR="00F02486" w:rsidRDefault="0058073F" w:rsidP="000B3AFC">
      <w:pPr>
        <w:widowControl w:val="0"/>
        <w:spacing w:line="240" w:lineRule="auto"/>
        <w:ind w:firstLine="90"/>
        <w:jc w:val="both"/>
        <w:rPr>
          <w:ins w:id="116" w:author="최광열" w:date="2023-10-27T15:27:00Z"/>
          <w:rFonts w:ascii="맑은 고딕" w:eastAsia="맑은 고딕" w:hAnsi="맑은 고딕" w:cs="맑은 고딕"/>
          <w:sz w:val="20"/>
          <w:szCs w:val="20"/>
          <w:lang w:val="en-US"/>
        </w:rPr>
      </w:pPr>
      <w:del w:id="117" w:author="최광열" w:date="2023-10-27T15:11:00Z">
        <w:r w:rsidRPr="00F51EBD" w:rsidDel="000B3AFC">
          <w:rPr>
            <w:rFonts w:ascii="Calibri" w:eastAsia="Calibri" w:hAnsi="Calibri" w:cs="Calibri"/>
            <w:sz w:val="20"/>
            <w:szCs w:val="20"/>
            <w:lang w:val="en-US"/>
          </w:rPr>
          <w:delText xml:space="preserve">  </w:delText>
        </w:r>
      </w:del>
      <w:r w:rsidR="00F02486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RFSoC는 </w:t>
      </w:r>
      <w:ins w:id="118" w:author="최광열" w:date="2023-10-27T15:10:00Z">
        <w:r w:rsidR="000B3AFC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A</w:t>
        </w:r>
        <w:r w:rsidR="000B3AFC">
          <w:rPr>
            <w:rFonts w:ascii="맑은 고딕" w:eastAsia="맑은 고딕" w:hAnsi="맑은 고딕" w:cs="맑은 고딕"/>
            <w:sz w:val="20"/>
            <w:szCs w:val="20"/>
            <w:lang w:val="en-US"/>
          </w:rPr>
          <w:t>RMv8</w:t>
        </w:r>
        <w:r w:rsidR="000B3AFC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의 </w:t>
        </w:r>
        <w:r w:rsidR="000B3AFC">
          <w:rPr>
            <w:rFonts w:ascii="맑은 고딕" w:eastAsia="맑은 고딕" w:hAnsi="맑은 고딕" w:cs="맑은 고딕"/>
            <w:sz w:val="20"/>
            <w:szCs w:val="20"/>
            <w:lang w:val="en-US"/>
          </w:rPr>
          <w:t>CPU</w:t>
        </w:r>
        <w:r w:rsidR="000B3AFC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및 </w:t>
        </w:r>
      </w:ins>
      <w:r w:rsidR="00F02486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ADC, DAC가 IC에 내장되어 있는 Xilinx의 Ultrascale+ 계열의 IC에 해당한다. Gen1,2,3은 RFSoC칩의 세대를 나타내며 </w:t>
      </w:r>
      <w:del w:id="119" w:author="최광열" w:date="2024-01-11T17:34:00Z">
        <w:r w:rsidR="00F02486" w:rsidDel="00D956F5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delText>Gen3에</w:delText>
        </w:r>
        <w:r w:rsidR="00F02486" w:rsidDel="00EC4535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delText xml:space="preserve"> </w:delText>
        </w:r>
        <w:r w:rsidR="00F02486" w:rsidDel="00D956F5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delText>갈수록</w:delText>
        </w:r>
      </w:del>
      <w:ins w:id="120" w:author="최광열" w:date="2024-01-11T17:34:00Z">
        <w:r w:rsidR="00D956F5">
          <w:rPr>
            <w:rFonts w:ascii="맑은 고딕" w:eastAsia="맑은 고딕" w:hAnsi="맑은 고딕" w:cs="맑은 고딕"/>
            <w:sz w:val="20"/>
            <w:szCs w:val="20"/>
            <w:lang w:val="en-US"/>
          </w:rPr>
          <w:t>Gen</w:t>
        </w:r>
        <w:r w:rsidR="00D956F5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의 숫자가 증가함에 따라</w:t>
        </w:r>
      </w:ins>
      <w:r w:rsidR="00F02486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 기타 기능이 추가된다. 본 연구실에서 ZCU111의 경우 </w:t>
      </w:r>
      <w:r w:rsidR="00F02486" w:rsidRPr="00F02486">
        <w:rPr>
          <w:rFonts w:ascii="맑은 고딕" w:eastAsia="맑은 고딕" w:hAnsi="맑은 고딕" w:cs="맑은 고딕"/>
          <w:sz w:val="20"/>
          <w:szCs w:val="20"/>
          <w:lang w:val="en-US"/>
        </w:rPr>
        <w:t>XCZU28DR</w:t>
      </w:r>
      <w:r w:rsidR="00F02486">
        <w:rPr>
          <w:rFonts w:ascii="맑은 고딕" w:eastAsia="맑은 고딕" w:hAnsi="맑은 고딕" w:cs="맑은 고딕" w:hint="eastAsia"/>
          <w:sz w:val="20"/>
          <w:szCs w:val="20"/>
          <w:lang w:val="en-US"/>
        </w:rPr>
        <w:t xml:space="preserve"> 칩이 내장되어 있고 Gen1에 해당하며 8개의 ADC, 8개의 DAC가 내장되어 있다. 각각 sampling rate는 4GBPS, 6.4GBPS에 해당한다. </w:t>
      </w:r>
      <w:ins w:id="121" w:author="최광열" w:date="2023-10-27T15:52:00Z">
        <w:r w:rsidR="00622DBE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ADC,</w:t>
        </w:r>
        <w:r w:rsidR="00622DBE">
          <w:rPr>
            <w:rFonts w:ascii="맑은 고딕" w:eastAsia="맑은 고딕" w:hAnsi="맑은 고딕" w:cs="맑은 고딕"/>
            <w:sz w:val="20"/>
            <w:szCs w:val="20"/>
            <w:lang w:val="en-US"/>
          </w:rPr>
          <w:t xml:space="preserve"> </w:t>
        </w:r>
        <w:r w:rsidR="00622DBE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DAC의 경우 RF</w:t>
        </w:r>
        <w:r w:rsidR="00622DBE">
          <w:rPr>
            <w:rFonts w:ascii="맑은 고딕" w:eastAsia="맑은 고딕" w:hAnsi="맑은 고딕" w:cs="맑은 고딕"/>
            <w:sz w:val="20"/>
            <w:szCs w:val="20"/>
            <w:lang w:val="en-US"/>
          </w:rPr>
          <w:t xml:space="preserve"> </w:t>
        </w:r>
        <w:r w:rsidR="00622DBE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Generator라는 IP로 접근이 가능하며 </w:t>
        </w:r>
      </w:ins>
      <w:ins w:id="122" w:author="최광열" w:date="2023-10-27T15:53:00Z">
        <w:r w:rsidR="00622DBE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기존에 IP를 생성하던 방식과 동일한 방식으로 생성이 가능하다.</w:t>
        </w:r>
      </w:ins>
    </w:p>
    <w:p w14:paraId="185A274F" w14:textId="1AAD46B4" w:rsidR="00EC092B" w:rsidRDefault="00EC092B">
      <w:pPr>
        <w:widowControl w:val="0"/>
        <w:spacing w:line="240" w:lineRule="auto"/>
        <w:ind w:firstLine="90"/>
        <w:jc w:val="center"/>
        <w:rPr>
          <w:ins w:id="123" w:author="최광열" w:date="2023-10-27T15:11:00Z"/>
          <w:rFonts w:ascii="맑은 고딕" w:eastAsia="맑은 고딕" w:hAnsi="맑은 고딕" w:cs="맑은 고딕"/>
          <w:sz w:val="20"/>
          <w:szCs w:val="20"/>
          <w:lang w:val="en-US"/>
        </w:rPr>
        <w:pPrChange w:id="124" w:author="최광열" w:date="2023-10-27T15:27:00Z">
          <w:pPr>
            <w:widowControl w:val="0"/>
            <w:spacing w:line="240" w:lineRule="auto"/>
            <w:jc w:val="both"/>
          </w:pPr>
        </w:pPrChange>
      </w:pPr>
      <w:ins w:id="125" w:author="최광열" w:date="2023-10-27T15:27:00Z">
        <w:r w:rsidRPr="00EC092B">
          <w:rPr>
            <w:rFonts w:ascii="맑은 고딕" w:eastAsia="맑은 고딕" w:hAnsi="맑은 고딕" w:cs="맑은 고딕"/>
            <w:noProof/>
            <w:sz w:val="20"/>
            <w:szCs w:val="20"/>
          </w:rPr>
          <w:drawing>
            <wp:inline distT="0" distB="0" distL="0" distR="0" wp14:anchorId="047E2A61" wp14:editId="42AC96AF">
              <wp:extent cx="3535968" cy="2486025"/>
              <wp:effectExtent l="0" t="0" r="7620" b="0"/>
              <wp:docPr id="5" name="그림 4">
                <a:extLst xmlns:a="http://schemas.openxmlformats.org/drawingml/2006/main">
                  <a:ext uri="{FF2B5EF4-FFF2-40B4-BE49-F238E27FC236}">
                    <a16:creationId xmlns:a16="http://schemas.microsoft.com/office/drawing/2014/main" id="{9A72A855-CF09-4DE8-BF67-16B18C0CB721}"/>
                  </a:ext>
                </a:extLst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" name="그림 4">
                        <a:extLst>
                          <a:ext uri="{FF2B5EF4-FFF2-40B4-BE49-F238E27FC236}">
                            <a16:creationId xmlns:a16="http://schemas.microsoft.com/office/drawing/2014/main" id="{9A72A855-CF09-4DE8-BF67-16B18C0CB721}"/>
                          </a:ext>
                        </a:extLst>
                      </pic:cNvPr>
                      <pic:cNvPicPr>
                        <a:picLocks noChangeAspect="1"/>
                      </pic:cNvPicPr>
                    </pic:nvPicPr>
                    <pic:blipFill>
                      <a:blip r:embed="rId1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548743" cy="249500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F613634" w14:textId="30B3D9D4" w:rsidR="000B3AFC" w:rsidRDefault="000B3AFC" w:rsidP="000B3AFC">
      <w:pPr>
        <w:widowControl w:val="0"/>
        <w:spacing w:line="240" w:lineRule="auto"/>
        <w:ind w:firstLine="90"/>
        <w:jc w:val="both"/>
        <w:rPr>
          <w:ins w:id="126" w:author="최광열" w:date="2023-10-27T15:11:00Z"/>
          <w:rFonts w:ascii="맑은 고딕" w:eastAsia="맑은 고딕" w:hAnsi="맑은 고딕" w:cs="맑은 고딕"/>
          <w:sz w:val="20"/>
          <w:szCs w:val="20"/>
          <w:lang w:val="en-US"/>
        </w:rPr>
      </w:pPr>
    </w:p>
    <w:p w14:paraId="496206E2" w14:textId="7578F6B0" w:rsidR="000E04B6" w:rsidRPr="00F02486" w:rsidRDefault="000B3AFC">
      <w:pPr>
        <w:widowControl w:val="0"/>
        <w:spacing w:line="240" w:lineRule="auto"/>
        <w:ind w:firstLine="90"/>
        <w:jc w:val="both"/>
        <w:rPr>
          <w:rFonts w:ascii="맑은 고딕" w:eastAsia="맑은 고딕" w:hAnsi="맑은 고딕" w:cs="맑은 고딕"/>
          <w:sz w:val="20"/>
          <w:szCs w:val="20"/>
          <w:lang w:val="en-US"/>
        </w:rPr>
        <w:pPrChange w:id="127" w:author="최광열" w:date="2023-10-27T15:23:00Z">
          <w:pPr>
            <w:widowControl w:val="0"/>
            <w:spacing w:line="240" w:lineRule="auto"/>
            <w:jc w:val="both"/>
          </w:pPr>
        </w:pPrChange>
      </w:pPr>
      <w:ins w:id="128" w:author="최광열" w:date="2023-10-27T15:11:00Z">
        <w:r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R</w:t>
        </w:r>
        <w:r>
          <w:rPr>
            <w:rFonts w:ascii="맑은 고딕" w:eastAsia="맑은 고딕" w:hAnsi="맑은 고딕" w:cs="맑은 고딕"/>
            <w:sz w:val="20"/>
            <w:szCs w:val="20"/>
            <w:lang w:val="en-US"/>
          </w:rPr>
          <w:t>FSoC</w:t>
        </w:r>
        <w:r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의 경우 </w:t>
        </w:r>
        <w:r>
          <w:rPr>
            <w:rFonts w:ascii="맑은 고딕" w:eastAsia="맑은 고딕" w:hAnsi="맑은 고딕" w:cs="맑은 고딕"/>
            <w:sz w:val="20"/>
            <w:szCs w:val="20"/>
            <w:lang w:val="en-US"/>
          </w:rPr>
          <w:t>AMD</w:t>
        </w:r>
        <w:r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의 </w:t>
        </w:r>
      </w:ins>
      <w:ins w:id="129" w:author="최광열" w:date="2023-10-27T15:13:00Z">
        <w:r>
          <w:rPr>
            <w:rFonts w:ascii="맑은 고딕" w:eastAsia="맑은 고딕" w:hAnsi="맑은 고딕" w:cs="맑은 고딕"/>
            <w:sz w:val="20"/>
            <w:szCs w:val="20"/>
            <w:lang w:val="en-US"/>
          </w:rPr>
          <w:t>CPU</w:t>
        </w:r>
        <w:r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가 내장되어 있는 </w:t>
        </w:r>
        <w:r>
          <w:rPr>
            <w:rFonts w:ascii="맑은 고딕" w:eastAsia="맑은 고딕" w:hAnsi="맑은 고딕" w:cs="맑은 고딕"/>
            <w:sz w:val="20"/>
            <w:szCs w:val="20"/>
            <w:lang w:val="en-US"/>
          </w:rPr>
          <w:t>hardcore</w:t>
        </w:r>
        <w:r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방식에 해당한다.</w:t>
        </w:r>
        <w:r>
          <w:rPr>
            <w:rFonts w:ascii="맑은 고딕" w:eastAsia="맑은 고딕" w:hAnsi="맑은 고딕" w:cs="맑은 고딕"/>
            <w:sz w:val="20"/>
            <w:szCs w:val="20"/>
            <w:lang w:val="en-US"/>
          </w:rPr>
          <w:t xml:space="preserve"> ARTIQ</w:t>
        </w:r>
        <w:r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의 경우 </w:t>
        </w:r>
      </w:ins>
      <w:ins w:id="130" w:author="최광열" w:date="2023-10-27T15:14:00Z">
        <w:r>
          <w:rPr>
            <w:rFonts w:ascii="맑은 고딕" w:eastAsia="맑은 고딕" w:hAnsi="맑은 고딕" w:cs="맑은 고딕"/>
            <w:sz w:val="20"/>
            <w:szCs w:val="20"/>
            <w:lang w:val="en-US"/>
          </w:rPr>
          <w:t>Open</w:t>
        </w:r>
      </w:ins>
      <w:ins w:id="131" w:author="최광열" w:date="2023-10-27T15:13:00Z">
        <w:r>
          <w:rPr>
            <w:rFonts w:ascii="맑은 고딕" w:eastAsia="맑은 고딕" w:hAnsi="맑은 고딕" w:cs="맑은 고딕"/>
            <w:sz w:val="20"/>
            <w:szCs w:val="20"/>
            <w:lang w:val="en-US"/>
          </w:rPr>
          <w:t>RISC</w:t>
        </w:r>
      </w:ins>
      <w:ins w:id="132" w:author="최광열" w:date="2023-10-27T15:14:00Z">
        <w:r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시리즈를 기반으로 한</w:t>
        </w:r>
      </w:ins>
      <w:ins w:id="133" w:author="최광열" w:date="2023-10-27T15:13:00Z">
        <w:r>
          <w:rPr>
            <w:rFonts w:ascii="맑은 고딕" w:eastAsia="맑은 고딕" w:hAnsi="맑은 고딕" w:cs="맑은 고딕"/>
            <w:sz w:val="20"/>
            <w:szCs w:val="20"/>
            <w:lang w:val="en-US"/>
          </w:rPr>
          <w:t xml:space="preserve"> mor1kx</w:t>
        </w:r>
      </w:ins>
      <w:ins w:id="134" w:author="최광열" w:date="2023-10-27T15:14:00Z">
        <w:r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를 사용하는 것과 대비된다.</w:t>
        </w:r>
      </w:ins>
      <w:ins w:id="135" w:author="최광열" w:date="2023-10-27T15:15:00Z">
        <w:r w:rsidR="006D2D7B">
          <w:rPr>
            <w:rStyle w:val="ab"/>
            <w:rFonts w:ascii="맑은 고딕" w:eastAsia="맑은 고딕" w:hAnsi="맑은 고딕" w:cs="맑은 고딕"/>
            <w:sz w:val="20"/>
            <w:szCs w:val="20"/>
            <w:lang w:val="en-US"/>
          </w:rPr>
          <w:footnoteReference w:id="1"/>
        </w:r>
      </w:ins>
      <w:ins w:id="163" w:author="최광열" w:date="2023-10-27T15:14:00Z">
        <w:r>
          <w:rPr>
            <w:rFonts w:ascii="맑은 고딕" w:eastAsia="맑은 고딕" w:hAnsi="맑은 고딕" w:cs="맑은 고딕"/>
            <w:sz w:val="20"/>
            <w:szCs w:val="20"/>
            <w:lang w:val="en-US"/>
          </w:rPr>
          <w:t xml:space="preserve"> </w:t>
        </w:r>
      </w:ins>
      <w:ins w:id="164" w:author="최광열" w:date="2023-10-27T15:17:00Z">
        <w:r w:rsidR="00B74CFD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C</w:t>
        </w:r>
        <w:r w:rsidR="00B74CFD">
          <w:rPr>
            <w:rFonts w:ascii="맑은 고딕" w:eastAsia="맑은 고딕" w:hAnsi="맑은 고딕" w:cs="맑은 고딕"/>
            <w:sz w:val="20"/>
            <w:szCs w:val="20"/>
            <w:lang w:val="en-US"/>
          </w:rPr>
          <w:t>PU</w:t>
        </w:r>
        <w:r w:rsidR="00B74CFD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의 경우 </w:t>
        </w:r>
        <w:r w:rsidR="00B74CFD">
          <w:rPr>
            <w:rFonts w:ascii="맑은 고딕" w:eastAsia="맑은 고딕" w:hAnsi="맑은 고딕" w:cs="맑은 고딕"/>
            <w:sz w:val="20"/>
            <w:szCs w:val="20"/>
            <w:lang w:val="en-US"/>
          </w:rPr>
          <w:t>Application Processing Unit(</w:t>
        </w:r>
        <w:r w:rsidR="00B74CFD" w:rsidRPr="00BB4AD1">
          <w:rPr>
            <w:rFonts w:ascii="맑은 고딕" w:eastAsia="맑은 고딕" w:hAnsi="맑은 고딕" w:cs="맑은 고딕"/>
            <w:b/>
            <w:sz w:val="20"/>
            <w:szCs w:val="20"/>
            <w:lang w:val="en-US"/>
            <w:rPrChange w:id="165" w:author="최광열" w:date="2024-01-11T14:21:00Z">
              <w:rPr>
                <w:rFonts w:ascii="맑은 고딕" w:eastAsia="맑은 고딕" w:hAnsi="맑은 고딕" w:cs="맑은 고딕"/>
                <w:sz w:val="20"/>
                <w:szCs w:val="20"/>
                <w:lang w:val="en-US"/>
              </w:rPr>
            </w:rPrChange>
          </w:rPr>
          <w:t>APU</w:t>
        </w:r>
        <w:r w:rsidR="00B74CFD">
          <w:rPr>
            <w:rFonts w:ascii="맑은 고딕" w:eastAsia="맑은 고딕" w:hAnsi="맑은 고딕" w:cs="맑은 고딕"/>
            <w:sz w:val="20"/>
            <w:szCs w:val="20"/>
            <w:lang w:val="en-US"/>
          </w:rPr>
          <w:t xml:space="preserve">), </w:t>
        </w:r>
        <w:r w:rsidR="00B74CFD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그리고 </w:t>
        </w:r>
        <w:r w:rsidR="00B74CFD">
          <w:rPr>
            <w:rFonts w:ascii="맑은 고딕" w:eastAsia="맑은 고딕" w:hAnsi="맑은 고딕" w:cs="맑은 고딕"/>
            <w:sz w:val="20"/>
            <w:szCs w:val="20"/>
            <w:lang w:val="en-US"/>
          </w:rPr>
          <w:t>Realtime Processing Unit(</w:t>
        </w:r>
        <w:r w:rsidR="00B74CFD" w:rsidRPr="00BB4AD1">
          <w:rPr>
            <w:rFonts w:ascii="맑은 고딕" w:eastAsia="맑은 고딕" w:hAnsi="맑은 고딕" w:cs="맑은 고딕"/>
            <w:b/>
            <w:sz w:val="20"/>
            <w:szCs w:val="20"/>
            <w:lang w:val="en-US"/>
            <w:rPrChange w:id="166" w:author="최광열" w:date="2024-01-11T14:21:00Z">
              <w:rPr>
                <w:rFonts w:ascii="맑은 고딕" w:eastAsia="맑은 고딕" w:hAnsi="맑은 고딕" w:cs="맑은 고딕"/>
                <w:sz w:val="20"/>
                <w:szCs w:val="20"/>
                <w:lang w:val="en-US"/>
              </w:rPr>
            </w:rPrChange>
          </w:rPr>
          <w:t>RPU</w:t>
        </w:r>
        <w:r w:rsidR="00B74CFD">
          <w:rPr>
            <w:rFonts w:ascii="맑은 고딕" w:eastAsia="맑은 고딕" w:hAnsi="맑은 고딕" w:cs="맑은 고딕"/>
            <w:sz w:val="20"/>
            <w:szCs w:val="20"/>
            <w:lang w:val="en-US"/>
          </w:rPr>
          <w:t>)</w:t>
        </w:r>
        <w:r w:rsidR="00B74CFD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로 구성된다.</w:t>
        </w:r>
        <w:r w:rsidR="00B74CFD">
          <w:rPr>
            <w:rFonts w:ascii="맑은 고딕" w:eastAsia="맑은 고딕" w:hAnsi="맑은 고딕" w:cs="맑은 고딕"/>
            <w:sz w:val="20"/>
            <w:szCs w:val="20"/>
            <w:lang w:val="en-US"/>
          </w:rPr>
          <w:t xml:space="preserve"> XCZU28DR</w:t>
        </w:r>
        <w:r w:rsidR="00B74CFD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의 경우 </w:t>
        </w:r>
        <w:r w:rsidR="00B74CFD">
          <w:rPr>
            <w:rFonts w:ascii="맑은 고딕" w:eastAsia="맑은 고딕" w:hAnsi="맑은 고딕" w:cs="맑은 고딕"/>
            <w:sz w:val="20"/>
            <w:szCs w:val="20"/>
            <w:lang w:val="en-US"/>
          </w:rPr>
          <w:t>4</w:t>
        </w:r>
        <w:r w:rsidR="00B74CFD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개의 </w:t>
        </w:r>
        <w:r w:rsidR="00B74CFD">
          <w:rPr>
            <w:rFonts w:ascii="맑은 고딕" w:eastAsia="맑은 고딕" w:hAnsi="맑은 고딕" w:cs="맑은 고딕"/>
            <w:sz w:val="20"/>
            <w:szCs w:val="20"/>
            <w:lang w:val="en-US"/>
          </w:rPr>
          <w:t>APU</w:t>
        </w:r>
      </w:ins>
      <w:ins w:id="167" w:author="최광열" w:date="2024-01-11T14:21:00Z">
        <w:r w:rsidR="00726FDD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(quadcore)</w:t>
        </w:r>
      </w:ins>
      <w:ins w:id="168" w:author="최광열" w:date="2023-10-27T15:17:00Z">
        <w:r w:rsidR="00B74CFD">
          <w:rPr>
            <w:rFonts w:ascii="맑은 고딕" w:eastAsia="맑은 고딕" w:hAnsi="맑은 고딕" w:cs="맑은 고딕"/>
            <w:sz w:val="20"/>
            <w:szCs w:val="20"/>
            <w:lang w:val="en-US"/>
          </w:rPr>
          <w:t xml:space="preserve">, </w:t>
        </w:r>
        <w:r w:rsidR="00B74CFD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그리고 </w:t>
        </w:r>
        <w:r w:rsidR="00B74CFD">
          <w:rPr>
            <w:rFonts w:ascii="맑은 고딕" w:eastAsia="맑은 고딕" w:hAnsi="맑은 고딕" w:cs="맑은 고딕"/>
            <w:sz w:val="20"/>
            <w:szCs w:val="20"/>
            <w:lang w:val="en-US"/>
          </w:rPr>
          <w:t>2</w:t>
        </w:r>
        <w:r w:rsidR="00B74CFD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개의 </w:t>
        </w:r>
        <w:r w:rsidR="00B74CFD">
          <w:rPr>
            <w:rFonts w:ascii="맑은 고딕" w:eastAsia="맑은 고딕" w:hAnsi="맑은 고딕" w:cs="맑은 고딕"/>
            <w:sz w:val="20"/>
            <w:szCs w:val="20"/>
            <w:lang w:val="en-US"/>
          </w:rPr>
          <w:t>RPU</w:t>
        </w:r>
        <w:r w:rsidR="00B74CFD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로 구성된다.</w:t>
        </w:r>
        <w:r w:rsidR="00B74CFD">
          <w:rPr>
            <w:rFonts w:ascii="맑은 고딕" w:eastAsia="맑은 고딕" w:hAnsi="맑은 고딕" w:cs="맑은 고딕"/>
            <w:sz w:val="20"/>
            <w:szCs w:val="20"/>
            <w:lang w:val="en-US"/>
          </w:rPr>
          <w:t xml:space="preserve"> </w:t>
        </w:r>
      </w:ins>
      <w:ins w:id="169" w:author="최광열" w:date="2023-10-27T15:18:00Z">
        <w:r w:rsidR="00397C3A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A</w:t>
        </w:r>
        <w:r w:rsidR="00397C3A">
          <w:rPr>
            <w:rFonts w:ascii="맑은 고딕" w:eastAsia="맑은 고딕" w:hAnsi="맑은 고딕" w:cs="맑은 고딕"/>
            <w:sz w:val="20"/>
            <w:szCs w:val="20"/>
            <w:lang w:val="en-US"/>
          </w:rPr>
          <w:t>PU</w:t>
        </w:r>
        <w:r w:rsidR="00397C3A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의 경우 통상적인 </w:t>
        </w:r>
        <w:r w:rsidR="00397C3A">
          <w:rPr>
            <w:rFonts w:ascii="맑은 고딕" w:eastAsia="맑은 고딕" w:hAnsi="맑은 고딕" w:cs="맑은 고딕"/>
            <w:sz w:val="20"/>
            <w:szCs w:val="20"/>
            <w:lang w:val="en-US"/>
          </w:rPr>
          <w:t>CPU</w:t>
        </w:r>
        <w:r w:rsidR="00397C3A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로 생각할 수 있으며 </w:t>
        </w:r>
      </w:ins>
      <w:ins w:id="170" w:author="최광열" w:date="2024-01-11T14:21:00Z">
        <w:r w:rsidR="009113A3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32bit archite</w:t>
        </w:r>
      </w:ins>
      <w:ins w:id="171" w:author="최광열" w:date="2024-01-11T14:22:00Z">
        <w:r w:rsidR="009113A3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cture를 사용하는 </w:t>
        </w:r>
      </w:ins>
      <w:ins w:id="172" w:author="최광열" w:date="2023-10-27T15:18:00Z">
        <w:r w:rsidR="00397C3A">
          <w:rPr>
            <w:rFonts w:ascii="맑은 고딕" w:eastAsia="맑은 고딕" w:hAnsi="맑은 고딕" w:cs="맑은 고딕"/>
            <w:sz w:val="20"/>
            <w:szCs w:val="20"/>
            <w:lang w:val="en-US"/>
          </w:rPr>
          <w:t>ARMv7</w:t>
        </w:r>
        <w:r w:rsidR="00397C3A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와는 다르게 </w:t>
        </w:r>
        <w:r w:rsidR="00397C3A">
          <w:rPr>
            <w:rFonts w:ascii="맑은 고딕" w:eastAsia="맑은 고딕" w:hAnsi="맑은 고딕" w:cs="맑은 고딕"/>
            <w:sz w:val="20"/>
            <w:szCs w:val="20"/>
            <w:lang w:val="en-US"/>
          </w:rPr>
          <w:t xml:space="preserve">64bit </w:t>
        </w:r>
      </w:ins>
      <w:ins w:id="173" w:author="최광열" w:date="2024-01-11T14:22:00Z">
        <w:r w:rsidR="009113A3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ARMv8 </w:t>
        </w:r>
      </w:ins>
      <w:ins w:id="174" w:author="최광열" w:date="2023-10-27T15:18:00Z">
        <w:r w:rsidR="00397C3A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a</w:t>
        </w:r>
        <w:r w:rsidR="00397C3A">
          <w:rPr>
            <w:rFonts w:ascii="맑은 고딕" w:eastAsia="맑은 고딕" w:hAnsi="맑은 고딕" w:cs="맑은 고딕"/>
            <w:sz w:val="20"/>
            <w:szCs w:val="20"/>
            <w:lang w:val="en-US"/>
          </w:rPr>
          <w:t>rchitecture</w:t>
        </w:r>
        <w:r w:rsidR="00397C3A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이</w:t>
        </w:r>
      </w:ins>
      <w:ins w:id="175" w:author="최광열" w:date="2024-01-11T14:22:00Z">
        <w:r w:rsidR="009113A3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다.</w:t>
        </w:r>
      </w:ins>
      <w:ins w:id="176" w:author="최광열" w:date="2023-10-27T15:19:00Z">
        <w:r w:rsidR="00397C3A">
          <w:rPr>
            <w:rFonts w:ascii="맑은 고딕" w:eastAsia="맑은 고딕" w:hAnsi="맑은 고딕" w:cs="맑은 고딕"/>
            <w:sz w:val="20"/>
            <w:szCs w:val="20"/>
            <w:lang w:val="en-US"/>
          </w:rPr>
          <w:t xml:space="preserve"> </w:t>
        </w:r>
      </w:ins>
      <w:ins w:id="177" w:author="최광열" w:date="2024-01-11T14:22:00Z">
        <w:r w:rsidR="009113A3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이로</w:t>
        </w:r>
      </w:ins>
      <w:ins w:id="178" w:author="최광열" w:date="2024-01-11T17:35:00Z">
        <w:r w:rsidR="00D23E08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 </w:t>
        </w:r>
      </w:ins>
      <w:ins w:id="179" w:author="최광열" w:date="2024-01-11T14:22:00Z">
        <w:r w:rsidR="009113A3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인해 </w:t>
        </w:r>
      </w:ins>
      <w:ins w:id="180" w:author="최광열" w:date="2023-10-27T15:19:00Z">
        <w:r w:rsidR="00397C3A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기존</w:t>
        </w:r>
      </w:ins>
      <w:ins w:id="181" w:author="최광열" w:date="2024-01-11T14:22:00Z">
        <w:r w:rsidR="009113A3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의 Zynq7000이 사용하던 </w:t>
        </w:r>
      </w:ins>
      <w:ins w:id="182" w:author="최광열" w:date="2023-10-27T15:19:00Z">
        <w:r w:rsidR="00397C3A">
          <w:rPr>
            <w:rFonts w:ascii="맑은 고딕" w:eastAsia="맑은 고딕" w:hAnsi="맑은 고딕" w:cs="맑은 고딕"/>
            <w:sz w:val="20"/>
            <w:szCs w:val="20"/>
            <w:lang w:val="en-US"/>
          </w:rPr>
          <w:t>ARMv7</w:t>
        </w:r>
        <w:r w:rsidR="00397C3A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과는 다른 </w:t>
        </w:r>
        <w:r w:rsidR="00397C3A">
          <w:rPr>
            <w:rFonts w:ascii="맑은 고딕" w:eastAsia="맑은 고딕" w:hAnsi="맑은 고딕" w:cs="맑은 고딕"/>
            <w:sz w:val="20"/>
            <w:szCs w:val="20"/>
            <w:lang w:val="en-US"/>
          </w:rPr>
          <w:t>exception level</w:t>
        </w:r>
        <w:r w:rsidR="00397C3A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을 사용</w:t>
        </w:r>
      </w:ins>
      <w:ins w:id="183" w:author="최광열" w:date="2024-01-11T14:22:00Z">
        <w:r w:rsidR="009113A3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하는 등 </w:t>
        </w:r>
      </w:ins>
      <w:ins w:id="184" w:author="최광열" w:date="2024-01-11T14:23:00Z">
        <w:r w:rsidR="009113A3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ARMv7과 어느 정도의 차이점이 존재한</w:t>
        </w:r>
      </w:ins>
      <w:ins w:id="185" w:author="최광열" w:date="2023-10-27T15:19:00Z">
        <w:r w:rsidR="00397C3A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다.</w:t>
        </w:r>
      </w:ins>
      <w:ins w:id="186" w:author="최광열" w:date="2023-10-27T15:52:00Z">
        <w:r w:rsidR="004154FE">
          <w:rPr>
            <w:rFonts w:ascii="맑은 고딕" w:eastAsia="맑은 고딕" w:hAnsi="맑은 고딕" w:cs="맑은 고딕"/>
            <w:sz w:val="20"/>
            <w:szCs w:val="20"/>
            <w:lang w:val="en-US"/>
          </w:rPr>
          <w:t xml:space="preserve"> </w:t>
        </w:r>
        <w:r w:rsidR="004154FE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RFSoC에 관한 더 자세한 내용은 해당 문서를 참고</w:t>
        </w:r>
      </w:ins>
      <w:ins w:id="187" w:author="최광열" w:date="2024-01-11T17:03:00Z">
        <w:r w:rsidR="00B66A57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할 수 있다.</w:t>
        </w:r>
      </w:ins>
      <w:ins w:id="188" w:author="최광열" w:date="2023-10-27T15:52:00Z">
        <w:r w:rsidR="004154FE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.</w:t>
        </w:r>
      </w:ins>
      <w:ins w:id="189" w:author="최광열" w:date="2023-10-27T15:59:00Z">
        <w:r w:rsidR="00587A0F">
          <w:rPr>
            <w:rStyle w:val="ab"/>
            <w:rFonts w:ascii="맑은 고딕" w:eastAsia="맑은 고딕" w:hAnsi="맑은 고딕" w:cs="맑은 고딕"/>
            <w:sz w:val="20"/>
            <w:szCs w:val="20"/>
            <w:lang w:val="en-US"/>
          </w:rPr>
          <w:footnoteReference w:id="2"/>
        </w:r>
        <w:r w:rsidR="00FB1ABD">
          <w:rPr>
            <w:rStyle w:val="ab"/>
            <w:rFonts w:ascii="맑은 고딕" w:eastAsia="맑은 고딕" w:hAnsi="맑은 고딕" w:cs="맑은 고딕"/>
            <w:sz w:val="20"/>
            <w:szCs w:val="20"/>
            <w:lang w:val="en-US"/>
          </w:rPr>
          <w:footnoteReference w:id="3"/>
        </w:r>
      </w:ins>
    </w:p>
    <w:p w14:paraId="4654C8E2" w14:textId="2D3437DB" w:rsidR="008755ED" w:rsidRDefault="008755ED" w:rsidP="00401E04">
      <w:pPr>
        <w:widowControl w:val="0"/>
        <w:spacing w:line="240" w:lineRule="auto"/>
        <w:ind w:firstLine="195"/>
        <w:jc w:val="both"/>
        <w:rPr>
          <w:ins w:id="205" w:author="최광열" w:date="2024-01-11T17:36:00Z"/>
          <w:rFonts w:ascii="Calibri" w:hAnsi="Calibri" w:cs="Calibri"/>
          <w:sz w:val="20"/>
          <w:szCs w:val="20"/>
          <w:lang w:val="en-US"/>
        </w:rPr>
      </w:pPr>
    </w:p>
    <w:p w14:paraId="3237092E" w14:textId="344C6406" w:rsidR="005B4FF7" w:rsidRPr="00F51EBD" w:rsidRDefault="005B4FF7" w:rsidP="005B4FF7">
      <w:pPr>
        <w:pStyle w:val="2"/>
        <w:widowControl w:val="0"/>
        <w:spacing w:line="240" w:lineRule="auto"/>
        <w:jc w:val="both"/>
        <w:rPr>
          <w:ins w:id="206" w:author="최광열" w:date="2024-01-11T17:36:00Z"/>
          <w:rFonts w:hint="eastAsia"/>
          <w:sz w:val="26"/>
          <w:szCs w:val="26"/>
          <w:lang w:val="en-US"/>
        </w:rPr>
      </w:pPr>
      <w:bookmarkStart w:id="207" w:name="_Toc155888963"/>
      <w:ins w:id="208" w:author="최광열" w:date="2024-01-11T17:36:00Z">
        <w:r w:rsidRPr="00F51EBD">
          <w:rPr>
            <w:sz w:val="26"/>
            <w:szCs w:val="26"/>
            <w:lang w:val="en-US"/>
          </w:rPr>
          <w:t>1.</w:t>
        </w:r>
        <w:proofErr w:type="gramStart"/>
        <w:r>
          <w:rPr>
            <w:sz w:val="26"/>
            <w:szCs w:val="26"/>
            <w:lang w:val="en-US"/>
          </w:rPr>
          <w:t>2</w:t>
        </w:r>
        <w:r w:rsidRPr="00F51EBD">
          <w:rPr>
            <w:sz w:val="26"/>
            <w:szCs w:val="26"/>
            <w:lang w:val="en-US"/>
          </w:rPr>
          <w:t>.</w:t>
        </w:r>
      </w:ins>
      <w:ins w:id="209" w:author="최광열" w:date="2024-01-11T17:37:00Z">
        <w:r w:rsidR="00EA7A45">
          <w:rPr>
            <w:rFonts w:hint="eastAsia"/>
            <w:sz w:val="26"/>
            <w:szCs w:val="26"/>
            <w:lang w:val="en-US"/>
          </w:rPr>
          <w:t>U</w:t>
        </w:r>
        <w:r w:rsidR="00EA7A45">
          <w:rPr>
            <w:sz w:val="26"/>
            <w:szCs w:val="26"/>
            <w:lang w:val="en-US"/>
          </w:rPr>
          <w:t>ltrascale</w:t>
        </w:r>
        <w:proofErr w:type="gramEnd"/>
        <w:r w:rsidR="00EA7A45">
          <w:rPr>
            <w:sz w:val="26"/>
            <w:szCs w:val="26"/>
            <w:lang w:val="en-US"/>
          </w:rPr>
          <w:t xml:space="preserve"> Plus Architecture</w:t>
        </w:r>
      </w:ins>
      <w:bookmarkEnd w:id="207"/>
    </w:p>
    <w:p w14:paraId="65351F43" w14:textId="6E0A375D" w:rsidR="00463CC9" w:rsidRDefault="005D68F1" w:rsidP="00401E04">
      <w:pPr>
        <w:widowControl w:val="0"/>
        <w:spacing w:line="240" w:lineRule="auto"/>
        <w:ind w:firstLine="195"/>
        <w:jc w:val="both"/>
        <w:rPr>
          <w:ins w:id="210" w:author="최광열" w:date="2024-01-11T17:36:00Z"/>
          <w:rFonts w:ascii="Calibri" w:hAnsi="Calibri" w:cs="Calibri" w:hint="eastAsia"/>
          <w:sz w:val="20"/>
          <w:szCs w:val="20"/>
          <w:lang w:val="en-US"/>
        </w:rPr>
      </w:pPr>
      <w:ins w:id="211" w:author="최광열" w:date="2024-01-11T17:37:00Z">
        <w:r>
          <w:rPr>
            <w:rFonts w:ascii="Calibri" w:hAnsi="Calibri" w:cs="Calibri" w:hint="eastAsia"/>
            <w:sz w:val="20"/>
            <w:szCs w:val="20"/>
            <w:lang w:val="en-US"/>
          </w:rPr>
          <w:t>X</w:t>
        </w:r>
        <w:r>
          <w:rPr>
            <w:rFonts w:ascii="Calibri" w:hAnsi="Calibri" w:cs="Calibri"/>
            <w:sz w:val="20"/>
            <w:szCs w:val="20"/>
            <w:lang w:val="en-US"/>
          </w:rPr>
          <w:t>ilinx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의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/>
            <w:sz w:val="20"/>
            <w:szCs w:val="20"/>
            <w:lang w:val="en-US"/>
          </w:rPr>
          <w:t>FPGA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에는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</w:ins>
      <w:ins w:id="212" w:author="최광열" w:date="2024-01-11T17:38:00Z">
        <w:r w:rsidR="00F0518C">
          <w:rPr>
            <w:rFonts w:ascii="Calibri" w:hAnsi="Calibri" w:cs="Calibri"/>
            <w:sz w:val="20"/>
            <w:szCs w:val="20"/>
            <w:lang w:val="en-US"/>
          </w:rPr>
          <w:t>Intel</w:t>
        </w:r>
        <w:r w:rsidR="00F0518C">
          <w:rPr>
            <w:rFonts w:ascii="Calibri" w:hAnsi="Calibri" w:cs="Calibri" w:hint="eastAsia"/>
            <w:sz w:val="20"/>
            <w:szCs w:val="20"/>
            <w:lang w:val="en-US"/>
          </w:rPr>
          <w:t>의</w:t>
        </w:r>
        <w:r w:rsidR="00F0518C">
          <w:rPr>
            <w:rFonts w:ascii="Calibri" w:hAnsi="Calibri" w:cs="Calibri" w:hint="eastAsia"/>
            <w:sz w:val="20"/>
            <w:szCs w:val="20"/>
            <w:lang w:val="en-US"/>
          </w:rPr>
          <w:t xml:space="preserve"> i</w:t>
        </w:r>
        <w:r w:rsidR="00F0518C">
          <w:rPr>
            <w:rFonts w:ascii="Calibri" w:hAnsi="Calibri" w:cs="Calibri"/>
            <w:sz w:val="20"/>
            <w:szCs w:val="20"/>
            <w:lang w:val="en-US"/>
          </w:rPr>
          <w:t>900</w:t>
        </w:r>
        <w:r w:rsidR="00AB5423">
          <w:rPr>
            <w:rFonts w:ascii="Calibri" w:hAnsi="Calibri" w:cs="Calibri"/>
            <w:sz w:val="20"/>
            <w:szCs w:val="20"/>
            <w:lang w:val="en-US"/>
          </w:rPr>
          <w:t>0</w:t>
        </w:r>
        <w:r w:rsidR="00F0518C">
          <w:rPr>
            <w:rFonts w:ascii="Calibri" w:hAnsi="Calibri" w:cs="Calibri"/>
            <w:sz w:val="20"/>
            <w:szCs w:val="20"/>
            <w:lang w:val="en-US"/>
          </w:rPr>
          <w:t xml:space="preserve"> </w:t>
        </w:r>
        <w:r w:rsidR="00F0518C">
          <w:rPr>
            <w:rFonts w:ascii="Calibri" w:hAnsi="Calibri" w:cs="Calibri" w:hint="eastAsia"/>
            <w:sz w:val="20"/>
            <w:szCs w:val="20"/>
            <w:lang w:val="en-US"/>
          </w:rPr>
          <w:t>시리즈</w:t>
        </w:r>
        <w:r w:rsidR="00F0518C">
          <w:rPr>
            <w:rFonts w:ascii="Calibri" w:hAnsi="Calibri" w:cs="Calibri" w:hint="eastAsia"/>
            <w:sz w:val="20"/>
            <w:szCs w:val="20"/>
            <w:lang w:val="en-US"/>
          </w:rPr>
          <w:t>,</w:t>
        </w:r>
        <w:r w:rsidR="00F0518C">
          <w:rPr>
            <w:rFonts w:ascii="Calibri" w:hAnsi="Calibri" w:cs="Calibri"/>
            <w:sz w:val="20"/>
            <w:szCs w:val="20"/>
            <w:lang w:val="en-US"/>
          </w:rPr>
          <w:t xml:space="preserve"> i1000</w:t>
        </w:r>
        <w:r w:rsidR="00AB5423">
          <w:rPr>
            <w:rFonts w:ascii="Calibri" w:hAnsi="Calibri" w:cs="Calibri"/>
            <w:sz w:val="20"/>
            <w:szCs w:val="20"/>
            <w:lang w:val="en-US"/>
          </w:rPr>
          <w:t>0</w:t>
        </w:r>
        <w:r w:rsidR="00F0518C">
          <w:rPr>
            <w:rFonts w:ascii="Calibri" w:hAnsi="Calibri" w:cs="Calibri" w:hint="eastAsia"/>
            <w:sz w:val="20"/>
            <w:szCs w:val="20"/>
            <w:lang w:val="en-US"/>
          </w:rPr>
          <w:t>시리즈와</w:t>
        </w:r>
        <w:r w:rsidR="00F0518C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F0518C">
          <w:rPr>
            <w:rFonts w:ascii="Calibri" w:hAnsi="Calibri" w:cs="Calibri" w:hint="eastAsia"/>
            <w:sz w:val="20"/>
            <w:szCs w:val="20"/>
            <w:lang w:val="en-US"/>
          </w:rPr>
          <w:t>같이</w:t>
        </w:r>
        <w:r w:rsidR="00F0518C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F0518C">
          <w:rPr>
            <w:rFonts w:ascii="Calibri" w:hAnsi="Calibri" w:cs="Calibri" w:hint="eastAsia"/>
            <w:sz w:val="20"/>
            <w:szCs w:val="20"/>
            <w:lang w:val="en-US"/>
          </w:rPr>
          <w:t>년도에</w:t>
        </w:r>
        <w:r w:rsidR="00F0518C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F0518C">
          <w:rPr>
            <w:rFonts w:ascii="Calibri" w:hAnsi="Calibri" w:cs="Calibri" w:hint="eastAsia"/>
            <w:sz w:val="20"/>
            <w:szCs w:val="20"/>
            <w:lang w:val="en-US"/>
          </w:rPr>
          <w:t>따라</w:t>
        </w:r>
        <w:r w:rsidR="00F0518C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F0518C">
          <w:rPr>
            <w:rFonts w:ascii="Calibri" w:hAnsi="Calibri" w:cs="Calibri" w:hint="eastAsia"/>
            <w:sz w:val="20"/>
            <w:szCs w:val="20"/>
            <w:lang w:val="en-US"/>
          </w:rPr>
          <w:t>발전하며</w:t>
        </w:r>
        <w:r w:rsidR="00F0518C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</w:ins>
      <w:ins w:id="213" w:author="최광열" w:date="2024-01-11T17:37:00Z">
        <w:r>
          <w:rPr>
            <w:rFonts w:ascii="Calibri" w:hAnsi="Calibri" w:cs="Calibri" w:hint="eastAsia"/>
            <w:sz w:val="20"/>
            <w:szCs w:val="20"/>
            <w:lang w:val="en-US"/>
          </w:rPr>
          <w:t>여러가지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</w:ins>
      <w:ins w:id="214" w:author="최광열" w:date="2024-01-11T17:42:00Z">
        <w:r w:rsidR="00E125AE">
          <w:rPr>
            <w:rFonts w:ascii="Calibri" w:hAnsi="Calibri" w:cs="Calibri" w:hint="eastAsia"/>
            <w:sz w:val="20"/>
            <w:szCs w:val="20"/>
            <w:lang w:val="en-US"/>
          </w:rPr>
          <w:t>시리즈</w:t>
        </w:r>
      </w:ins>
      <w:ins w:id="215" w:author="최광열" w:date="2024-01-11T17:37:00Z">
        <w:r>
          <w:rPr>
            <w:rFonts w:ascii="Calibri" w:hAnsi="Calibri" w:cs="Calibri" w:hint="eastAsia"/>
            <w:sz w:val="20"/>
            <w:szCs w:val="20"/>
            <w:lang w:val="en-US"/>
          </w:rPr>
          <w:t>들이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</w:ins>
      <w:ins w:id="216" w:author="최광열" w:date="2024-01-11T17:38:00Z">
        <w:r w:rsidR="00FC7E73">
          <w:rPr>
            <w:rFonts w:ascii="Calibri" w:hAnsi="Calibri" w:cs="Calibri" w:hint="eastAsia"/>
            <w:sz w:val="20"/>
            <w:szCs w:val="20"/>
            <w:lang w:val="en-US"/>
          </w:rPr>
          <w:t>출시되었</w:t>
        </w:r>
      </w:ins>
      <w:ins w:id="217" w:author="최광열" w:date="2024-01-11T17:37:00Z">
        <w:r>
          <w:rPr>
            <w:rFonts w:ascii="Calibri" w:hAnsi="Calibri" w:cs="Calibri" w:hint="eastAsia"/>
            <w:sz w:val="20"/>
            <w:szCs w:val="20"/>
            <w:lang w:val="en-US"/>
          </w:rPr>
          <w:t>다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.</w:t>
        </w:r>
        <w:r w:rsidR="00F0518C">
          <w:rPr>
            <w:rFonts w:ascii="Calibri" w:hAnsi="Calibri" w:cs="Calibri"/>
            <w:sz w:val="20"/>
            <w:szCs w:val="20"/>
            <w:lang w:val="en-US"/>
          </w:rPr>
          <w:t xml:space="preserve"> </w:t>
        </w:r>
      </w:ins>
      <w:ins w:id="218" w:author="최광열" w:date="2024-01-11T17:39:00Z">
        <w:r w:rsidR="00286E48">
          <w:rPr>
            <w:rFonts w:ascii="Calibri" w:hAnsi="Calibri" w:cs="Calibri"/>
            <w:sz w:val="20"/>
            <w:szCs w:val="20"/>
            <w:lang w:val="en-US"/>
          </w:rPr>
          <w:t xml:space="preserve">7 Series </w:t>
        </w:r>
        <w:r w:rsidR="00286E48">
          <w:rPr>
            <w:rFonts w:ascii="Calibri" w:hAnsi="Calibri" w:cs="Calibri" w:hint="eastAsia"/>
            <w:sz w:val="20"/>
            <w:szCs w:val="20"/>
            <w:lang w:val="en-US"/>
          </w:rPr>
          <w:t>이후</w:t>
        </w:r>
        <w:r w:rsidR="00286E48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286E48">
          <w:rPr>
            <w:rFonts w:ascii="Calibri" w:hAnsi="Calibri" w:cs="Calibri"/>
            <w:sz w:val="20"/>
            <w:szCs w:val="20"/>
            <w:lang w:val="en-US"/>
          </w:rPr>
          <w:t xml:space="preserve">Ultrascale, Ultrascale Plus </w:t>
        </w:r>
        <w:r w:rsidR="00286E48">
          <w:rPr>
            <w:rFonts w:ascii="Calibri" w:hAnsi="Calibri" w:cs="Calibri" w:hint="eastAsia"/>
            <w:sz w:val="20"/>
            <w:szCs w:val="20"/>
            <w:lang w:val="en-US"/>
          </w:rPr>
          <w:t>구조가</w:t>
        </w:r>
        <w:r w:rsidR="00286E48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286E48">
          <w:rPr>
            <w:rFonts w:ascii="Calibri" w:hAnsi="Calibri" w:cs="Calibri" w:hint="eastAsia"/>
            <w:sz w:val="20"/>
            <w:szCs w:val="20"/>
            <w:lang w:val="en-US"/>
          </w:rPr>
          <w:t>출시되었으며</w:t>
        </w:r>
        <w:r w:rsidR="00286E48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286E48">
          <w:rPr>
            <w:rFonts w:ascii="Calibri" w:hAnsi="Calibri" w:cs="Calibri" w:hint="eastAsia"/>
            <w:sz w:val="20"/>
            <w:szCs w:val="20"/>
            <w:lang w:val="en-US"/>
          </w:rPr>
          <w:t>공정</w:t>
        </w:r>
        <w:r w:rsidR="00286E48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</w:ins>
      <w:ins w:id="219" w:author="최광열" w:date="2024-01-11T17:41:00Z">
        <w:r w:rsidR="00C24226">
          <w:rPr>
            <w:rFonts w:ascii="Calibri" w:hAnsi="Calibri" w:cs="Calibri" w:hint="eastAsia"/>
            <w:sz w:val="20"/>
            <w:szCs w:val="20"/>
            <w:lang w:val="en-US"/>
          </w:rPr>
          <w:t>두께</w:t>
        </w:r>
      </w:ins>
      <w:ins w:id="220" w:author="최광열" w:date="2024-01-11T17:39:00Z">
        <w:r w:rsidR="00286E48">
          <w:rPr>
            <w:rFonts w:ascii="Calibri" w:hAnsi="Calibri" w:cs="Calibri" w:hint="eastAsia"/>
            <w:sz w:val="20"/>
            <w:szCs w:val="20"/>
            <w:lang w:val="en-US"/>
          </w:rPr>
          <w:t>,</w:t>
        </w:r>
        <w:r w:rsidR="00286E48">
          <w:rPr>
            <w:rFonts w:ascii="Calibri" w:hAnsi="Calibri" w:cs="Calibri"/>
            <w:sz w:val="20"/>
            <w:szCs w:val="20"/>
            <w:lang w:val="en-US"/>
          </w:rPr>
          <w:t xml:space="preserve"> </w:t>
        </w:r>
        <w:r w:rsidR="00286E48">
          <w:rPr>
            <w:rFonts w:ascii="Calibri" w:hAnsi="Calibri" w:cs="Calibri" w:hint="eastAsia"/>
            <w:sz w:val="20"/>
            <w:szCs w:val="20"/>
            <w:lang w:val="en-US"/>
          </w:rPr>
          <w:t>그리</w:t>
        </w:r>
      </w:ins>
      <w:ins w:id="221" w:author="최광열" w:date="2024-01-11T17:40:00Z">
        <w:r w:rsidR="00286E48">
          <w:rPr>
            <w:rFonts w:ascii="Calibri" w:hAnsi="Calibri" w:cs="Calibri" w:hint="eastAsia"/>
            <w:sz w:val="20"/>
            <w:szCs w:val="20"/>
            <w:lang w:val="en-US"/>
          </w:rPr>
          <w:t>고</w:t>
        </w:r>
        <w:r w:rsidR="00286E48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286E48">
          <w:rPr>
            <w:rFonts w:ascii="Calibri" w:hAnsi="Calibri" w:cs="Calibri"/>
            <w:sz w:val="20"/>
            <w:szCs w:val="20"/>
            <w:lang w:val="en-US"/>
          </w:rPr>
          <w:t xml:space="preserve">IP </w:t>
        </w:r>
        <w:r w:rsidR="00286E48">
          <w:rPr>
            <w:rFonts w:ascii="Calibri" w:hAnsi="Calibri" w:cs="Calibri" w:hint="eastAsia"/>
            <w:sz w:val="20"/>
            <w:szCs w:val="20"/>
            <w:lang w:val="en-US"/>
          </w:rPr>
          <w:t>모듈</w:t>
        </w:r>
        <w:r w:rsidR="00286E48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286E48">
          <w:rPr>
            <w:rFonts w:ascii="Calibri" w:hAnsi="Calibri" w:cs="Calibri" w:hint="eastAsia"/>
            <w:sz w:val="20"/>
            <w:szCs w:val="20"/>
            <w:lang w:val="en-US"/>
          </w:rPr>
          <w:t>등등이</w:t>
        </w:r>
        <w:r w:rsidR="00286E48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286E48">
          <w:rPr>
            <w:rFonts w:ascii="Calibri" w:hAnsi="Calibri" w:cs="Calibri" w:hint="eastAsia"/>
            <w:sz w:val="20"/>
            <w:szCs w:val="20"/>
            <w:lang w:val="en-US"/>
          </w:rPr>
          <w:t>변경되었다</w:t>
        </w:r>
        <w:r w:rsidR="00286E48">
          <w:rPr>
            <w:rFonts w:ascii="Calibri" w:hAnsi="Calibri" w:cs="Calibri" w:hint="eastAsia"/>
            <w:sz w:val="20"/>
            <w:szCs w:val="20"/>
            <w:lang w:val="en-US"/>
          </w:rPr>
          <w:t>.</w:t>
        </w:r>
      </w:ins>
      <w:ins w:id="222" w:author="최광열" w:date="2024-01-11T17:41:00Z">
        <w:r w:rsidR="005F7170">
          <w:rPr>
            <w:rFonts w:ascii="Calibri" w:hAnsi="Calibri" w:cs="Calibri"/>
            <w:sz w:val="20"/>
            <w:szCs w:val="20"/>
            <w:lang w:val="en-US"/>
          </w:rPr>
          <w:t xml:space="preserve"> </w:t>
        </w:r>
      </w:ins>
      <w:ins w:id="223" w:author="최광열" w:date="2024-01-11T17:42:00Z">
        <w:r w:rsidR="00E125AE">
          <w:rPr>
            <w:rFonts w:ascii="Calibri" w:hAnsi="Calibri" w:cs="Calibri" w:hint="eastAsia"/>
            <w:sz w:val="20"/>
            <w:szCs w:val="20"/>
            <w:lang w:val="en-US"/>
          </w:rPr>
          <w:t>또한</w:t>
        </w:r>
        <w:r w:rsidR="00E125AE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E125AE">
          <w:rPr>
            <w:rFonts w:ascii="Calibri" w:hAnsi="Calibri" w:cs="Calibri" w:hint="eastAsia"/>
            <w:sz w:val="20"/>
            <w:szCs w:val="20"/>
            <w:lang w:val="en-US"/>
          </w:rPr>
          <w:t>같은</w:t>
        </w:r>
        <w:r w:rsidR="00E125AE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E125AE">
          <w:rPr>
            <w:rFonts w:ascii="Calibri" w:hAnsi="Calibri" w:cs="Calibri" w:hint="eastAsia"/>
            <w:sz w:val="20"/>
            <w:szCs w:val="20"/>
            <w:lang w:val="en-US"/>
          </w:rPr>
          <w:t>시리즈</w:t>
        </w:r>
        <w:r w:rsidR="00E125AE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E125AE">
          <w:rPr>
            <w:rFonts w:ascii="Calibri" w:hAnsi="Calibri" w:cs="Calibri" w:hint="eastAsia"/>
            <w:sz w:val="20"/>
            <w:szCs w:val="20"/>
            <w:lang w:val="en-US"/>
          </w:rPr>
          <w:t>내에서도</w:t>
        </w:r>
      </w:ins>
      <w:ins w:id="224" w:author="최광열" w:date="2024-01-11T17:53:00Z">
        <w:r w:rsidR="0018243D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18243D">
          <w:rPr>
            <w:rFonts w:ascii="Calibri" w:hAnsi="Calibri" w:cs="Calibri" w:hint="eastAsia"/>
            <w:sz w:val="20"/>
            <w:szCs w:val="20"/>
            <w:lang w:val="en-US"/>
          </w:rPr>
          <w:t>여러</w:t>
        </w:r>
        <w:r w:rsidR="0018243D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18243D">
          <w:rPr>
            <w:rFonts w:ascii="Calibri" w:hAnsi="Calibri" w:cs="Calibri" w:hint="eastAsia"/>
            <w:sz w:val="20"/>
            <w:szCs w:val="20"/>
            <w:lang w:val="en-US"/>
          </w:rPr>
          <w:t>버전이</w:t>
        </w:r>
        <w:r w:rsidR="0018243D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18243D">
          <w:rPr>
            <w:rFonts w:ascii="Calibri" w:hAnsi="Calibri" w:cs="Calibri" w:hint="eastAsia"/>
            <w:sz w:val="20"/>
            <w:szCs w:val="20"/>
            <w:lang w:val="en-US"/>
          </w:rPr>
          <w:t>나누어지며</w:t>
        </w:r>
        <w:r w:rsidR="0018243D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18243D">
          <w:rPr>
            <w:rFonts w:ascii="Calibri" w:hAnsi="Calibri" w:cs="Calibri"/>
            <w:sz w:val="20"/>
            <w:szCs w:val="20"/>
            <w:lang w:val="en-US"/>
          </w:rPr>
          <w:t>7 Series</w:t>
        </w:r>
        <w:r w:rsidR="0018243D">
          <w:rPr>
            <w:rFonts w:ascii="Calibri" w:hAnsi="Calibri" w:cs="Calibri" w:hint="eastAsia"/>
            <w:sz w:val="20"/>
            <w:szCs w:val="20"/>
            <w:lang w:val="en-US"/>
          </w:rPr>
          <w:t>의</w:t>
        </w:r>
        <w:r w:rsidR="0018243D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18243D">
          <w:rPr>
            <w:rFonts w:ascii="Calibri" w:hAnsi="Calibri" w:cs="Calibri" w:hint="eastAsia"/>
            <w:sz w:val="20"/>
            <w:szCs w:val="20"/>
            <w:lang w:val="en-US"/>
          </w:rPr>
          <w:t>경우</w:t>
        </w:r>
      </w:ins>
      <w:ins w:id="225" w:author="최광열" w:date="2024-01-11T17:42:00Z">
        <w:r w:rsidR="00E125AE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E125AE">
          <w:rPr>
            <w:rFonts w:ascii="Calibri" w:hAnsi="Calibri" w:cs="Calibri"/>
            <w:sz w:val="20"/>
            <w:szCs w:val="20"/>
            <w:lang w:val="en-US"/>
          </w:rPr>
          <w:t xml:space="preserve">Spartan, </w:t>
        </w:r>
        <w:r w:rsidR="00E125AE">
          <w:rPr>
            <w:rFonts w:ascii="Calibri" w:hAnsi="Calibri" w:cs="Calibri"/>
            <w:sz w:val="20"/>
            <w:szCs w:val="20"/>
            <w:lang w:val="en-US"/>
          </w:rPr>
          <w:lastRenderedPageBreak/>
          <w:t xml:space="preserve">Artix, </w:t>
        </w:r>
      </w:ins>
      <w:ins w:id="226" w:author="최광열" w:date="2024-01-11T17:53:00Z">
        <w:r w:rsidR="0018243D">
          <w:rPr>
            <w:rFonts w:ascii="Calibri" w:hAnsi="Calibri" w:cs="Calibri"/>
            <w:sz w:val="20"/>
            <w:szCs w:val="20"/>
            <w:lang w:val="en-US"/>
          </w:rPr>
          <w:t xml:space="preserve">Kintex, </w:t>
        </w:r>
      </w:ins>
      <w:ins w:id="227" w:author="최광열" w:date="2024-01-11T17:42:00Z">
        <w:r w:rsidR="00E125AE">
          <w:rPr>
            <w:rFonts w:ascii="Calibri" w:hAnsi="Calibri" w:cs="Calibri"/>
            <w:sz w:val="20"/>
            <w:szCs w:val="20"/>
            <w:lang w:val="en-US"/>
          </w:rPr>
          <w:t>Vertex</w:t>
        </w:r>
      </w:ins>
      <w:ins w:id="228" w:author="최광열" w:date="2024-01-11T17:53:00Z">
        <w:r w:rsidR="0018243D">
          <w:rPr>
            <w:rFonts w:ascii="Calibri" w:hAnsi="Calibri" w:cs="Calibri" w:hint="eastAsia"/>
            <w:sz w:val="20"/>
            <w:szCs w:val="20"/>
            <w:lang w:val="en-US"/>
          </w:rPr>
          <w:t>등이</w:t>
        </w:r>
        <w:r w:rsidR="0018243D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18243D">
          <w:rPr>
            <w:rFonts w:ascii="Calibri" w:hAnsi="Calibri" w:cs="Calibri" w:hint="eastAsia"/>
            <w:sz w:val="20"/>
            <w:szCs w:val="20"/>
            <w:lang w:val="en-US"/>
          </w:rPr>
          <w:t>있으며</w:t>
        </w:r>
        <w:r w:rsidR="0018243D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18243D">
          <w:rPr>
            <w:rFonts w:ascii="Calibri" w:hAnsi="Calibri" w:cs="Calibri"/>
            <w:sz w:val="20"/>
            <w:szCs w:val="20"/>
            <w:lang w:val="en-US"/>
          </w:rPr>
          <w:t>ZCU111</w:t>
        </w:r>
      </w:ins>
      <w:ins w:id="229" w:author="최광열" w:date="2024-01-11T17:54:00Z">
        <w:r w:rsidR="00F123A4">
          <w:rPr>
            <w:rFonts w:ascii="Calibri" w:hAnsi="Calibri" w:cs="Calibri" w:hint="eastAsia"/>
            <w:sz w:val="20"/>
            <w:szCs w:val="20"/>
            <w:lang w:val="en-US"/>
          </w:rPr>
          <w:t>에</w:t>
        </w:r>
        <w:r w:rsidR="00F123A4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F123A4">
          <w:rPr>
            <w:rFonts w:ascii="Calibri" w:hAnsi="Calibri" w:cs="Calibri" w:hint="eastAsia"/>
            <w:sz w:val="20"/>
            <w:szCs w:val="20"/>
            <w:lang w:val="en-US"/>
          </w:rPr>
          <w:t>존재하는</w:t>
        </w:r>
        <w:r w:rsidR="00F123A4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F123A4">
          <w:rPr>
            <w:rFonts w:ascii="Calibri" w:hAnsi="Calibri" w:cs="Calibri"/>
            <w:sz w:val="20"/>
            <w:szCs w:val="20"/>
            <w:lang w:val="en-US"/>
          </w:rPr>
          <w:t>XCZU28DR</w:t>
        </w:r>
        <w:r w:rsidR="00F123A4">
          <w:rPr>
            <w:rFonts w:ascii="Calibri" w:hAnsi="Calibri" w:cs="Calibri" w:hint="eastAsia"/>
            <w:sz w:val="20"/>
            <w:szCs w:val="20"/>
            <w:lang w:val="en-US"/>
          </w:rPr>
          <w:t>의</w:t>
        </w:r>
        <w:r w:rsidR="00F123A4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F123A4">
          <w:rPr>
            <w:rFonts w:ascii="Calibri" w:hAnsi="Calibri" w:cs="Calibri" w:hint="eastAsia"/>
            <w:sz w:val="20"/>
            <w:szCs w:val="20"/>
            <w:lang w:val="en-US"/>
          </w:rPr>
          <w:t>경우</w:t>
        </w:r>
      </w:ins>
      <w:ins w:id="230" w:author="최광열" w:date="2024-01-11T17:53:00Z">
        <w:r w:rsidR="0018243D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18243D">
          <w:rPr>
            <w:rFonts w:ascii="Calibri" w:hAnsi="Calibri" w:cs="Calibri"/>
            <w:sz w:val="20"/>
            <w:szCs w:val="20"/>
            <w:lang w:val="en-US"/>
          </w:rPr>
          <w:t>Ultrascale + RFSoC</w:t>
        </w:r>
      </w:ins>
      <w:ins w:id="231" w:author="최광열" w:date="2024-01-11T17:54:00Z">
        <w:r w:rsidR="00F123A4">
          <w:rPr>
            <w:rFonts w:ascii="Calibri" w:hAnsi="Calibri" w:cs="Calibri" w:hint="eastAsia"/>
            <w:sz w:val="20"/>
            <w:szCs w:val="20"/>
            <w:lang w:val="en-US"/>
          </w:rPr>
          <w:t>에</w:t>
        </w:r>
        <w:r w:rsidR="00F123A4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F123A4">
          <w:rPr>
            <w:rFonts w:ascii="Calibri" w:hAnsi="Calibri" w:cs="Calibri" w:hint="eastAsia"/>
            <w:sz w:val="20"/>
            <w:szCs w:val="20"/>
            <w:lang w:val="en-US"/>
          </w:rPr>
          <w:t>해당한다</w:t>
        </w:r>
        <w:r w:rsidR="00F123A4">
          <w:rPr>
            <w:rFonts w:ascii="Calibri" w:hAnsi="Calibri" w:cs="Calibri" w:hint="eastAsia"/>
            <w:sz w:val="20"/>
            <w:szCs w:val="20"/>
            <w:lang w:val="en-US"/>
          </w:rPr>
          <w:t>.</w:t>
        </w:r>
      </w:ins>
    </w:p>
    <w:p w14:paraId="3F53D7C8" w14:textId="74F608A0" w:rsidR="005B4FF7" w:rsidRDefault="002D4646" w:rsidP="00CE038F">
      <w:pPr>
        <w:widowControl w:val="0"/>
        <w:spacing w:line="240" w:lineRule="auto"/>
        <w:ind w:firstLine="195"/>
        <w:jc w:val="center"/>
        <w:rPr>
          <w:ins w:id="232" w:author="최광열" w:date="2024-01-11T18:04:00Z"/>
          <w:rFonts w:ascii="Calibri" w:hAnsi="Calibri" w:cs="Calibri"/>
          <w:sz w:val="20"/>
          <w:szCs w:val="20"/>
          <w:lang w:val="en-US"/>
        </w:rPr>
        <w:pPrChange w:id="233" w:author="최광열" w:date="2024-01-11T18:08:00Z">
          <w:pPr>
            <w:widowControl w:val="0"/>
            <w:spacing w:line="240" w:lineRule="auto"/>
            <w:ind w:firstLine="195"/>
            <w:jc w:val="both"/>
          </w:pPr>
        </w:pPrChange>
      </w:pPr>
      <w:ins w:id="234" w:author="최광열" w:date="2024-01-11T18:04:00Z"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drawing>
            <wp:inline distT="0" distB="0" distL="0" distR="0" wp14:anchorId="5B2E8B8D" wp14:editId="43A6AF7F">
              <wp:extent cx="4153264" cy="3108960"/>
              <wp:effectExtent l="0" t="0" r="0" b="0"/>
              <wp:docPr id="12" name="그림 1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"/>
                      <pic:cNvPicPr>
                        <a:picLocks noChangeAspect="1" noChangeArrowheads="1"/>
                      </pic:cNvPicPr>
                    </pic:nvPicPr>
                    <pic:blipFill>
                      <a:blip r:embed="rId1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171176" cy="3122368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1DB5C841" w14:textId="07C8FA0B" w:rsidR="002D4646" w:rsidRDefault="00261771" w:rsidP="00401E04">
      <w:pPr>
        <w:widowControl w:val="0"/>
        <w:spacing w:line="240" w:lineRule="auto"/>
        <w:ind w:firstLine="195"/>
        <w:jc w:val="both"/>
        <w:rPr>
          <w:rFonts w:ascii="Calibri" w:hAnsi="Calibri" w:cs="Calibri" w:hint="eastAsia"/>
          <w:sz w:val="20"/>
          <w:szCs w:val="20"/>
          <w:lang w:val="en-US"/>
        </w:rPr>
      </w:pPr>
      <w:ins w:id="235" w:author="최광열" w:date="2024-01-11T18:07:00Z">
        <w:r>
          <w:rPr>
            <w:rFonts w:ascii="Calibri" w:hAnsi="Calibri" w:cs="Calibri" w:hint="eastAsia"/>
            <w:sz w:val="20"/>
            <w:szCs w:val="20"/>
            <w:lang w:val="en-US"/>
          </w:rPr>
          <w:t>F</w:t>
        </w:r>
        <w:r>
          <w:rPr>
            <w:rFonts w:ascii="Calibri" w:hAnsi="Calibri" w:cs="Calibri"/>
            <w:sz w:val="20"/>
            <w:szCs w:val="20"/>
            <w:lang w:val="en-US"/>
          </w:rPr>
          <w:t>PGA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의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/>
            <w:sz w:val="20"/>
            <w:szCs w:val="20"/>
            <w:lang w:val="en-US"/>
          </w:rPr>
          <w:t>IO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들은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/>
            <w:sz w:val="20"/>
            <w:szCs w:val="20"/>
            <w:lang w:val="en-US"/>
          </w:rPr>
          <w:t>bank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라는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/>
            <w:sz w:val="20"/>
            <w:szCs w:val="20"/>
            <w:lang w:val="en-US"/>
          </w:rPr>
          <w:t>group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으로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묶여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있으며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</w:ins>
      <w:ins w:id="236" w:author="최광열" w:date="2024-01-11T18:04:00Z">
        <w:r w:rsidR="002D4646">
          <w:rPr>
            <w:rFonts w:ascii="Calibri" w:hAnsi="Calibri" w:cs="Calibri"/>
            <w:sz w:val="20"/>
            <w:szCs w:val="20"/>
            <w:lang w:val="en-US"/>
          </w:rPr>
          <w:t>XCZU28DR</w:t>
        </w:r>
        <w:r w:rsidR="002D4646">
          <w:rPr>
            <w:rFonts w:ascii="Calibri" w:hAnsi="Calibri" w:cs="Calibri" w:hint="eastAsia"/>
            <w:sz w:val="20"/>
            <w:szCs w:val="20"/>
            <w:lang w:val="en-US"/>
          </w:rPr>
          <w:t>의</w:t>
        </w:r>
        <w:r w:rsidR="002D4646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2D4646">
          <w:rPr>
            <w:rFonts w:ascii="Calibri" w:hAnsi="Calibri" w:cs="Calibri" w:hint="eastAsia"/>
            <w:sz w:val="20"/>
            <w:szCs w:val="20"/>
            <w:lang w:val="en-US"/>
          </w:rPr>
          <w:t>경우</w:t>
        </w:r>
        <w:r w:rsidR="002D4646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</w:ins>
      <w:ins w:id="237" w:author="최광열" w:date="2024-01-11T18:07:00Z">
        <w:r w:rsidR="00BB6A71">
          <w:rPr>
            <w:rFonts w:ascii="Calibri" w:hAnsi="Calibri" w:cs="Calibri" w:hint="eastAsia"/>
            <w:sz w:val="20"/>
            <w:szCs w:val="20"/>
            <w:lang w:val="en-US"/>
          </w:rPr>
          <w:t>높은</w:t>
        </w:r>
        <w:r w:rsidR="00BB6A71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BB6A71">
          <w:rPr>
            <w:rFonts w:ascii="Calibri" w:hAnsi="Calibri" w:cs="Calibri" w:hint="eastAsia"/>
            <w:sz w:val="20"/>
            <w:szCs w:val="20"/>
            <w:lang w:val="en-US"/>
          </w:rPr>
          <w:t>성능을</w:t>
        </w:r>
        <w:r w:rsidR="00BB6A71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BB6A71">
          <w:rPr>
            <w:rFonts w:ascii="Calibri" w:hAnsi="Calibri" w:cs="Calibri" w:hint="eastAsia"/>
            <w:sz w:val="20"/>
            <w:szCs w:val="20"/>
            <w:lang w:val="en-US"/>
          </w:rPr>
          <w:t>보이는</w:t>
        </w:r>
        <w:r w:rsidR="00BB6A71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</w:ins>
      <w:ins w:id="238" w:author="최광열" w:date="2024-01-11T18:04:00Z">
        <w:r w:rsidR="002D4646">
          <w:rPr>
            <w:rFonts w:ascii="Calibri" w:hAnsi="Calibri" w:cs="Calibri"/>
            <w:sz w:val="20"/>
            <w:szCs w:val="20"/>
            <w:lang w:val="en-US"/>
          </w:rPr>
          <w:t>High Performance(</w:t>
        </w:r>
        <w:r w:rsidR="002D4646" w:rsidRPr="008E5290">
          <w:rPr>
            <w:rFonts w:ascii="Calibri" w:hAnsi="Calibri" w:cs="Calibri"/>
            <w:b/>
            <w:sz w:val="20"/>
            <w:szCs w:val="20"/>
            <w:lang w:val="en-US"/>
            <w:rPrChange w:id="239" w:author="최광열" w:date="2024-01-11T18:04:00Z">
              <w:rPr>
                <w:rFonts w:ascii="Calibri" w:hAnsi="Calibri" w:cs="Calibri"/>
                <w:sz w:val="20"/>
                <w:szCs w:val="20"/>
                <w:lang w:val="en-US"/>
              </w:rPr>
            </w:rPrChange>
          </w:rPr>
          <w:t>HP</w:t>
        </w:r>
        <w:r w:rsidR="002D4646">
          <w:rPr>
            <w:rFonts w:ascii="Calibri" w:hAnsi="Calibri" w:cs="Calibri"/>
            <w:sz w:val="20"/>
            <w:szCs w:val="20"/>
            <w:lang w:val="en-US"/>
          </w:rPr>
          <w:t>) bank</w:t>
        </w:r>
        <w:r w:rsidR="002D4646">
          <w:rPr>
            <w:rFonts w:ascii="Calibri" w:hAnsi="Calibri" w:cs="Calibri" w:hint="eastAsia"/>
            <w:sz w:val="20"/>
            <w:szCs w:val="20"/>
            <w:lang w:val="en-US"/>
          </w:rPr>
          <w:t>와</w:t>
        </w:r>
        <w:r w:rsidR="002D4646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</w:ins>
      <w:ins w:id="240" w:author="최광열" w:date="2024-01-11T18:07:00Z">
        <w:r w:rsidR="00011444">
          <w:rPr>
            <w:rFonts w:ascii="Calibri" w:hAnsi="Calibri" w:cs="Calibri" w:hint="eastAsia"/>
            <w:sz w:val="20"/>
            <w:szCs w:val="20"/>
            <w:lang w:val="en-US"/>
          </w:rPr>
          <w:t>비교적</w:t>
        </w:r>
        <w:r w:rsidR="00011444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011444">
          <w:rPr>
            <w:rFonts w:ascii="Calibri" w:hAnsi="Calibri" w:cs="Calibri" w:hint="eastAsia"/>
            <w:sz w:val="20"/>
            <w:szCs w:val="20"/>
            <w:lang w:val="en-US"/>
          </w:rPr>
          <w:t>낮은</w:t>
        </w:r>
        <w:r w:rsidR="00011444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011444">
          <w:rPr>
            <w:rFonts w:ascii="Calibri" w:hAnsi="Calibri" w:cs="Calibri" w:hint="eastAsia"/>
            <w:sz w:val="20"/>
            <w:szCs w:val="20"/>
            <w:lang w:val="en-US"/>
          </w:rPr>
          <w:t>성능을</w:t>
        </w:r>
        <w:r w:rsidR="00011444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011444">
          <w:rPr>
            <w:rFonts w:ascii="Calibri" w:hAnsi="Calibri" w:cs="Calibri" w:hint="eastAsia"/>
            <w:sz w:val="20"/>
            <w:szCs w:val="20"/>
            <w:lang w:val="en-US"/>
          </w:rPr>
          <w:t>보이는</w:t>
        </w:r>
      </w:ins>
      <w:ins w:id="241" w:author="최광열" w:date="2024-01-11T18:04:00Z">
        <w:r w:rsidR="002D4646">
          <w:rPr>
            <w:rFonts w:ascii="Calibri" w:hAnsi="Calibri" w:cs="Calibri"/>
            <w:sz w:val="20"/>
            <w:szCs w:val="20"/>
            <w:lang w:val="en-US"/>
          </w:rPr>
          <w:t>High Density(</w:t>
        </w:r>
        <w:r w:rsidR="002D4646" w:rsidRPr="008E5290">
          <w:rPr>
            <w:rFonts w:ascii="Calibri" w:hAnsi="Calibri" w:cs="Calibri"/>
            <w:b/>
            <w:sz w:val="20"/>
            <w:szCs w:val="20"/>
            <w:lang w:val="en-US"/>
            <w:rPrChange w:id="242" w:author="최광열" w:date="2024-01-11T18:04:00Z">
              <w:rPr>
                <w:rFonts w:ascii="Calibri" w:hAnsi="Calibri" w:cs="Calibri"/>
                <w:sz w:val="20"/>
                <w:szCs w:val="20"/>
                <w:lang w:val="en-US"/>
              </w:rPr>
            </w:rPrChange>
          </w:rPr>
          <w:t>HD</w:t>
        </w:r>
        <w:r w:rsidR="002D4646">
          <w:rPr>
            <w:rFonts w:ascii="Calibri" w:hAnsi="Calibri" w:cs="Calibri"/>
            <w:sz w:val="20"/>
            <w:szCs w:val="20"/>
            <w:lang w:val="en-US"/>
          </w:rPr>
          <w:t>) bank</w:t>
        </w:r>
      </w:ins>
      <w:ins w:id="243" w:author="최광열" w:date="2024-01-11T18:07:00Z">
        <w:r w:rsidR="0065047F">
          <w:rPr>
            <w:rFonts w:ascii="Calibri" w:hAnsi="Calibri" w:cs="Calibri" w:hint="eastAsia"/>
            <w:sz w:val="20"/>
            <w:szCs w:val="20"/>
            <w:lang w:val="en-US"/>
          </w:rPr>
          <w:t>로</w:t>
        </w:r>
        <w:r w:rsidR="0065047F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</w:ins>
      <w:ins w:id="244" w:author="최광열" w:date="2024-01-11T18:08:00Z">
        <w:r w:rsidR="0065047F">
          <w:rPr>
            <w:rFonts w:ascii="Calibri" w:hAnsi="Calibri" w:cs="Calibri" w:hint="eastAsia"/>
            <w:sz w:val="20"/>
            <w:szCs w:val="20"/>
            <w:lang w:val="en-US"/>
          </w:rPr>
          <w:t>구분되어</w:t>
        </w:r>
        <w:r w:rsidR="0065047F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65047F">
          <w:rPr>
            <w:rFonts w:ascii="Calibri" w:hAnsi="Calibri" w:cs="Calibri" w:hint="eastAsia"/>
            <w:sz w:val="20"/>
            <w:szCs w:val="20"/>
            <w:lang w:val="en-US"/>
          </w:rPr>
          <w:t>있다</w:t>
        </w:r>
      </w:ins>
      <w:ins w:id="245" w:author="최광열" w:date="2024-01-11T18:04:00Z">
        <w:r w:rsidR="002D4646">
          <w:rPr>
            <w:rFonts w:ascii="Calibri" w:hAnsi="Calibri" w:cs="Calibri" w:hint="eastAsia"/>
            <w:sz w:val="20"/>
            <w:szCs w:val="20"/>
            <w:lang w:val="en-US"/>
          </w:rPr>
          <w:t>.</w:t>
        </w:r>
      </w:ins>
      <w:ins w:id="246" w:author="최광열" w:date="2024-01-11T18:07:00Z">
        <w:r w:rsidR="00075220">
          <w:rPr>
            <w:rFonts w:ascii="Calibri" w:hAnsi="Calibri" w:cs="Calibri"/>
            <w:sz w:val="20"/>
            <w:szCs w:val="20"/>
            <w:lang w:val="en-US"/>
          </w:rPr>
          <w:t xml:space="preserve"> HP bank</w:t>
        </w:r>
        <w:r w:rsidR="00075220">
          <w:rPr>
            <w:rFonts w:ascii="Calibri" w:hAnsi="Calibri" w:cs="Calibri" w:hint="eastAsia"/>
            <w:sz w:val="20"/>
            <w:szCs w:val="20"/>
            <w:lang w:val="en-US"/>
          </w:rPr>
          <w:t>의</w:t>
        </w:r>
        <w:r w:rsidR="00075220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075220">
          <w:rPr>
            <w:rFonts w:ascii="Calibri" w:hAnsi="Calibri" w:cs="Calibri" w:hint="eastAsia"/>
            <w:sz w:val="20"/>
            <w:szCs w:val="20"/>
            <w:lang w:val="en-US"/>
          </w:rPr>
          <w:t>경우</w:t>
        </w:r>
        <w:r w:rsidR="00075220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</w:ins>
      <w:ins w:id="247" w:author="최광열" w:date="2024-01-11T18:08:00Z">
        <w:r w:rsidR="008C141D">
          <w:rPr>
            <w:rFonts w:ascii="Calibri" w:hAnsi="Calibri" w:cs="Calibri"/>
            <w:sz w:val="20"/>
            <w:szCs w:val="20"/>
            <w:lang w:val="en-US"/>
          </w:rPr>
          <w:t xml:space="preserve">OSERDES </w:t>
        </w:r>
        <w:r w:rsidR="008C141D">
          <w:rPr>
            <w:rFonts w:ascii="Calibri" w:hAnsi="Calibri" w:cs="Calibri" w:hint="eastAsia"/>
            <w:sz w:val="20"/>
            <w:szCs w:val="20"/>
            <w:lang w:val="en-US"/>
          </w:rPr>
          <w:t>I</w:t>
        </w:r>
        <w:r w:rsidR="008C141D">
          <w:rPr>
            <w:rFonts w:ascii="Calibri" w:hAnsi="Calibri" w:cs="Calibri"/>
            <w:sz w:val="20"/>
            <w:szCs w:val="20"/>
            <w:lang w:val="en-US"/>
          </w:rPr>
          <w:t>P</w:t>
        </w:r>
        <w:r w:rsidR="008C141D">
          <w:rPr>
            <w:rFonts w:ascii="Calibri" w:hAnsi="Calibri" w:cs="Calibri" w:hint="eastAsia"/>
            <w:sz w:val="20"/>
            <w:szCs w:val="20"/>
            <w:lang w:val="en-US"/>
          </w:rPr>
          <w:t>를</w:t>
        </w:r>
        <w:r w:rsidR="008C141D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8C141D">
          <w:rPr>
            <w:rFonts w:ascii="Calibri" w:hAnsi="Calibri" w:cs="Calibri" w:hint="eastAsia"/>
            <w:sz w:val="20"/>
            <w:szCs w:val="20"/>
            <w:lang w:val="en-US"/>
          </w:rPr>
          <w:t>이용하여</w:t>
        </w:r>
        <w:r w:rsidR="008C141D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8C141D">
          <w:rPr>
            <w:rFonts w:ascii="Calibri" w:hAnsi="Calibri" w:cs="Calibri" w:hint="eastAsia"/>
            <w:sz w:val="20"/>
            <w:szCs w:val="20"/>
            <w:lang w:val="en-US"/>
          </w:rPr>
          <w:t>최대</w:t>
        </w:r>
        <w:r w:rsidR="008C141D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8C141D">
          <w:rPr>
            <w:rFonts w:ascii="Calibri" w:hAnsi="Calibri" w:cs="Calibri"/>
            <w:sz w:val="20"/>
            <w:szCs w:val="20"/>
            <w:lang w:val="en-US"/>
          </w:rPr>
          <w:t>8</w:t>
        </w:r>
        <w:r w:rsidR="008C141D">
          <w:rPr>
            <w:rFonts w:ascii="Calibri" w:hAnsi="Calibri" w:cs="Calibri" w:hint="eastAsia"/>
            <w:sz w:val="20"/>
            <w:szCs w:val="20"/>
            <w:lang w:val="en-US"/>
          </w:rPr>
          <w:t>배</w:t>
        </w:r>
        <w:r w:rsidR="008C141D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8C141D">
          <w:rPr>
            <w:rFonts w:ascii="Calibri" w:hAnsi="Calibri" w:cs="Calibri" w:hint="eastAsia"/>
            <w:sz w:val="20"/>
            <w:szCs w:val="20"/>
            <w:lang w:val="en-US"/>
          </w:rPr>
          <w:t>빠른</w:t>
        </w:r>
        <w:r w:rsidR="008C141D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8C141D">
          <w:rPr>
            <w:rFonts w:ascii="Calibri" w:hAnsi="Calibri" w:cs="Calibri" w:hint="eastAsia"/>
            <w:sz w:val="20"/>
            <w:szCs w:val="20"/>
            <w:lang w:val="en-US"/>
          </w:rPr>
          <w:t>시그널을</w:t>
        </w:r>
        <w:r w:rsidR="008C141D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8C141D">
          <w:rPr>
            <w:rFonts w:ascii="Calibri" w:hAnsi="Calibri" w:cs="Calibri" w:hint="eastAsia"/>
            <w:sz w:val="20"/>
            <w:szCs w:val="20"/>
            <w:lang w:val="en-US"/>
          </w:rPr>
          <w:t>만들어</w:t>
        </w:r>
        <w:r w:rsidR="008C141D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8C141D">
          <w:rPr>
            <w:rFonts w:ascii="Calibri" w:hAnsi="Calibri" w:cs="Calibri" w:hint="eastAsia"/>
            <w:sz w:val="20"/>
            <w:szCs w:val="20"/>
            <w:lang w:val="en-US"/>
          </w:rPr>
          <w:t>낼</w:t>
        </w:r>
        <w:r w:rsidR="008C141D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8C141D">
          <w:rPr>
            <w:rFonts w:ascii="Calibri" w:hAnsi="Calibri" w:cs="Calibri" w:hint="eastAsia"/>
            <w:sz w:val="20"/>
            <w:szCs w:val="20"/>
            <w:lang w:val="en-US"/>
          </w:rPr>
          <w:t>수</w:t>
        </w:r>
        <w:r w:rsidR="008C141D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8C141D">
          <w:rPr>
            <w:rFonts w:ascii="Calibri" w:hAnsi="Calibri" w:cs="Calibri" w:hint="eastAsia"/>
            <w:sz w:val="20"/>
            <w:szCs w:val="20"/>
            <w:lang w:val="en-US"/>
          </w:rPr>
          <w:t>있다</w:t>
        </w:r>
        <w:r w:rsidR="008C141D">
          <w:rPr>
            <w:rFonts w:ascii="Calibri" w:hAnsi="Calibri" w:cs="Calibri" w:hint="eastAsia"/>
            <w:sz w:val="20"/>
            <w:szCs w:val="20"/>
            <w:lang w:val="en-US"/>
          </w:rPr>
          <w:t>.</w:t>
        </w:r>
        <w:r w:rsidR="008C141D">
          <w:rPr>
            <w:rFonts w:ascii="Calibri" w:hAnsi="Calibri" w:cs="Calibri"/>
            <w:sz w:val="20"/>
            <w:szCs w:val="20"/>
            <w:lang w:val="en-US"/>
          </w:rPr>
          <w:t xml:space="preserve"> </w:t>
        </w:r>
      </w:ins>
    </w:p>
    <w:p w14:paraId="0C17F822" w14:textId="5F7C504B" w:rsidR="008305EF" w:rsidRPr="00F51EBD" w:rsidRDefault="008305EF" w:rsidP="008305EF">
      <w:pPr>
        <w:pStyle w:val="2"/>
        <w:widowControl w:val="0"/>
        <w:spacing w:line="240" w:lineRule="auto"/>
        <w:jc w:val="both"/>
        <w:rPr>
          <w:ins w:id="248" w:author="최광열" w:date="2023-10-27T15:03:00Z"/>
          <w:sz w:val="26"/>
          <w:szCs w:val="26"/>
          <w:lang w:val="en-US"/>
        </w:rPr>
      </w:pPr>
      <w:bookmarkStart w:id="249" w:name="_Toc155888964"/>
      <w:ins w:id="250" w:author="최광열" w:date="2023-10-27T15:03:00Z">
        <w:r w:rsidRPr="00F51EBD">
          <w:rPr>
            <w:sz w:val="26"/>
            <w:szCs w:val="26"/>
            <w:lang w:val="en-US"/>
          </w:rPr>
          <w:t>1.</w:t>
        </w:r>
      </w:ins>
      <w:proofErr w:type="gramStart"/>
      <w:ins w:id="251" w:author="최광열" w:date="2024-01-11T17:36:00Z">
        <w:r w:rsidR="00520440">
          <w:rPr>
            <w:sz w:val="26"/>
            <w:szCs w:val="26"/>
            <w:lang w:val="en-US"/>
          </w:rPr>
          <w:t>3</w:t>
        </w:r>
      </w:ins>
      <w:ins w:id="252" w:author="최광열" w:date="2023-10-27T15:03:00Z">
        <w:r w:rsidRPr="00F51EBD">
          <w:rPr>
            <w:sz w:val="26"/>
            <w:szCs w:val="26"/>
            <w:lang w:val="en-US"/>
          </w:rPr>
          <w:t>.</w:t>
        </w:r>
        <w:r>
          <w:rPr>
            <w:sz w:val="26"/>
            <w:szCs w:val="26"/>
            <w:lang w:val="en-US"/>
          </w:rPr>
          <w:t>ZCU</w:t>
        </w:r>
        <w:proofErr w:type="gramEnd"/>
        <w:r>
          <w:rPr>
            <w:sz w:val="26"/>
            <w:szCs w:val="26"/>
            <w:lang w:val="en-US"/>
          </w:rPr>
          <w:t>111</w:t>
        </w:r>
        <w:bookmarkEnd w:id="249"/>
      </w:ins>
    </w:p>
    <w:p w14:paraId="2D029A21" w14:textId="466E750A" w:rsidR="00311ECF" w:rsidRDefault="00311ECF">
      <w:pPr>
        <w:widowControl w:val="0"/>
        <w:spacing w:line="240" w:lineRule="auto"/>
        <w:ind w:firstLine="90"/>
        <w:jc w:val="both"/>
        <w:rPr>
          <w:ins w:id="253" w:author="최광열" w:date="2024-01-11T14:25:00Z"/>
          <w:rFonts w:ascii="맑은 고딕" w:eastAsia="맑은 고딕" w:hAnsi="맑은 고딕" w:cs="맑은 고딕" w:hint="eastAsia"/>
          <w:sz w:val="20"/>
          <w:szCs w:val="20"/>
          <w:lang w:val="en-US"/>
        </w:rPr>
      </w:pPr>
      <w:ins w:id="254" w:author="최광열" w:date="2024-01-11T14:25:00Z">
        <w:r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ZCU111에는 RFMC, 그리고 FMC커넥터가 존재한다.</w:t>
        </w:r>
      </w:ins>
      <w:ins w:id="255" w:author="최광열" w:date="2024-01-11T14:26:00Z">
        <w:r w:rsidR="00621E54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 아래 그림의 34,35번 부품이 RFMC, 그리고 27번 부품이 FMC</w:t>
        </w:r>
      </w:ins>
      <w:ins w:id="256" w:author="최광열" w:date="2024-01-11T14:27:00Z">
        <w:r w:rsidR="00803268">
          <w:rPr>
            <w:rFonts w:ascii="맑은 고딕" w:eastAsia="맑은 고딕" w:hAnsi="맑은 고딕" w:cs="맑은 고딕"/>
            <w:sz w:val="20"/>
            <w:szCs w:val="20"/>
            <w:lang w:val="en-US"/>
          </w:rPr>
          <w:t>(VITA57.4)</w:t>
        </w:r>
      </w:ins>
      <w:ins w:id="257" w:author="최광열" w:date="2024-01-11T14:26:00Z">
        <w:r w:rsidR="00621E54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에 해당한다</w:t>
        </w:r>
      </w:ins>
      <w:ins w:id="258" w:author="최광열" w:date="2024-01-11T14:27:00Z">
        <w:r w:rsidR="00621E54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.</w:t>
        </w:r>
      </w:ins>
    </w:p>
    <w:p w14:paraId="30EAF5A5" w14:textId="766E0426" w:rsidR="00311ECF" w:rsidRDefault="00621E54" w:rsidP="00621E54">
      <w:pPr>
        <w:widowControl w:val="0"/>
        <w:spacing w:line="240" w:lineRule="auto"/>
        <w:ind w:firstLine="90"/>
        <w:jc w:val="center"/>
        <w:rPr>
          <w:ins w:id="259" w:author="최광열" w:date="2024-01-11T14:25:00Z"/>
          <w:rFonts w:ascii="맑은 고딕" w:eastAsia="맑은 고딕" w:hAnsi="맑은 고딕" w:cs="맑은 고딕" w:hint="eastAsia"/>
          <w:sz w:val="20"/>
          <w:szCs w:val="20"/>
          <w:lang w:val="en-US"/>
        </w:rPr>
        <w:pPrChange w:id="260" w:author="최광열" w:date="2024-01-11T14:26:00Z">
          <w:pPr>
            <w:widowControl w:val="0"/>
            <w:spacing w:line="240" w:lineRule="auto"/>
            <w:ind w:firstLine="90"/>
            <w:jc w:val="both"/>
          </w:pPr>
        </w:pPrChange>
      </w:pPr>
      <w:ins w:id="261" w:author="최광열" w:date="2024-01-11T14:26:00Z">
        <w:r>
          <w:rPr>
            <w:rFonts w:ascii="맑은 고딕" w:eastAsia="맑은 고딕" w:hAnsi="맑은 고딕" w:cs="맑은 고딕" w:hint="eastAsia"/>
            <w:noProof/>
            <w:sz w:val="20"/>
            <w:szCs w:val="20"/>
            <w:lang w:val="en-US"/>
          </w:rPr>
          <w:drawing>
            <wp:inline distT="0" distB="0" distL="0" distR="0" wp14:anchorId="7561DF75" wp14:editId="0C5A4CF5">
              <wp:extent cx="3829050" cy="2784185"/>
              <wp:effectExtent l="0" t="0" r="0" b="0"/>
              <wp:docPr id="1" name="그림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/>
                      <pic:cNvPicPr>
                        <a:picLocks noChangeAspect="1" noChangeArrowheads="1"/>
                      </pic:cNvPicPr>
                    </pic:nvPicPr>
                    <pic:blipFill>
                      <a:blip r:embed="rId12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858025" cy="280525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0E96D957" w14:textId="087D3532" w:rsidR="008305EF" w:rsidRDefault="008305EF">
      <w:pPr>
        <w:widowControl w:val="0"/>
        <w:spacing w:line="240" w:lineRule="auto"/>
        <w:ind w:firstLine="90"/>
        <w:jc w:val="both"/>
        <w:rPr>
          <w:ins w:id="262" w:author="최광열" w:date="2023-10-27T15:07:00Z"/>
          <w:rFonts w:ascii="맑은 고딕" w:eastAsia="맑은 고딕" w:hAnsi="맑은 고딕" w:cs="맑은 고딕"/>
          <w:sz w:val="20"/>
          <w:szCs w:val="20"/>
          <w:lang w:val="en-US"/>
        </w:rPr>
        <w:pPrChange w:id="263" w:author="최광열" w:date="2023-10-27T15:07:00Z">
          <w:pPr>
            <w:widowControl w:val="0"/>
            <w:spacing w:line="240" w:lineRule="auto"/>
            <w:jc w:val="both"/>
          </w:pPr>
        </w:pPrChange>
      </w:pPr>
      <w:ins w:id="264" w:author="최광열" w:date="2023-10-27T15:04:00Z">
        <w:r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R</w:t>
        </w:r>
        <w:r>
          <w:rPr>
            <w:rFonts w:ascii="맑은 고딕" w:eastAsia="맑은 고딕" w:hAnsi="맑은 고딕" w:cs="맑은 고딕"/>
            <w:sz w:val="20"/>
            <w:szCs w:val="20"/>
            <w:lang w:val="en-US"/>
          </w:rPr>
          <w:t>F</w:t>
        </w:r>
        <w:r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신호</w:t>
        </w:r>
      </w:ins>
      <w:ins w:id="265" w:author="최광열" w:date="2024-01-11T14:24:00Z">
        <w:r w:rsidR="008B752E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와 </w:t>
        </w:r>
        <w:r w:rsidR="00290E36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느린 </w:t>
        </w:r>
        <w:r w:rsidR="008B752E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TTL의 경우</w:t>
        </w:r>
      </w:ins>
      <w:ins w:id="266" w:author="최광열" w:date="2023-10-27T15:04:00Z">
        <w:r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는 </w:t>
        </w:r>
        <w:r>
          <w:rPr>
            <w:rFonts w:ascii="맑은 고딕" w:eastAsia="맑은 고딕" w:hAnsi="맑은 고딕" w:cs="맑은 고딕"/>
            <w:sz w:val="20"/>
            <w:szCs w:val="20"/>
            <w:lang w:val="en-US"/>
          </w:rPr>
          <w:t xml:space="preserve">RFMC, </w:t>
        </w:r>
      </w:ins>
      <w:ins w:id="267" w:author="최광열" w:date="2024-01-11T14:25:00Z">
        <w:r w:rsidR="00290E36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빠른</w:t>
        </w:r>
      </w:ins>
      <w:ins w:id="268" w:author="최광열" w:date="2024-01-11T14:24:00Z">
        <w:r w:rsidR="008B752E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 </w:t>
        </w:r>
      </w:ins>
      <w:ins w:id="269" w:author="최광열" w:date="2023-10-27T15:04:00Z">
        <w:r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T</w:t>
        </w:r>
        <w:r>
          <w:rPr>
            <w:rFonts w:ascii="맑은 고딕" w:eastAsia="맑은 고딕" w:hAnsi="맑은 고딕" w:cs="맑은 고딕"/>
            <w:sz w:val="20"/>
            <w:szCs w:val="20"/>
            <w:lang w:val="en-US"/>
          </w:rPr>
          <w:t xml:space="preserve">TL </w:t>
        </w:r>
        <w:r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신호의 경우 </w:t>
        </w:r>
        <w:r>
          <w:rPr>
            <w:rFonts w:ascii="맑은 고딕" w:eastAsia="맑은 고딕" w:hAnsi="맑은 고딕" w:cs="맑은 고딕"/>
            <w:sz w:val="20"/>
            <w:szCs w:val="20"/>
            <w:lang w:val="en-US"/>
          </w:rPr>
          <w:t>FMC</w:t>
        </w:r>
        <w:r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으로부터 </w:t>
        </w:r>
      </w:ins>
      <w:ins w:id="270" w:author="최광열" w:date="2023-10-27T15:06:00Z">
        <w:r w:rsidR="00486AC9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입</w:t>
        </w:r>
      </w:ins>
      <w:ins w:id="271" w:author="최광열" w:date="2023-10-27T15:04:00Z">
        <w:r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출력되게 된다.</w:t>
        </w:r>
      </w:ins>
      <w:ins w:id="272" w:author="최광열" w:date="2024-01-11T14:23:00Z">
        <w:r w:rsidR="00DD5926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 현재 설계 기준으로 </w:t>
        </w:r>
      </w:ins>
      <w:ins w:id="273" w:author="최광열" w:date="2024-01-11T14:24:00Z">
        <w:r w:rsidR="00DD5926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1ns 단위의 resolution을 가지고 control이 가능하다.</w:t>
        </w:r>
      </w:ins>
      <w:ins w:id="274" w:author="최광열" w:date="2023-10-27T15:04:00Z">
        <w:r>
          <w:rPr>
            <w:rFonts w:ascii="맑은 고딕" w:eastAsia="맑은 고딕" w:hAnsi="맑은 고딕" w:cs="맑은 고딕"/>
            <w:sz w:val="20"/>
            <w:szCs w:val="20"/>
            <w:lang w:val="en-US"/>
          </w:rPr>
          <w:t xml:space="preserve"> </w:t>
        </w:r>
        <w:r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그외의 T</w:t>
        </w:r>
      </w:ins>
      <w:ins w:id="275" w:author="최광열" w:date="2023-10-27T15:05:00Z">
        <w:r>
          <w:rPr>
            <w:rFonts w:ascii="맑은 고딕" w:eastAsia="맑은 고딕" w:hAnsi="맑은 고딕" w:cs="맑은 고딕"/>
            <w:sz w:val="20"/>
            <w:szCs w:val="20"/>
            <w:lang w:val="en-US"/>
          </w:rPr>
          <w:t>TL</w:t>
        </w:r>
        <w:r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신호의 경우 </w:t>
        </w:r>
        <w:r>
          <w:rPr>
            <w:rFonts w:ascii="맑은 고딕" w:eastAsia="맑은 고딕" w:hAnsi="맑은 고딕" w:cs="맑은 고딕"/>
            <w:sz w:val="20"/>
            <w:szCs w:val="20"/>
            <w:lang w:val="en-US"/>
          </w:rPr>
          <w:t>PMOD</w:t>
        </w:r>
        <w:r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로부터도 출력이 가능하나 </w:t>
        </w:r>
        <w:r>
          <w:rPr>
            <w:rFonts w:ascii="맑은 고딕" w:eastAsia="맑은 고딕" w:hAnsi="맑은 고딕" w:cs="맑은 고딕"/>
            <w:sz w:val="20"/>
            <w:szCs w:val="20"/>
            <w:lang w:val="en-US"/>
          </w:rPr>
          <w:t>high impedance</w:t>
        </w:r>
        <w:r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가 연결되어 있어 빠른 속도의 신호 전송이 요구되는 경우 사용이 불가능하다.</w:t>
        </w:r>
        <w:r>
          <w:rPr>
            <w:rFonts w:ascii="맑은 고딕" w:eastAsia="맑은 고딕" w:hAnsi="맑은 고딕" w:cs="맑은 고딕"/>
            <w:sz w:val="20"/>
            <w:szCs w:val="20"/>
            <w:lang w:val="en-US"/>
          </w:rPr>
          <w:t xml:space="preserve"> </w:t>
        </w:r>
        <w:r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R</w:t>
        </w:r>
        <w:r>
          <w:rPr>
            <w:rFonts w:ascii="맑은 고딕" w:eastAsia="맑은 고딕" w:hAnsi="맑은 고딕" w:cs="맑은 고딕"/>
            <w:sz w:val="20"/>
            <w:szCs w:val="20"/>
            <w:lang w:val="en-US"/>
          </w:rPr>
          <w:t>FMC</w:t>
        </w:r>
        <w:r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의 경우에도</w:t>
        </w:r>
        <w:r w:rsidR="00486AC9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 </w:t>
        </w:r>
        <w:r w:rsidR="00486AC9">
          <w:rPr>
            <w:rFonts w:ascii="맑은 고딕" w:eastAsia="맑은 고딕" w:hAnsi="맑은 고딕" w:cs="맑은 고딕"/>
            <w:sz w:val="20"/>
            <w:szCs w:val="20"/>
            <w:lang w:val="en-US"/>
          </w:rPr>
          <w:t>DAC</w:t>
        </w:r>
      </w:ins>
      <w:ins w:id="276" w:author="최광열" w:date="2023-10-27T15:06:00Z">
        <w:r w:rsidR="00486AC9">
          <w:rPr>
            <w:rFonts w:ascii="맑은 고딕" w:eastAsia="맑은 고딕" w:hAnsi="맑은 고딕" w:cs="맑은 고딕"/>
            <w:sz w:val="20"/>
            <w:szCs w:val="20"/>
            <w:lang w:val="en-US"/>
          </w:rPr>
          <w:t xml:space="preserve"> IO, ADC IO</w:t>
        </w:r>
        <w:r w:rsidR="00486AC9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핀을 통해 </w:t>
        </w:r>
      </w:ins>
      <w:ins w:id="277" w:author="최광열" w:date="2023-10-27T15:05:00Z">
        <w:r w:rsidR="00486AC9">
          <w:rPr>
            <w:rFonts w:ascii="맑은 고딕" w:eastAsia="맑은 고딕" w:hAnsi="맑은 고딕" w:cs="맑은 고딕"/>
            <w:sz w:val="20"/>
            <w:szCs w:val="20"/>
            <w:lang w:val="en-US"/>
          </w:rPr>
          <w:t>TTL</w:t>
        </w:r>
      </w:ins>
      <w:ins w:id="278" w:author="최광열" w:date="2023-10-27T15:06:00Z">
        <w:r w:rsidR="00486AC9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신호 입출력이 가능하나 </w:t>
        </w:r>
        <w:r w:rsidR="00362632">
          <w:rPr>
            <w:rFonts w:ascii="맑은 고딕" w:eastAsia="맑은 고딕" w:hAnsi="맑은 고딕" w:cs="맑은 고딕"/>
            <w:sz w:val="20"/>
            <w:szCs w:val="20"/>
            <w:lang w:val="en-US"/>
          </w:rPr>
          <w:t>HR bank</w:t>
        </w:r>
        <w:r w:rsidR="00362632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로 연결되어 있어 </w:t>
        </w:r>
        <w:r w:rsidR="00362632">
          <w:rPr>
            <w:rFonts w:ascii="맑은 고딕" w:eastAsia="맑은 고딕" w:hAnsi="맑은 고딕" w:cs="맑은 고딕"/>
            <w:sz w:val="20"/>
            <w:szCs w:val="20"/>
            <w:lang w:val="en-US"/>
          </w:rPr>
          <w:t>SERDES</w:t>
        </w:r>
        <w:r w:rsidR="00362632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와 같은 기능 사용이 제한</w:t>
        </w:r>
      </w:ins>
      <w:ins w:id="279" w:author="최광열" w:date="2024-01-11T14:18:00Z">
        <w:r w:rsidR="00054E1F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되어 낮은 timescale의 resolution을 </w:t>
        </w:r>
        <w:r w:rsidR="00054E1F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lastRenderedPageBreak/>
          <w:t xml:space="preserve">가지게 </w:t>
        </w:r>
      </w:ins>
      <w:ins w:id="280" w:author="최광열" w:date="2023-10-27T15:06:00Z">
        <w:r w:rsidR="00362632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된다.</w:t>
        </w:r>
      </w:ins>
    </w:p>
    <w:p w14:paraId="6D8A6E0F" w14:textId="4581051E" w:rsidR="00362632" w:rsidRDefault="00362632" w:rsidP="00362632">
      <w:pPr>
        <w:widowControl w:val="0"/>
        <w:spacing w:line="240" w:lineRule="auto"/>
        <w:ind w:firstLine="90"/>
        <w:jc w:val="both"/>
        <w:rPr>
          <w:ins w:id="281" w:author="최광열" w:date="2024-01-11T14:28:00Z"/>
          <w:rFonts w:ascii="맑은 고딕" w:eastAsia="맑은 고딕" w:hAnsi="맑은 고딕" w:cs="맑은 고딕"/>
          <w:sz w:val="20"/>
          <w:szCs w:val="20"/>
          <w:lang w:val="en-US"/>
        </w:rPr>
      </w:pPr>
    </w:p>
    <w:p w14:paraId="391575B2" w14:textId="05D894FF" w:rsidR="00FB1ABD" w:rsidRDefault="004A2B32" w:rsidP="00362632">
      <w:pPr>
        <w:widowControl w:val="0"/>
        <w:spacing w:line="240" w:lineRule="auto"/>
        <w:ind w:firstLine="90"/>
        <w:jc w:val="both"/>
        <w:rPr>
          <w:ins w:id="282" w:author="최광열" w:date="2023-10-27T16:05:00Z"/>
          <w:rFonts w:ascii="맑은 고딕" w:eastAsia="맑은 고딕" w:hAnsi="맑은 고딕" w:cs="맑은 고딕"/>
          <w:sz w:val="20"/>
          <w:szCs w:val="20"/>
          <w:lang w:val="en-US"/>
        </w:rPr>
      </w:pPr>
      <w:ins w:id="283" w:author="최광열" w:date="2024-01-11T14:28:00Z">
        <w:r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보드에는 </w:t>
        </w:r>
      </w:ins>
      <w:ins w:id="284" w:author="최광열" w:date="2024-01-11T14:32:00Z">
        <w:r w:rsidR="00CE7CC4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아래그림과 같이 </w:t>
        </w:r>
      </w:ins>
      <w:ins w:id="285" w:author="최광열" w:date="2024-01-11T14:28:00Z">
        <w:r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I2C통신을 위한 칩들이 존재하며 이를 컨트롤하는 코드들</w:t>
        </w:r>
      </w:ins>
      <w:ins w:id="286" w:author="최광열" w:date="2024-01-11T14:32:00Z">
        <w:r w:rsidR="00D659BB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은</w:t>
        </w:r>
      </w:ins>
      <w:ins w:id="287" w:author="최광열" w:date="2024-01-11T14:28:00Z">
        <w:r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 </w:t>
        </w:r>
      </w:ins>
      <w:ins w:id="288" w:author="최광열" w:date="2024-01-11T14:32:00Z">
        <w:r w:rsidR="003A0EE3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Xilinx에서 </w:t>
        </w:r>
      </w:ins>
      <w:ins w:id="289" w:author="최광열" w:date="2024-01-11T14:28:00Z">
        <w:r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제공되어 있다.</w:t>
        </w:r>
      </w:ins>
      <w:ins w:id="290" w:author="최광열" w:date="2024-01-11T14:29:00Z">
        <w:r w:rsidR="006F57C1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 또한 </w:t>
        </w:r>
      </w:ins>
      <w:ins w:id="291" w:author="최광열" w:date="2023-10-27T15:07:00Z">
        <w:r w:rsidR="00362632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보드 자체에 o</w:t>
        </w:r>
        <w:r w:rsidR="00362632">
          <w:rPr>
            <w:rFonts w:ascii="맑은 고딕" w:eastAsia="맑은 고딕" w:hAnsi="맑은 고딕" w:cs="맑은 고딕"/>
            <w:sz w:val="20"/>
            <w:szCs w:val="20"/>
            <w:lang w:val="en-US"/>
          </w:rPr>
          <w:t>scillator</w:t>
        </w:r>
        <w:r w:rsidR="00362632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및 </w:t>
        </w:r>
        <w:r w:rsidR="00362632">
          <w:rPr>
            <w:rFonts w:ascii="맑은 고딕" w:eastAsia="맑은 고딕" w:hAnsi="맑은 고딕" w:cs="맑은 고딕"/>
            <w:sz w:val="20"/>
            <w:szCs w:val="20"/>
            <w:lang w:val="en-US"/>
          </w:rPr>
          <w:t>PLL</w:t>
        </w:r>
        <w:r w:rsidR="00362632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이 내장되어 있어 </w:t>
        </w:r>
        <w:r w:rsidR="00362632">
          <w:rPr>
            <w:rFonts w:ascii="맑은 고딕" w:eastAsia="맑은 고딕" w:hAnsi="맑은 고딕" w:cs="맑은 고딕"/>
            <w:sz w:val="20"/>
            <w:szCs w:val="20"/>
            <w:lang w:val="en-US"/>
          </w:rPr>
          <w:t xml:space="preserve">RF, </w:t>
        </w:r>
        <w:r w:rsidR="00362632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그리고 디지털 클락소스를 만들 수 있다.</w:t>
        </w:r>
        <w:r w:rsidR="00362632">
          <w:rPr>
            <w:rFonts w:ascii="맑은 고딕" w:eastAsia="맑은 고딕" w:hAnsi="맑은 고딕" w:cs="맑은 고딕"/>
            <w:sz w:val="20"/>
            <w:szCs w:val="20"/>
            <w:lang w:val="en-US"/>
          </w:rPr>
          <w:t xml:space="preserve"> </w:t>
        </w:r>
        <w:r w:rsidR="00362632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내장된 </w:t>
        </w:r>
        <w:r w:rsidR="00362632">
          <w:rPr>
            <w:rFonts w:ascii="맑은 고딕" w:eastAsia="맑은 고딕" w:hAnsi="맑은 고딕" w:cs="맑은 고딕"/>
            <w:sz w:val="20"/>
            <w:szCs w:val="20"/>
            <w:lang w:val="en-US"/>
          </w:rPr>
          <w:t>oscillator</w:t>
        </w:r>
        <w:r w:rsidR="00362632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가 아닌 </w:t>
        </w:r>
      </w:ins>
      <w:ins w:id="292" w:author="최광열" w:date="2023-10-27T15:08:00Z">
        <w:r w:rsidR="00362632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외부의 클락을 이용할 수도 있으며 이 경우 </w:t>
        </w:r>
        <w:r w:rsidR="00362632">
          <w:rPr>
            <w:rFonts w:ascii="맑은 고딕" w:eastAsia="맑은 고딕" w:hAnsi="맑은 고딕" w:cs="맑은 고딕"/>
            <w:sz w:val="20"/>
            <w:szCs w:val="20"/>
            <w:lang w:val="en-US"/>
          </w:rPr>
          <w:t>PLL</w:t>
        </w:r>
        <w:r w:rsidR="00362632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의 설정을 </w:t>
        </w:r>
      </w:ins>
      <w:ins w:id="293" w:author="최광열" w:date="2023-10-27T15:09:00Z">
        <w:r w:rsidR="00362632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Z</w:t>
        </w:r>
        <w:r w:rsidR="00362632">
          <w:rPr>
            <w:rFonts w:ascii="맑은 고딕" w:eastAsia="맑은 고딕" w:hAnsi="맑은 고딕" w:cs="맑은 고딕"/>
            <w:sz w:val="20"/>
            <w:szCs w:val="20"/>
            <w:lang w:val="en-US"/>
          </w:rPr>
          <w:t>CU111</w:t>
        </w:r>
        <w:r w:rsidR="00362632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보드 내에서 </w:t>
        </w:r>
      </w:ins>
      <w:ins w:id="294" w:author="최광열" w:date="2024-01-11T14:27:00Z">
        <w:r w:rsidR="000F7BB6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I2C</w:t>
        </w:r>
      </w:ins>
      <w:ins w:id="295" w:author="최광열" w:date="2023-10-27T15:09:00Z">
        <w:r w:rsidR="00362632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 통신을 통해 변경해야 한다.</w:t>
        </w:r>
        <w:r w:rsidR="00362632">
          <w:rPr>
            <w:rFonts w:ascii="맑은 고딕" w:eastAsia="맑은 고딕" w:hAnsi="맑은 고딕" w:cs="맑은 고딕"/>
            <w:sz w:val="20"/>
            <w:szCs w:val="20"/>
            <w:lang w:val="en-US"/>
          </w:rPr>
          <w:t xml:space="preserve"> </w:t>
        </w:r>
        <w:r w:rsidR="00362632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또한 R</w:t>
        </w:r>
        <w:r w:rsidR="00362632">
          <w:rPr>
            <w:rFonts w:ascii="맑은 고딕" w:eastAsia="맑은 고딕" w:hAnsi="맑은 고딕" w:cs="맑은 고딕"/>
            <w:sz w:val="20"/>
            <w:szCs w:val="20"/>
            <w:lang w:val="en-US"/>
          </w:rPr>
          <w:t xml:space="preserve">F </w:t>
        </w:r>
        <w:r w:rsidR="00362632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클락의 주파수를 변경하는 경우에도 마찬가지의 작업을 해야 한다.</w:t>
        </w:r>
        <w:r w:rsidR="00362632">
          <w:rPr>
            <w:rFonts w:ascii="맑은 고딕" w:eastAsia="맑은 고딕" w:hAnsi="맑은 고딕" w:cs="맑은 고딕"/>
            <w:sz w:val="20"/>
            <w:szCs w:val="20"/>
            <w:lang w:val="en-US"/>
          </w:rPr>
          <w:t xml:space="preserve"> </w:t>
        </w:r>
      </w:ins>
    </w:p>
    <w:p w14:paraId="46A2FF30" w14:textId="2152B9F3" w:rsidR="00FB1ABD" w:rsidRDefault="0073076E" w:rsidP="0073076E">
      <w:pPr>
        <w:widowControl w:val="0"/>
        <w:spacing w:line="240" w:lineRule="auto"/>
        <w:ind w:firstLine="90"/>
        <w:jc w:val="center"/>
        <w:rPr>
          <w:ins w:id="296" w:author="최광열" w:date="2023-10-27T16:05:00Z"/>
          <w:rFonts w:ascii="맑은 고딕" w:eastAsia="맑은 고딕" w:hAnsi="맑은 고딕" w:cs="맑은 고딕"/>
          <w:sz w:val="20"/>
          <w:szCs w:val="20"/>
          <w:lang w:val="en-US"/>
        </w:rPr>
        <w:pPrChange w:id="297" w:author="최광열" w:date="2024-01-11T14:31:00Z">
          <w:pPr>
            <w:widowControl w:val="0"/>
            <w:spacing w:line="240" w:lineRule="auto"/>
            <w:ind w:firstLine="90"/>
            <w:jc w:val="both"/>
          </w:pPr>
        </w:pPrChange>
      </w:pPr>
      <w:ins w:id="298" w:author="최광열" w:date="2024-01-11T14:31:00Z">
        <w:r>
          <w:rPr>
            <w:rFonts w:ascii="맑은 고딕" w:eastAsia="맑은 고딕" w:hAnsi="맑은 고딕" w:cs="맑은 고딕"/>
            <w:noProof/>
            <w:sz w:val="20"/>
            <w:szCs w:val="20"/>
            <w:lang w:val="en-US"/>
          </w:rPr>
          <w:drawing>
            <wp:inline distT="0" distB="0" distL="0" distR="0" wp14:anchorId="47FB3623" wp14:editId="183FE1E0">
              <wp:extent cx="4010388" cy="3324225"/>
              <wp:effectExtent l="0" t="0" r="9525" b="0"/>
              <wp:docPr id="7" name="그림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/>
                      <pic:cNvPicPr>
                        <a:picLocks noChangeAspect="1" noChangeArrowheads="1"/>
                      </pic:cNvPicPr>
                    </pic:nvPicPr>
                    <pic:blipFill>
                      <a:blip r:embed="rId1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015828" cy="3328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5189DC26" w14:textId="6D8C2701" w:rsidR="00317C84" w:rsidRPr="0074387D" w:rsidRDefault="00FB1ABD" w:rsidP="00362632">
      <w:pPr>
        <w:widowControl w:val="0"/>
        <w:spacing w:line="240" w:lineRule="auto"/>
        <w:ind w:firstLine="90"/>
        <w:jc w:val="both"/>
        <w:rPr>
          <w:ins w:id="299" w:author="최광열" w:date="2023-10-27T16:06:00Z"/>
          <w:rFonts w:ascii="맑은 고딕" w:eastAsia="맑은 고딕" w:hAnsi="맑은 고딕" w:cs="맑은 고딕"/>
          <w:sz w:val="20"/>
          <w:szCs w:val="20"/>
          <w:lang w:val="en-US"/>
        </w:rPr>
      </w:pPr>
      <w:ins w:id="300" w:author="최광열" w:date="2023-10-27T16:05:00Z">
        <w:r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RF클락의 경우 아래와 같</w:t>
        </w:r>
      </w:ins>
      <w:ins w:id="301" w:author="최광열" w:date="2023-10-27T16:06:00Z">
        <w:r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은 회로에서 출력이 된다.</w:t>
        </w:r>
        <w:r>
          <w:rPr>
            <w:rFonts w:ascii="맑은 고딕" w:eastAsia="맑은 고딕" w:hAnsi="맑은 고딕" w:cs="맑은 고딕"/>
            <w:sz w:val="20"/>
            <w:szCs w:val="20"/>
            <w:lang w:val="en-US"/>
          </w:rPr>
          <w:t xml:space="preserve"> </w:t>
        </w:r>
        <w:r w:rsidR="00B8204F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LMK04028와 </w:t>
        </w:r>
      </w:ins>
      <w:ins w:id="302" w:author="최광열" w:date="2023-10-27T16:07:00Z">
        <w:r w:rsidR="00B8204F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LMX2594은 PLL,</w:t>
        </w:r>
        <w:r w:rsidR="00B8204F">
          <w:rPr>
            <w:rFonts w:ascii="맑은 고딕" w:eastAsia="맑은 고딕" w:hAnsi="맑은 고딕" w:cs="맑은 고딕"/>
            <w:sz w:val="20"/>
            <w:szCs w:val="20"/>
            <w:lang w:val="en-US"/>
          </w:rPr>
          <w:t xml:space="preserve"> </w:t>
        </w:r>
        <w:r w:rsidR="00B8204F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LMK00304는</w:t>
        </w:r>
        <w:r w:rsidR="00B8204F">
          <w:rPr>
            <w:rFonts w:ascii="맑은 고딕" w:eastAsia="맑은 고딕" w:hAnsi="맑은 고딕" w:cs="맑은 고딕"/>
            <w:sz w:val="20"/>
            <w:szCs w:val="20"/>
            <w:lang w:val="en-US"/>
          </w:rPr>
          <w:t xml:space="preserve"> </w:t>
        </w:r>
        <w:r w:rsidR="00B8204F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클락 버퍼에 해당한다.</w:t>
        </w:r>
        <w:r w:rsidR="00B8204F">
          <w:rPr>
            <w:rFonts w:ascii="맑은 고딕" w:eastAsia="맑은 고딕" w:hAnsi="맑은 고딕" w:cs="맑은 고딕"/>
            <w:sz w:val="20"/>
            <w:szCs w:val="20"/>
            <w:lang w:val="en-US"/>
          </w:rPr>
          <w:t xml:space="preserve"> </w:t>
        </w:r>
        <w:r w:rsidR="00B8204F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Xilinx에서 제공하는 </w:t>
        </w:r>
      </w:ins>
      <w:ins w:id="303" w:author="최광열" w:date="2023-10-27T16:08:00Z">
        <w:r w:rsidR="00B8204F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펌웨어에서는 LMK04028을 122.88MHz의 oscillator를 입력받아 다시 122.88MHz의</w:t>
        </w:r>
        <w:r w:rsidR="00B8204F">
          <w:rPr>
            <w:rFonts w:ascii="맑은 고딕" w:eastAsia="맑은 고딕" w:hAnsi="맑은 고딕" w:cs="맑은 고딕"/>
            <w:sz w:val="20"/>
            <w:szCs w:val="20"/>
            <w:lang w:val="en-US"/>
          </w:rPr>
          <w:t xml:space="preserve"> </w:t>
        </w:r>
        <w:r w:rsidR="00B8204F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클락을 출력하고 LMX2594에서 </w:t>
        </w:r>
      </w:ins>
      <w:ins w:id="304" w:author="최광열" w:date="2023-10-27T16:13:00Z">
        <w:r w:rsidR="005019B4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곱해진 주파수의 클락을 출력</w:t>
        </w:r>
      </w:ins>
      <w:ins w:id="305" w:author="최광열" w:date="2023-10-27T16:09:00Z">
        <w:r w:rsidR="00B8204F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한다.</w:t>
        </w:r>
        <w:r w:rsidR="00B8204F">
          <w:rPr>
            <w:rFonts w:ascii="맑은 고딕" w:eastAsia="맑은 고딕" w:hAnsi="맑은 고딕" w:cs="맑은 고딕"/>
            <w:sz w:val="20"/>
            <w:szCs w:val="20"/>
            <w:lang w:val="en-US"/>
          </w:rPr>
          <w:t xml:space="preserve"> </w:t>
        </w:r>
      </w:ins>
      <w:ins w:id="306" w:author="최광열" w:date="2023-10-27T16:19:00Z">
        <w:r w:rsidR="0074387D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TICS Pro</w:t>
        </w:r>
        <w:r w:rsidR="0074387D">
          <w:rPr>
            <w:rFonts w:ascii="맑은 고딕" w:eastAsia="맑은 고딕" w:hAnsi="맑은 고딕" w:cs="맑은 고딕"/>
            <w:sz w:val="20"/>
            <w:szCs w:val="20"/>
            <w:lang w:val="en-US"/>
          </w:rPr>
          <w:t xml:space="preserve"> </w:t>
        </w:r>
        <w:r w:rsidR="0074387D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프로그램</w:t>
        </w:r>
      </w:ins>
      <w:ins w:id="307" w:author="최광열" w:date="2023-10-27T16:22:00Z">
        <w:r w:rsidR="00127023">
          <w:rPr>
            <w:rStyle w:val="ab"/>
            <w:rFonts w:ascii="맑은 고딕" w:eastAsia="맑은 고딕" w:hAnsi="맑은 고딕" w:cs="맑은 고딕"/>
            <w:sz w:val="20"/>
            <w:szCs w:val="20"/>
            <w:lang w:val="en-US"/>
          </w:rPr>
          <w:footnoteReference w:id="4"/>
        </w:r>
      </w:ins>
      <w:ins w:id="314" w:author="최광열" w:date="2023-10-27T16:19:00Z">
        <w:r w:rsidR="0074387D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을 이용해 GUI상에서 주어진 주파수의 시리얼 통신 데이터를 </w:t>
        </w:r>
      </w:ins>
      <w:ins w:id="315" w:author="최광열" w:date="2023-10-27T16:20:00Z">
        <w:r w:rsidR="0074387D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만들 수 있으며 주어진 시리얼 통신 데이터는 </w:t>
        </w:r>
      </w:ins>
      <w:ins w:id="316" w:author="최광열" w:date="2024-01-11T14:30:00Z">
        <w:r w:rsidR="007517EA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I2C 통신을</w:t>
        </w:r>
      </w:ins>
      <w:ins w:id="317" w:author="최광열" w:date="2023-10-27T16:20:00Z">
        <w:r w:rsidR="0074387D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 이용해 입력이 가능하다.</w:t>
        </w:r>
        <w:r w:rsidR="0074387D">
          <w:rPr>
            <w:rStyle w:val="ab"/>
            <w:rFonts w:ascii="맑은 고딕" w:eastAsia="맑은 고딕" w:hAnsi="맑은 고딕" w:cs="맑은 고딕"/>
            <w:sz w:val="20"/>
            <w:szCs w:val="20"/>
            <w:lang w:val="en-US"/>
          </w:rPr>
          <w:footnoteReference w:id="5"/>
        </w:r>
      </w:ins>
    </w:p>
    <w:p w14:paraId="547785D9" w14:textId="7C9093FA" w:rsidR="00362632" w:rsidRDefault="00317C84">
      <w:pPr>
        <w:widowControl w:val="0"/>
        <w:spacing w:line="240" w:lineRule="auto"/>
        <w:ind w:firstLine="90"/>
        <w:jc w:val="center"/>
        <w:rPr>
          <w:ins w:id="336" w:author="최광열" w:date="2023-10-27T15:10:00Z"/>
          <w:rFonts w:ascii="맑은 고딕" w:eastAsia="맑은 고딕" w:hAnsi="맑은 고딕" w:cs="맑은 고딕"/>
          <w:sz w:val="20"/>
          <w:szCs w:val="20"/>
          <w:lang w:val="en-US"/>
        </w:rPr>
        <w:pPrChange w:id="337" w:author="최광열" w:date="2023-10-27T16:13:00Z">
          <w:pPr>
            <w:widowControl w:val="0"/>
            <w:spacing w:line="240" w:lineRule="auto"/>
            <w:ind w:firstLine="90"/>
            <w:jc w:val="both"/>
          </w:pPr>
        </w:pPrChange>
      </w:pPr>
      <w:ins w:id="338" w:author="최광열" w:date="2023-10-27T16:06:00Z">
        <w:r>
          <w:rPr>
            <w:rFonts w:ascii="맑은 고딕" w:eastAsia="맑은 고딕" w:hAnsi="맑은 고딕" w:cs="맑은 고딕" w:hint="eastAsia"/>
            <w:noProof/>
            <w:sz w:val="20"/>
            <w:szCs w:val="20"/>
            <w:lang w:val="en-US"/>
          </w:rPr>
          <w:lastRenderedPageBreak/>
          <w:drawing>
            <wp:inline distT="0" distB="0" distL="0" distR="0" wp14:anchorId="1FB471C9" wp14:editId="43A74B3F">
              <wp:extent cx="3076575" cy="3766504"/>
              <wp:effectExtent l="0" t="0" r="0" b="5715"/>
              <wp:docPr id="6" name="그림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7"/>
                      <pic:cNvPicPr>
                        <a:picLocks noChangeAspect="1" noChangeArrowheads="1"/>
                      </pic:cNvPicPr>
                    </pic:nvPicPr>
                    <pic:blipFill>
                      <a:blip r:embed="rId1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100321" cy="3795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623993AF" w14:textId="55E398FC" w:rsidR="000B3AFC" w:rsidRDefault="000B3AFC" w:rsidP="00362632">
      <w:pPr>
        <w:widowControl w:val="0"/>
        <w:spacing w:line="240" w:lineRule="auto"/>
        <w:ind w:firstLine="90"/>
        <w:jc w:val="both"/>
        <w:rPr>
          <w:ins w:id="339" w:author="최광열" w:date="2023-10-27T15:10:00Z"/>
          <w:rFonts w:ascii="맑은 고딕" w:eastAsia="맑은 고딕" w:hAnsi="맑은 고딕" w:cs="맑은 고딕"/>
          <w:sz w:val="20"/>
          <w:szCs w:val="20"/>
          <w:lang w:val="en-US"/>
        </w:rPr>
      </w:pPr>
    </w:p>
    <w:p w14:paraId="1770D16B" w14:textId="2EEB89FA" w:rsidR="000B3AFC" w:rsidRPr="00F02486" w:rsidRDefault="000B3AFC">
      <w:pPr>
        <w:widowControl w:val="0"/>
        <w:spacing w:line="240" w:lineRule="auto"/>
        <w:ind w:firstLine="90"/>
        <w:jc w:val="both"/>
        <w:rPr>
          <w:ins w:id="340" w:author="최광열" w:date="2023-10-27T15:03:00Z"/>
          <w:rFonts w:ascii="맑은 고딕" w:eastAsia="맑은 고딕" w:hAnsi="맑은 고딕" w:cs="맑은 고딕"/>
          <w:sz w:val="20"/>
          <w:szCs w:val="20"/>
          <w:lang w:val="en-US"/>
        </w:rPr>
        <w:pPrChange w:id="341" w:author="최광열" w:date="2023-10-27T15:07:00Z">
          <w:pPr>
            <w:widowControl w:val="0"/>
            <w:spacing w:line="240" w:lineRule="auto"/>
            <w:jc w:val="both"/>
          </w:pPr>
        </w:pPrChange>
      </w:pPr>
      <w:ins w:id="342" w:author="최광열" w:date="2023-10-27T15:10:00Z">
        <w:r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보드와 </w:t>
        </w:r>
        <w:r>
          <w:rPr>
            <w:rFonts w:ascii="맑은 고딕" w:eastAsia="맑은 고딕" w:hAnsi="맑은 고딕" w:cs="맑은 고딕"/>
            <w:sz w:val="20"/>
            <w:szCs w:val="20"/>
            <w:lang w:val="en-US"/>
          </w:rPr>
          <w:t>PC</w:t>
        </w:r>
        <w:r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사이에서 이더넷 통신 및 </w:t>
        </w:r>
      </w:ins>
      <w:ins w:id="343" w:author="최광열" w:date="2023-10-27T15:21:00Z">
        <w:r w:rsidR="000E04B6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U</w:t>
        </w:r>
        <w:r w:rsidR="000E04B6">
          <w:rPr>
            <w:rFonts w:ascii="맑은 고딕" w:eastAsia="맑은 고딕" w:hAnsi="맑은 고딕" w:cs="맑은 고딕"/>
            <w:sz w:val="20"/>
            <w:szCs w:val="20"/>
            <w:lang w:val="en-US"/>
          </w:rPr>
          <w:t>ART</w:t>
        </w:r>
        <w:r w:rsidR="000E04B6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통신이 모두 가능하다.</w:t>
        </w:r>
        <w:r w:rsidR="000E04B6">
          <w:rPr>
            <w:rFonts w:ascii="맑은 고딕" w:eastAsia="맑은 고딕" w:hAnsi="맑은 고딕" w:cs="맑은 고딕"/>
            <w:sz w:val="20"/>
            <w:szCs w:val="20"/>
            <w:lang w:val="en-US"/>
          </w:rPr>
          <w:t xml:space="preserve"> </w:t>
        </w:r>
      </w:ins>
      <w:ins w:id="344" w:author="최광열" w:date="2023-10-27T15:23:00Z">
        <w:r w:rsidR="00A744BA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현재 </w:t>
        </w:r>
      </w:ins>
      <w:ins w:id="345" w:author="최광열" w:date="2023-10-27T15:21:00Z">
        <w:r w:rsidR="000E04B6">
          <w:rPr>
            <w:rFonts w:ascii="맑은 고딕" w:eastAsia="맑은 고딕" w:hAnsi="맑은 고딕" w:cs="맑은 고딕"/>
            <w:sz w:val="20"/>
            <w:szCs w:val="20"/>
            <w:lang w:val="en-US"/>
          </w:rPr>
          <w:t>FPGA</w:t>
        </w:r>
        <w:r w:rsidR="000E04B6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를 프로그래밍하는 경우</w:t>
        </w:r>
      </w:ins>
      <w:ins w:id="346" w:author="최광열" w:date="2023-10-27T15:22:00Z">
        <w:r w:rsidR="000E04B6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와 </w:t>
        </w:r>
      </w:ins>
      <w:ins w:id="347" w:author="최광열" w:date="2024-01-11T14:19:00Z">
        <w:r w:rsidR="003322A2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xil_printf함수를 이용해 </w:t>
        </w:r>
      </w:ins>
      <w:ins w:id="348" w:author="최광열" w:date="2023-10-27T15:22:00Z">
        <w:r w:rsidR="000E04B6">
          <w:rPr>
            <w:rFonts w:ascii="맑은 고딕" w:eastAsia="맑은 고딕" w:hAnsi="맑은 고딕" w:cs="맑은 고딕"/>
            <w:sz w:val="20"/>
            <w:szCs w:val="20"/>
            <w:lang w:val="en-US"/>
          </w:rPr>
          <w:t>FPGA</w:t>
        </w:r>
        <w:r w:rsidR="000E04B6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로부터 </w:t>
        </w:r>
      </w:ins>
      <w:ins w:id="349" w:author="최광열" w:date="2024-01-11T14:20:00Z">
        <w:r w:rsidR="003322A2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PC로 </w:t>
        </w:r>
      </w:ins>
      <w:ins w:id="350" w:author="최광열" w:date="2023-10-27T15:22:00Z">
        <w:r w:rsidR="000E04B6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출력</w:t>
        </w:r>
      </w:ins>
      <w:ins w:id="351" w:author="최광열" w:date="2024-01-11T14:19:00Z">
        <w:r w:rsidR="003322A2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하는 경우 </w:t>
        </w:r>
      </w:ins>
      <w:ins w:id="352" w:author="최광열" w:date="2023-10-27T15:21:00Z">
        <w:r w:rsidR="000E04B6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시리얼 통신을 수행하며 </w:t>
        </w:r>
      </w:ins>
      <w:ins w:id="353" w:author="최광열" w:date="2023-10-27T15:22:00Z">
        <w:r w:rsidR="000E04B6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명령어를 입력</w:t>
        </w:r>
      </w:ins>
      <w:ins w:id="354" w:author="최광열" w:date="2024-01-11T14:20:00Z">
        <w:r w:rsidR="003322A2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, 프로그램 전송 및 실험 데이터 송수신</w:t>
        </w:r>
      </w:ins>
      <w:ins w:id="355" w:author="최광열" w:date="2023-10-27T15:22:00Z">
        <w:r w:rsidR="000E04B6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은 이더넷을 이용한다.</w:t>
        </w:r>
      </w:ins>
    </w:p>
    <w:p w14:paraId="55A275F2" w14:textId="2F93F687" w:rsidR="00731849" w:rsidRDefault="00731849" w:rsidP="00401E04">
      <w:pPr>
        <w:widowControl w:val="0"/>
        <w:spacing w:line="240" w:lineRule="auto"/>
        <w:ind w:firstLine="195"/>
        <w:jc w:val="both"/>
        <w:rPr>
          <w:ins w:id="356" w:author="최광열" w:date="2023-10-27T15:23:00Z"/>
          <w:rFonts w:ascii="Calibri" w:hAnsi="Calibri" w:cs="Calibri"/>
          <w:sz w:val="20"/>
          <w:szCs w:val="20"/>
          <w:lang w:val="en-US"/>
        </w:rPr>
      </w:pPr>
    </w:p>
    <w:p w14:paraId="7D68C2A3" w14:textId="7840ED81" w:rsidR="0002697C" w:rsidRPr="00F51EBD" w:rsidRDefault="0002697C" w:rsidP="0002697C">
      <w:pPr>
        <w:pStyle w:val="2"/>
        <w:widowControl w:val="0"/>
        <w:spacing w:line="240" w:lineRule="auto"/>
        <w:jc w:val="both"/>
        <w:rPr>
          <w:ins w:id="357" w:author="최광열" w:date="2023-10-27T15:23:00Z"/>
          <w:sz w:val="26"/>
          <w:szCs w:val="26"/>
          <w:lang w:val="en-US"/>
        </w:rPr>
      </w:pPr>
      <w:bookmarkStart w:id="358" w:name="_Toc155888965"/>
      <w:ins w:id="359" w:author="최광열" w:date="2023-10-27T15:23:00Z">
        <w:r w:rsidRPr="00F51EBD">
          <w:rPr>
            <w:sz w:val="26"/>
            <w:szCs w:val="26"/>
            <w:lang w:val="en-US"/>
          </w:rPr>
          <w:t>1.</w:t>
        </w:r>
      </w:ins>
      <w:ins w:id="360" w:author="최광열" w:date="2024-01-11T17:36:00Z">
        <w:r w:rsidR="00520440">
          <w:rPr>
            <w:sz w:val="26"/>
            <w:szCs w:val="26"/>
            <w:lang w:val="en-US"/>
          </w:rPr>
          <w:t>4</w:t>
        </w:r>
      </w:ins>
      <w:ins w:id="361" w:author="최광열" w:date="2023-10-27T15:23:00Z">
        <w:r w:rsidR="009620F8">
          <w:rPr>
            <w:sz w:val="26"/>
            <w:szCs w:val="26"/>
            <w:lang w:val="en-US"/>
          </w:rPr>
          <w:t>.</w:t>
        </w:r>
        <w:r w:rsidR="009620F8">
          <w:rPr>
            <w:rFonts w:hint="eastAsia"/>
            <w:sz w:val="26"/>
            <w:szCs w:val="26"/>
            <w:lang w:val="en-US"/>
          </w:rPr>
          <w:t>A</w:t>
        </w:r>
        <w:r w:rsidR="009620F8">
          <w:rPr>
            <w:sz w:val="26"/>
            <w:szCs w:val="26"/>
            <w:lang w:val="en-US"/>
          </w:rPr>
          <w:t>XI Bus</w:t>
        </w:r>
        <w:bookmarkEnd w:id="358"/>
      </w:ins>
    </w:p>
    <w:p w14:paraId="292AC2CF" w14:textId="18340EE9" w:rsidR="00F176AC" w:rsidRDefault="0061291D">
      <w:pPr>
        <w:widowControl w:val="0"/>
        <w:spacing w:line="240" w:lineRule="auto"/>
        <w:ind w:firstLine="195"/>
        <w:jc w:val="both"/>
        <w:rPr>
          <w:ins w:id="362" w:author="최광열" w:date="2023-10-27T15:33:00Z"/>
          <w:rFonts w:ascii="맑은 고딕" w:eastAsia="맑은 고딕" w:hAnsi="맑은 고딕" w:cs="맑은 고딕"/>
          <w:sz w:val="20"/>
          <w:szCs w:val="20"/>
          <w:lang w:val="en-US"/>
        </w:rPr>
      </w:pPr>
      <w:ins w:id="363" w:author="최광열" w:date="2023-10-27T15:24:00Z">
        <w:r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Z</w:t>
        </w:r>
        <w:r>
          <w:rPr>
            <w:rFonts w:ascii="맑은 고딕" w:eastAsia="맑은 고딕" w:hAnsi="맑은 고딕" w:cs="맑은 고딕"/>
            <w:sz w:val="20"/>
            <w:szCs w:val="20"/>
            <w:lang w:val="en-US"/>
          </w:rPr>
          <w:t>ynq sereis</w:t>
        </w:r>
        <w:r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에서 </w:t>
        </w:r>
        <w:r>
          <w:rPr>
            <w:rFonts w:ascii="맑은 고딕" w:eastAsia="맑은 고딕" w:hAnsi="맑은 고딕" w:cs="맑은 고딕"/>
            <w:sz w:val="20"/>
            <w:szCs w:val="20"/>
            <w:lang w:val="en-US"/>
          </w:rPr>
          <w:t xml:space="preserve">APU, </w:t>
        </w:r>
        <w:r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그리고 </w:t>
        </w:r>
        <w:r>
          <w:rPr>
            <w:rFonts w:ascii="맑은 고딕" w:eastAsia="맑은 고딕" w:hAnsi="맑은 고딕" w:cs="맑은 고딕"/>
            <w:sz w:val="20"/>
            <w:szCs w:val="20"/>
            <w:lang w:val="en-US"/>
          </w:rPr>
          <w:t>RPU</w:t>
        </w:r>
        <w:r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를 통틀어 </w:t>
        </w:r>
        <w:r>
          <w:rPr>
            <w:rFonts w:ascii="맑은 고딕" w:eastAsia="맑은 고딕" w:hAnsi="맑은 고딕" w:cs="맑은 고딕"/>
            <w:sz w:val="20"/>
            <w:szCs w:val="20"/>
            <w:lang w:val="en-US"/>
          </w:rPr>
          <w:t xml:space="preserve">Processing </w:t>
        </w:r>
      </w:ins>
      <w:ins w:id="364" w:author="최광열" w:date="2023-10-27T15:25:00Z">
        <w:r>
          <w:rPr>
            <w:rFonts w:ascii="맑은 고딕" w:eastAsia="맑은 고딕" w:hAnsi="맑은 고딕" w:cs="맑은 고딕"/>
            <w:sz w:val="20"/>
            <w:szCs w:val="20"/>
            <w:lang w:val="en-US"/>
          </w:rPr>
          <w:t>System(</w:t>
        </w:r>
        <w:r w:rsidRPr="005475E7">
          <w:rPr>
            <w:rFonts w:ascii="맑은 고딕" w:eastAsia="맑은 고딕" w:hAnsi="맑은 고딕" w:cs="맑은 고딕"/>
            <w:b/>
            <w:sz w:val="20"/>
            <w:szCs w:val="20"/>
            <w:lang w:val="en-US"/>
            <w:rPrChange w:id="365" w:author="최광열" w:date="2024-01-11T14:21:00Z">
              <w:rPr>
                <w:rFonts w:ascii="맑은 고딕" w:eastAsia="맑은 고딕" w:hAnsi="맑은 고딕" w:cs="맑은 고딕"/>
                <w:sz w:val="20"/>
                <w:szCs w:val="20"/>
                <w:lang w:val="en-US"/>
              </w:rPr>
            </w:rPrChange>
          </w:rPr>
          <w:t>PS</w:t>
        </w:r>
        <w:r>
          <w:rPr>
            <w:rFonts w:ascii="맑은 고딕" w:eastAsia="맑은 고딕" w:hAnsi="맑은 고딕" w:cs="맑은 고딕"/>
            <w:sz w:val="20"/>
            <w:szCs w:val="20"/>
            <w:lang w:val="en-US"/>
          </w:rPr>
          <w:t xml:space="preserve">), </w:t>
        </w:r>
        <w:r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그리고 이를 제외한 부분을 </w:t>
        </w:r>
        <w:r>
          <w:rPr>
            <w:rFonts w:ascii="맑은 고딕" w:eastAsia="맑은 고딕" w:hAnsi="맑은 고딕" w:cs="맑은 고딕"/>
            <w:sz w:val="20"/>
            <w:szCs w:val="20"/>
            <w:lang w:val="en-US"/>
          </w:rPr>
          <w:t>Programmable Logic(</w:t>
        </w:r>
        <w:r w:rsidRPr="005475E7">
          <w:rPr>
            <w:rFonts w:ascii="맑은 고딕" w:eastAsia="맑은 고딕" w:hAnsi="맑은 고딕" w:cs="맑은 고딕"/>
            <w:b/>
            <w:sz w:val="20"/>
            <w:szCs w:val="20"/>
            <w:lang w:val="en-US"/>
            <w:rPrChange w:id="366" w:author="최광열" w:date="2024-01-11T14:21:00Z">
              <w:rPr>
                <w:rFonts w:ascii="맑은 고딕" w:eastAsia="맑은 고딕" w:hAnsi="맑은 고딕" w:cs="맑은 고딕"/>
                <w:sz w:val="20"/>
                <w:szCs w:val="20"/>
                <w:lang w:val="en-US"/>
              </w:rPr>
            </w:rPrChange>
          </w:rPr>
          <w:t>PL</w:t>
        </w:r>
        <w:r>
          <w:rPr>
            <w:rFonts w:ascii="맑은 고딕" w:eastAsia="맑은 고딕" w:hAnsi="맑은 고딕" w:cs="맑은 고딕"/>
            <w:sz w:val="20"/>
            <w:szCs w:val="20"/>
            <w:lang w:val="en-US"/>
          </w:rPr>
          <w:t>)</w:t>
        </w:r>
        <w:r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이라고 지칭한다.</w:t>
        </w:r>
        <w:r>
          <w:rPr>
            <w:rFonts w:ascii="맑은 고딕" w:eastAsia="맑은 고딕" w:hAnsi="맑은 고딕" w:cs="맑은 고딕"/>
            <w:sz w:val="20"/>
            <w:szCs w:val="20"/>
            <w:lang w:val="en-US"/>
          </w:rPr>
          <w:t xml:space="preserve"> PS</w:t>
        </w:r>
        <w:r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와 </w:t>
        </w:r>
        <w:r>
          <w:rPr>
            <w:rFonts w:ascii="맑은 고딕" w:eastAsia="맑은 고딕" w:hAnsi="맑은 고딕" w:cs="맑은 고딕"/>
            <w:sz w:val="20"/>
            <w:szCs w:val="20"/>
            <w:lang w:val="en-US"/>
          </w:rPr>
          <w:t>PL</w:t>
        </w:r>
        <w:r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사이에서는 </w:t>
        </w:r>
      </w:ins>
      <w:ins w:id="367" w:author="최광열" w:date="2023-10-27T15:26:00Z">
        <w:r w:rsidRPr="0061291D">
          <w:rPr>
            <w:rFonts w:ascii="맑은 고딕" w:eastAsia="맑은 고딕" w:hAnsi="맑은 고딕" w:cs="맑은 고딕"/>
            <w:sz w:val="20"/>
            <w:szCs w:val="20"/>
            <w:lang w:val="en-US"/>
          </w:rPr>
          <w:t>Advanced eXtensible Interface</w:t>
        </w:r>
        <w:r>
          <w:rPr>
            <w:rFonts w:ascii="맑은 고딕" w:eastAsia="맑은 고딕" w:hAnsi="맑은 고딕" w:cs="맑은 고딕"/>
            <w:sz w:val="20"/>
            <w:szCs w:val="20"/>
            <w:lang w:val="en-US"/>
          </w:rPr>
          <w:t>(</w:t>
        </w:r>
        <w:r w:rsidRPr="005475E7">
          <w:rPr>
            <w:rFonts w:ascii="맑은 고딕" w:eastAsia="맑은 고딕" w:hAnsi="맑은 고딕" w:cs="맑은 고딕"/>
            <w:b/>
            <w:sz w:val="20"/>
            <w:szCs w:val="20"/>
            <w:lang w:val="en-US"/>
            <w:rPrChange w:id="368" w:author="최광열" w:date="2024-01-11T14:21:00Z">
              <w:rPr>
                <w:rFonts w:ascii="맑은 고딕" w:eastAsia="맑은 고딕" w:hAnsi="맑은 고딕" w:cs="맑은 고딕"/>
                <w:sz w:val="20"/>
                <w:szCs w:val="20"/>
                <w:lang w:val="en-US"/>
              </w:rPr>
            </w:rPrChange>
          </w:rPr>
          <w:t>AXI</w:t>
        </w:r>
        <w:r>
          <w:rPr>
            <w:rFonts w:ascii="맑은 고딕" w:eastAsia="맑은 고딕" w:hAnsi="맑은 고딕" w:cs="맑은 고딕"/>
            <w:sz w:val="20"/>
            <w:szCs w:val="20"/>
            <w:lang w:val="en-US"/>
          </w:rPr>
          <w:t xml:space="preserve">) </w:t>
        </w:r>
        <w:r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버스를 통해 통신</w:t>
        </w:r>
        <w:r w:rsidR="00EC092B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한다.</w:t>
        </w:r>
        <w:r w:rsidR="00EC092B">
          <w:rPr>
            <w:rFonts w:ascii="맑은 고딕" w:eastAsia="맑은 고딕" w:hAnsi="맑은 고딕" w:cs="맑은 고딕"/>
            <w:sz w:val="20"/>
            <w:szCs w:val="20"/>
            <w:lang w:val="en-US"/>
          </w:rPr>
          <w:t xml:space="preserve"> </w:t>
        </w:r>
      </w:ins>
      <w:ins w:id="369" w:author="최광열" w:date="2023-10-27T15:33:00Z">
        <w:r w:rsidR="0058073F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A</w:t>
        </w:r>
        <w:r w:rsidR="0058073F">
          <w:rPr>
            <w:rFonts w:ascii="맑은 고딕" w:eastAsia="맑은 고딕" w:hAnsi="맑은 고딕" w:cs="맑은 고딕"/>
            <w:sz w:val="20"/>
            <w:szCs w:val="20"/>
            <w:lang w:val="en-US"/>
          </w:rPr>
          <w:t xml:space="preserve">XI </w:t>
        </w:r>
        <w:r w:rsidR="0058073F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b</w:t>
        </w:r>
        <w:r w:rsidR="0058073F">
          <w:rPr>
            <w:rFonts w:ascii="맑은 고딕" w:eastAsia="맑은 고딕" w:hAnsi="맑은 고딕" w:cs="맑은 고딕"/>
            <w:sz w:val="20"/>
            <w:szCs w:val="20"/>
            <w:lang w:val="en-US"/>
          </w:rPr>
          <w:t>us</w:t>
        </w:r>
        <w:r w:rsidR="0058073F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는 아래 그림처럼 </w:t>
        </w:r>
        <w:r w:rsidR="0058073F">
          <w:rPr>
            <w:rFonts w:ascii="맑은 고딕" w:eastAsia="맑은 고딕" w:hAnsi="맑은 고딕" w:cs="맑은 고딕"/>
            <w:sz w:val="20"/>
            <w:szCs w:val="20"/>
            <w:lang w:val="en-US"/>
          </w:rPr>
          <w:t xml:space="preserve">handshake </w:t>
        </w:r>
        <w:r w:rsidR="0058073F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방식의 통신 </w:t>
        </w:r>
        <w:r w:rsidR="0058073F">
          <w:rPr>
            <w:rFonts w:ascii="맑은 고딕" w:eastAsia="맑은 고딕" w:hAnsi="맑은 고딕" w:cs="맑은 고딕"/>
            <w:sz w:val="20"/>
            <w:szCs w:val="20"/>
            <w:lang w:val="en-US"/>
          </w:rPr>
          <w:t>protocol</w:t>
        </w:r>
        <w:r w:rsidR="0058073F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이다.</w:t>
        </w:r>
        <w:r w:rsidR="0058073F">
          <w:rPr>
            <w:rFonts w:ascii="맑은 고딕" w:eastAsia="맑은 고딕" w:hAnsi="맑은 고딕" w:cs="맑은 고딕"/>
            <w:sz w:val="20"/>
            <w:szCs w:val="20"/>
            <w:lang w:val="en-US"/>
          </w:rPr>
          <w:t xml:space="preserve"> </w:t>
        </w:r>
        <w:r w:rsidR="004B2394">
          <w:rPr>
            <w:rFonts w:ascii="맑은 고딕" w:eastAsia="맑은 고딕" w:hAnsi="맑은 고딕" w:cs="맑은 고딕"/>
            <w:sz w:val="20"/>
            <w:szCs w:val="20"/>
            <w:lang w:val="en-US"/>
          </w:rPr>
          <w:t>M</w:t>
        </w:r>
      </w:ins>
      <w:ins w:id="370" w:author="최광열" w:date="2023-10-27T15:34:00Z">
        <w:r w:rsidR="004B2394">
          <w:rPr>
            <w:rFonts w:ascii="맑은 고딕" w:eastAsia="맑은 고딕" w:hAnsi="맑은 고딕" w:cs="맑은 고딕"/>
            <w:sz w:val="20"/>
            <w:szCs w:val="20"/>
            <w:lang w:val="en-US"/>
          </w:rPr>
          <w:t>aster</w:t>
        </w:r>
        <w:r w:rsidR="004B2394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로부터 </w:t>
        </w:r>
        <w:r w:rsidR="004B2394">
          <w:rPr>
            <w:rFonts w:ascii="맑은 고딕" w:eastAsia="맑은 고딕" w:hAnsi="맑은 고딕" w:cs="맑은 고딕"/>
            <w:sz w:val="20"/>
            <w:szCs w:val="20"/>
            <w:lang w:val="en-US"/>
          </w:rPr>
          <w:t>slave</w:t>
        </w:r>
        <w:r w:rsidR="004B2394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로 메모리 및 </w:t>
        </w:r>
        <w:r w:rsidR="004B2394">
          <w:rPr>
            <w:rFonts w:ascii="맑은 고딕" w:eastAsia="맑은 고딕" w:hAnsi="맑은 고딕" w:cs="맑은 고딕"/>
            <w:sz w:val="20"/>
            <w:szCs w:val="20"/>
            <w:lang w:val="en-US"/>
          </w:rPr>
          <w:t xml:space="preserve">IO </w:t>
        </w:r>
        <w:r w:rsidR="004B2394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주소를 전달하는 </w:t>
        </w:r>
        <w:r w:rsidR="004B2394">
          <w:rPr>
            <w:rFonts w:ascii="맑은 고딕" w:eastAsia="맑은 고딕" w:hAnsi="맑은 고딕" w:cs="맑은 고딕"/>
            <w:sz w:val="20"/>
            <w:szCs w:val="20"/>
            <w:lang w:val="en-US"/>
          </w:rPr>
          <w:t>write address channel</w:t>
        </w:r>
      </w:ins>
      <w:ins w:id="371" w:author="최광열" w:date="2023-10-27T15:36:00Z">
        <w:r w:rsidR="004B2394">
          <w:rPr>
            <w:rFonts w:ascii="맑은 고딕" w:eastAsia="맑은 고딕" w:hAnsi="맑은 고딕" w:cs="맑은 고딕"/>
            <w:sz w:val="20"/>
            <w:szCs w:val="20"/>
            <w:lang w:val="en-US"/>
          </w:rPr>
          <w:t>(</w:t>
        </w:r>
        <w:r w:rsidR="004B2394" w:rsidRPr="005475E7">
          <w:rPr>
            <w:rFonts w:ascii="맑은 고딕" w:eastAsia="맑은 고딕" w:hAnsi="맑은 고딕" w:cs="맑은 고딕"/>
            <w:b/>
            <w:sz w:val="20"/>
            <w:szCs w:val="20"/>
            <w:lang w:val="en-US"/>
            <w:rPrChange w:id="372" w:author="최광열" w:date="2024-01-11T14:21:00Z">
              <w:rPr>
                <w:rFonts w:ascii="맑은 고딕" w:eastAsia="맑은 고딕" w:hAnsi="맑은 고딕" w:cs="맑은 고딕"/>
                <w:sz w:val="20"/>
                <w:szCs w:val="20"/>
                <w:lang w:val="en-US"/>
              </w:rPr>
            </w:rPrChange>
          </w:rPr>
          <w:t>WA</w:t>
        </w:r>
        <w:r w:rsidR="004B2394">
          <w:rPr>
            <w:rFonts w:ascii="맑은 고딕" w:eastAsia="맑은 고딕" w:hAnsi="맑은 고딕" w:cs="맑은 고딕"/>
            <w:sz w:val="20"/>
            <w:szCs w:val="20"/>
            <w:lang w:val="en-US"/>
          </w:rPr>
          <w:t>)</w:t>
        </w:r>
      </w:ins>
      <w:ins w:id="373" w:author="최광열" w:date="2023-10-27T15:34:00Z">
        <w:r w:rsidR="004B2394">
          <w:rPr>
            <w:rFonts w:ascii="맑은 고딕" w:eastAsia="맑은 고딕" w:hAnsi="맑은 고딕" w:cs="맑은 고딕"/>
            <w:sz w:val="20"/>
            <w:szCs w:val="20"/>
            <w:lang w:val="en-US"/>
          </w:rPr>
          <w:t xml:space="preserve">, </w:t>
        </w:r>
        <w:r w:rsidR="004B2394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그리고 </w:t>
        </w:r>
        <w:r w:rsidR="004B2394">
          <w:rPr>
            <w:rFonts w:ascii="맑은 고딕" w:eastAsia="맑은 고딕" w:hAnsi="맑은 고딕" w:cs="맑은 고딕"/>
            <w:sz w:val="20"/>
            <w:szCs w:val="20"/>
            <w:lang w:val="en-US"/>
          </w:rPr>
          <w:t>slave</w:t>
        </w:r>
        <w:r w:rsidR="004B2394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로 데이터를 전송하는 </w:t>
        </w:r>
        <w:r w:rsidR="004B2394">
          <w:rPr>
            <w:rFonts w:ascii="맑은 고딕" w:eastAsia="맑은 고딕" w:hAnsi="맑은 고딕" w:cs="맑은 고딕"/>
            <w:sz w:val="20"/>
            <w:szCs w:val="20"/>
            <w:lang w:val="en-US"/>
          </w:rPr>
          <w:t>write data channel</w:t>
        </w:r>
      </w:ins>
      <w:ins w:id="374" w:author="최광열" w:date="2023-10-27T15:36:00Z">
        <w:r w:rsidR="004B2394">
          <w:rPr>
            <w:rFonts w:ascii="맑은 고딕" w:eastAsia="맑은 고딕" w:hAnsi="맑은 고딕" w:cs="맑은 고딕"/>
            <w:sz w:val="20"/>
            <w:szCs w:val="20"/>
            <w:lang w:val="en-US"/>
          </w:rPr>
          <w:t>(</w:t>
        </w:r>
        <w:r w:rsidR="004B2394" w:rsidRPr="005475E7">
          <w:rPr>
            <w:rFonts w:ascii="맑은 고딕" w:eastAsia="맑은 고딕" w:hAnsi="맑은 고딕" w:cs="맑은 고딕"/>
            <w:b/>
            <w:sz w:val="20"/>
            <w:szCs w:val="20"/>
            <w:lang w:val="en-US"/>
            <w:rPrChange w:id="375" w:author="최광열" w:date="2024-01-11T14:21:00Z">
              <w:rPr>
                <w:rFonts w:ascii="맑은 고딕" w:eastAsia="맑은 고딕" w:hAnsi="맑은 고딕" w:cs="맑은 고딕"/>
                <w:sz w:val="20"/>
                <w:szCs w:val="20"/>
                <w:lang w:val="en-US"/>
              </w:rPr>
            </w:rPrChange>
          </w:rPr>
          <w:t>W</w:t>
        </w:r>
        <w:r w:rsidR="004B2394">
          <w:rPr>
            <w:rFonts w:ascii="맑은 고딕" w:eastAsia="맑은 고딕" w:hAnsi="맑은 고딕" w:cs="맑은 고딕"/>
            <w:sz w:val="20"/>
            <w:szCs w:val="20"/>
            <w:lang w:val="en-US"/>
          </w:rPr>
          <w:t>)</w:t>
        </w:r>
      </w:ins>
      <w:ins w:id="376" w:author="최광열" w:date="2023-10-27T15:34:00Z">
        <w:r w:rsidR="004B2394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,</w:t>
        </w:r>
        <w:r w:rsidR="004B2394">
          <w:rPr>
            <w:rFonts w:ascii="맑은 고딕" w:eastAsia="맑은 고딕" w:hAnsi="맑은 고딕" w:cs="맑은 고딕"/>
            <w:sz w:val="20"/>
            <w:szCs w:val="20"/>
            <w:lang w:val="en-US"/>
          </w:rPr>
          <w:t xml:space="preserve"> </w:t>
        </w:r>
        <w:r w:rsidR="004B2394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마지막으로 </w:t>
        </w:r>
      </w:ins>
      <w:ins w:id="377" w:author="최광열" w:date="2023-10-27T15:35:00Z">
        <w:r w:rsidR="004B2394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데이터를 전송 결과를 전송하는 </w:t>
        </w:r>
        <w:r w:rsidR="004B2394">
          <w:rPr>
            <w:rFonts w:ascii="맑은 고딕" w:eastAsia="맑은 고딕" w:hAnsi="맑은 고딕" w:cs="맑은 고딕"/>
            <w:sz w:val="20"/>
            <w:szCs w:val="20"/>
            <w:lang w:val="en-US"/>
          </w:rPr>
          <w:t>write response channel</w:t>
        </w:r>
      </w:ins>
      <w:ins w:id="378" w:author="최광열" w:date="2023-10-27T15:36:00Z">
        <w:r w:rsidR="00B1006F">
          <w:rPr>
            <w:rFonts w:ascii="맑은 고딕" w:eastAsia="맑은 고딕" w:hAnsi="맑은 고딕" w:cs="맑은 고딕"/>
            <w:sz w:val="20"/>
            <w:szCs w:val="20"/>
            <w:lang w:val="en-US"/>
          </w:rPr>
          <w:t>(</w:t>
        </w:r>
        <w:r w:rsidR="00B1006F" w:rsidRPr="005475E7">
          <w:rPr>
            <w:rFonts w:ascii="맑은 고딕" w:eastAsia="맑은 고딕" w:hAnsi="맑은 고딕" w:cs="맑은 고딕"/>
            <w:b/>
            <w:sz w:val="20"/>
            <w:szCs w:val="20"/>
            <w:lang w:val="en-US"/>
            <w:rPrChange w:id="379" w:author="최광열" w:date="2024-01-11T14:21:00Z">
              <w:rPr>
                <w:rFonts w:ascii="맑은 고딕" w:eastAsia="맑은 고딕" w:hAnsi="맑은 고딕" w:cs="맑은 고딕"/>
                <w:sz w:val="20"/>
                <w:szCs w:val="20"/>
                <w:lang w:val="en-US"/>
              </w:rPr>
            </w:rPrChange>
          </w:rPr>
          <w:t>B</w:t>
        </w:r>
        <w:r w:rsidR="00B1006F">
          <w:rPr>
            <w:rFonts w:ascii="맑은 고딕" w:eastAsia="맑은 고딕" w:hAnsi="맑은 고딕" w:cs="맑은 고딕"/>
            <w:sz w:val="20"/>
            <w:szCs w:val="20"/>
            <w:lang w:val="en-US"/>
          </w:rPr>
          <w:t>)</w:t>
        </w:r>
      </w:ins>
      <w:ins w:id="380" w:author="최광열" w:date="2024-01-11T14:20:00Z">
        <w:r w:rsidR="00561ABC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 버스들</w:t>
        </w:r>
      </w:ins>
      <w:ins w:id="381" w:author="최광열" w:date="2023-10-27T15:35:00Z">
        <w:r w:rsidR="004B2394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>로 구분된다.</w:t>
        </w:r>
      </w:ins>
      <w:ins w:id="382" w:author="최광열" w:date="2023-10-27T15:36:00Z">
        <w:r w:rsidR="004B2394">
          <w:rPr>
            <w:rFonts w:ascii="맑은 고딕" w:eastAsia="맑은 고딕" w:hAnsi="맑은 고딕" w:cs="맑은 고딕" w:hint="eastAsia"/>
            <w:sz w:val="20"/>
            <w:szCs w:val="20"/>
            <w:lang w:val="en-US"/>
          </w:rPr>
          <w:t xml:space="preserve"> </w:t>
        </w:r>
      </w:ins>
    </w:p>
    <w:p w14:paraId="41C5488E" w14:textId="11DCCE71" w:rsidR="00F176AC" w:rsidRDefault="0058073F">
      <w:pPr>
        <w:widowControl w:val="0"/>
        <w:spacing w:line="240" w:lineRule="auto"/>
        <w:ind w:firstLine="195"/>
        <w:jc w:val="center"/>
        <w:rPr>
          <w:ins w:id="383" w:author="최광열" w:date="2023-10-27T15:37:00Z"/>
          <w:rFonts w:ascii="Calibri" w:hAnsi="Calibri" w:cs="Calibri"/>
          <w:sz w:val="20"/>
          <w:szCs w:val="20"/>
          <w:lang w:val="en-US"/>
        </w:rPr>
        <w:pPrChange w:id="384" w:author="최광열" w:date="2023-10-27T15:37:00Z">
          <w:pPr>
            <w:widowControl w:val="0"/>
            <w:spacing w:line="240" w:lineRule="auto"/>
            <w:ind w:firstLine="195"/>
            <w:jc w:val="both"/>
          </w:pPr>
        </w:pPrChange>
      </w:pPr>
      <w:ins w:id="385" w:author="최광열" w:date="2023-10-27T15:33:00Z">
        <w:r>
          <w:rPr>
            <w:rFonts w:ascii="맑은 고딕" w:eastAsia="맑은 고딕" w:hAnsi="맑은 고딕" w:cs="맑은 고딕"/>
            <w:noProof/>
            <w:sz w:val="20"/>
            <w:szCs w:val="20"/>
            <w:lang w:val="en-US"/>
          </w:rPr>
          <w:lastRenderedPageBreak/>
          <w:drawing>
            <wp:inline distT="0" distB="0" distL="0" distR="0" wp14:anchorId="0F360A65" wp14:editId="566B719C">
              <wp:extent cx="2817628" cy="2401067"/>
              <wp:effectExtent l="0" t="0" r="1905" b="0"/>
              <wp:docPr id="3" name="그림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/>
                      <pic:cNvPicPr>
                        <a:picLocks noChangeAspect="1" noChangeArrowheads="1"/>
                      </pic:cNvPicPr>
                    </pic:nvPicPr>
                    <pic:blipFill>
                      <a:blip r:embed="rId1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837594" cy="2418081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3434B2F0" w14:textId="78E54BF5" w:rsidR="00F77EFA" w:rsidRDefault="00F176AC" w:rsidP="00F176AC">
      <w:pPr>
        <w:widowControl w:val="0"/>
        <w:spacing w:line="240" w:lineRule="auto"/>
        <w:ind w:firstLine="195"/>
        <w:jc w:val="both"/>
        <w:rPr>
          <w:ins w:id="386" w:author="최광열" w:date="2023-10-27T15:41:00Z"/>
          <w:rFonts w:ascii="Calibri" w:hAnsi="Calibri" w:cs="Calibri"/>
          <w:sz w:val="20"/>
          <w:szCs w:val="20"/>
          <w:lang w:val="en-US"/>
        </w:rPr>
      </w:pPr>
      <w:ins w:id="387" w:author="최광열" w:date="2023-10-27T15:37:00Z">
        <w:r>
          <w:rPr>
            <w:rFonts w:ascii="Calibri" w:hAnsi="Calibri" w:cs="Calibri" w:hint="eastAsia"/>
            <w:sz w:val="20"/>
            <w:szCs w:val="20"/>
            <w:lang w:val="en-US"/>
          </w:rPr>
          <w:t>각각의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/>
            <w:sz w:val="20"/>
            <w:szCs w:val="20"/>
            <w:lang w:val="en-US"/>
          </w:rPr>
          <w:t>channel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은</w:t>
        </w:r>
      </w:ins>
      <w:ins w:id="388" w:author="최광열" w:date="2023-10-27T15:38:00Z">
        <w:r w:rsidR="00F077F7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</w:ins>
      <w:ins w:id="389" w:author="최광열" w:date="2023-10-27T15:37:00Z">
        <w:r w:rsidR="00F077F7">
          <w:rPr>
            <w:rFonts w:ascii="Calibri" w:hAnsi="Calibri" w:cs="Calibri" w:hint="eastAsia"/>
            <w:sz w:val="20"/>
            <w:szCs w:val="20"/>
            <w:lang w:val="en-US"/>
          </w:rPr>
          <w:t>현재의</w:t>
        </w:r>
        <w:r w:rsidR="00F077F7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F077F7">
          <w:rPr>
            <w:rFonts w:ascii="Calibri" w:hAnsi="Calibri" w:cs="Calibri" w:hint="eastAsia"/>
            <w:sz w:val="20"/>
            <w:szCs w:val="20"/>
            <w:lang w:val="en-US"/>
          </w:rPr>
          <w:t>데이터가</w:t>
        </w:r>
        <w:r w:rsidR="00F077F7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F077F7">
          <w:rPr>
            <w:rFonts w:ascii="Calibri" w:hAnsi="Calibri" w:cs="Calibri" w:hint="eastAsia"/>
            <w:sz w:val="20"/>
            <w:szCs w:val="20"/>
            <w:lang w:val="en-US"/>
          </w:rPr>
          <w:t>전송하고자</w:t>
        </w:r>
        <w:r w:rsidR="00F077F7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F077F7">
          <w:rPr>
            <w:rFonts w:ascii="Calibri" w:hAnsi="Calibri" w:cs="Calibri" w:hint="eastAsia"/>
            <w:sz w:val="20"/>
            <w:szCs w:val="20"/>
            <w:lang w:val="en-US"/>
          </w:rPr>
          <w:t>하는</w:t>
        </w:r>
        <w:r w:rsidR="00F077F7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F077F7">
          <w:rPr>
            <w:rFonts w:ascii="Calibri" w:hAnsi="Calibri" w:cs="Calibri" w:hint="eastAsia"/>
            <w:sz w:val="20"/>
            <w:szCs w:val="20"/>
            <w:lang w:val="en-US"/>
          </w:rPr>
          <w:t>데이터인지</w:t>
        </w:r>
        <w:r w:rsidR="00F077F7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F077F7">
          <w:rPr>
            <w:rFonts w:ascii="Calibri" w:hAnsi="Calibri" w:cs="Calibri" w:hint="eastAsia"/>
            <w:sz w:val="20"/>
            <w:szCs w:val="20"/>
            <w:lang w:val="en-US"/>
          </w:rPr>
          <w:t>나타내는</w:t>
        </w:r>
        <w:r w:rsidR="00F077F7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F077F7">
          <w:rPr>
            <w:rFonts w:ascii="Calibri" w:hAnsi="Calibri" w:cs="Calibri"/>
            <w:sz w:val="20"/>
            <w:szCs w:val="20"/>
            <w:lang w:val="en-US"/>
          </w:rPr>
          <w:t xml:space="preserve">valid signal, </w:t>
        </w:r>
        <w:r w:rsidR="00F077F7">
          <w:rPr>
            <w:rFonts w:ascii="Calibri" w:hAnsi="Calibri" w:cs="Calibri" w:hint="eastAsia"/>
            <w:sz w:val="20"/>
            <w:szCs w:val="20"/>
            <w:lang w:val="en-US"/>
          </w:rPr>
          <w:t>그리고</w:t>
        </w:r>
        <w:r w:rsidR="00F077F7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</w:ins>
      <w:ins w:id="390" w:author="최광열" w:date="2023-10-27T15:38:00Z">
        <w:r w:rsidR="00F077F7">
          <w:rPr>
            <w:rFonts w:ascii="Calibri" w:hAnsi="Calibri" w:cs="Calibri" w:hint="eastAsia"/>
            <w:sz w:val="20"/>
            <w:szCs w:val="20"/>
            <w:lang w:val="en-US"/>
          </w:rPr>
          <w:t>이러한</w:t>
        </w:r>
        <w:r w:rsidR="00F077F7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F077F7">
          <w:rPr>
            <w:rFonts w:ascii="Calibri" w:hAnsi="Calibri" w:cs="Calibri" w:hint="eastAsia"/>
            <w:sz w:val="20"/>
            <w:szCs w:val="20"/>
            <w:lang w:val="en-US"/>
          </w:rPr>
          <w:t>데이터를</w:t>
        </w:r>
        <w:r w:rsidR="00F077F7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F077F7">
          <w:rPr>
            <w:rFonts w:ascii="Calibri" w:hAnsi="Calibri" w:cs="Calibri" w:hint="eastAsia"/>
            <w:sz w:val="20"/>
            <w:szCs w:val="20"/>
            <w:lang w:val="en-US"/>
          </w:rPr>
          <w:t>받을</w:t>
        </w:r>
        <w:r w:rsidR="00F077F7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F077F7">
          <w:rPr>
            <w:rFonts w:ascii="Calibri" w:hAnsi="Calibri" w:cs="Calibri" w:hint="eastAsia"/>
            <w:sz w:val="20"/>
            <w:szCs w:val="20"/>
            <w:lang w:val="en-US"/>
          </w:rPr>
          <w:t>수</w:t>
        </w:r>
        <w:r w:rsidR="00F077F7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F077F7">
          <w:rPr>
            <w:rFonts w:ascii="Calibri" w:hAnsi="Calibri" w:cs="Calibri" w:hint="eastAsia"/>
            <w:sz w:val="20"/>
            <w:szCs w:val="20"/>
            <w:lang w:val="en-US"/>
          </w:rPr>
          <w:t>있는지</w:t>
        </w:r>
        <w:r w:rsidR="00F077F7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F077F7">
          <w:rPr>
            <w:rFonts w:ascii="Calibri" w:hAnsi="Calibri" w:cs="Calibri" w:hint="eastAsia"/>
            <w:sz w:val="20"/>
            <w:szCs w:val="20"/>
            <w:lang w:val="en-US"/>
          </w:rPr>
          <w:t>상태를</w:t>
        </w:r>
        <w:r w:rsidR="00F077F7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F077F7">
          <w:rPr>
            <w:rFonts w:ascii="Calibri" w:hAnsi="Calibri" w:cs="Calibri" w:hint="eastAsia"/>
            <w:sz w:val="20"/>
            <w:szCs w:val="20"/>
            <w:lang w:val="en-US"/>
          </w:rPr>
          <w:t>나타내는</w:t>
        </w:r>
        <w:r w:rsidR="00F077F7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F077F7">
          <w:rPr>
            <w:rFonts w:ascii="Calibri" w:hAnsi="Calibri" w:cs="Calibri"/>
            <w:sz w:val="20"/>
            <w:szCs w:val="20"/>
            <w:lang w:val="en-US"/>
          </w:rPr>
          <w:t xml:space="preserve">ready </w:t>
        </w:r>
        <w:r w:rsidR="00F077F7">
          <w:rPr>
            <w:rFonts w:ascii="Calibri" w:hAnsi="Calibri" w:cs="Calibri" w:hint="eastAsia"/>
            <w:sz w:val="20"/>
            <w:szCs w:val="20"/>
            <w:lang w:val="en-US"/>
          </w:rPr>
          <w:t>s</w:t>
        </w:r>
        <w:r w:rsidR="00F077F7">
          <w:rPr>
            <w:rFonts w:ascii="Calibri" w:hAnsi="Calibri" w:cs="Calibri"/>
            <w:sz w:val="20"/>
            <w:szCs w:val="20"/>
            <w:lang w:val="en-US"/>
          </w:rPr>
          <w:t>ignal</w:t>
        </w:r>
        <w:r w:rsidR="00F077F7">
          <w:rPr>
            <w:rFonts w:ascii="Calibri" w:hAnsi="Calibri" w:cs="Calibri" w:hint="eastAsia"/>
            <w:sz w:val="20"/>
            <w:szCs w:val="20"/>
            <w:lang w:val="en-US"/>
          </w:rPr>
          <w:t>이</w:t>
        </w:r>
        <w:r w:rsidR="00F077F7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F077F7">
          <w:rPr>
            <w:rFonts w:ascii="Calibri" w:hAnsi="Calibri" w:cs="Calibri" w:hint="eastAsia"/>
            <w:sz w:val="20"/>
            <w:szCs w:val="20"/>
            <w:lang w:val="en-US"/>
          </w:rPr>
          <w:t>존재한다</w:t>
        </w:r>
        <w:r w:rsidR="00F077F7">
          <w:rPr>
            <w:rFonts w:ascii="Calibri" w:hAnsi="Calibri" w:cs="Calibri" w:hint="eastAsia"/>
            <w:sz w:val="20"/>
            <w:szCs w:val="20"/>
            <w:lang w:val="en-US"/>
          </w:rPr>
          <w:t>.</w:t>
        </w:r>
        <w:r w:rsidR="00F077F7">
          <w:rPr>
            <w:rFonts w:ascii="Calibri" w:hAnsi="Calibri" w:cs="Calibri"/>
            <w:sz w:val="20"/>
            <w:szCs w:val="20"/>
            <w:lang w:val="en-US"/>
          </w:rPr>
          <w:t xml:space="preserve"> </w:t>
        </w:r>
      </w:ins>
      <w:ins w:id="391" w:author="최광열" w:date="2023-10-27T15:39:00Z">
        <w:r w:rsidR="00000E91">
          <w:rPr>
            <w:rFonts w:ascii="Calibri" w:hAnsi="Calibri" w:cs="Calibri" w:hint="eastAsia"/>
            <w:sz w:val="20"/>
            <w:szCs w:val="20"/>
            <w:lang w:val="en-US"/>
          </w:rPr>
          <w:t>V</w:t>
        </w:r>
        <w:r w:rsidR="00000E91">
          <w:rPr>
            <w:rFonts w:ascii="Calibri" w:hAnsi="Calibri" w:cs="Calibri"/>
            <w:sz w:val="20"/>
            <w:szCs w:val="20"/>
            <w:lang w:val="en-US"/>
          </w:rPr>
          <w:t xml:space="preserve">alid, </w:t>
        </w:r>
        <w:r w:rsidR="00000E91">
          <w:rPr>
            <w:rFonts w:ascii="Calibri" w:hAnsi="Calibri" w:cs="Calibri" w:hint="eastAsia"/>
            <w:sz w:val="20"/>
            <w:szCs w:val="20"/>
            <w:lang w:val="en-US"/>
          </w:rPr>
          <w:t>그리고</w:t>
        </w:r>
        <w:r w:rsidR="00000E91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000E91">
          <w:rPr>
            <w:rFonts w:ascii="Calibri" w:hAnsi="Calibri" w:cs="Calibri"/>
            <w:sz w:val="20"/>
            <w:szCs w:val="20"/>
            <w:lang w:val="en-US"/>
          </w:rPr>
          <w:t>ready signal</w:t>
        </w:r>
        <w:r w:rsidR="00000E91">
          <w:rPr>
            <w:rFonts w:ascii="Calibri" w:hAnsi="Calibri" w:cs="Calibri" w:hint="eastAsia"/>
            <w:sz w:val="20"/>
            <w:szCs w:val="20"/>
            <w:lang w:val="en-US"/>
          </w:rPr>
          <w:t>이</w:t>
        </w:r>
        <w:r w:rsidR="00000E91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000E91">
          <w:rPr>
            <w:rFonts w:ascii="Calibri" w:hAnsi="Calibri" w:cs="Calibri" w:hint="eastAsia"/>
            <w:sz w:val="20"/>
            <w:szCs w:val="20"/>
            <w:lang w:val="en-US"/>
          </w:rPr>
          <w:t>모두</w:t>
        </w:r>
        <w:r w:rsidR="00000E91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000E91">
          <w:rPr>
            <w:rFonts w:ascii="Calibri" w:hAnsi="Calibri" w:cs="Calibri"/>
            <w:sz w:val="20"/>
            <w:szCs w:val="20"/>
            <w:lang w:val="en-US"/>
          </w:rPr>
          <w:t>high</w:t>
        </w:r>
        <w:r w:rsidR="00000E91">
          <w:rPr>
            <w:rFonts w:ascii="Calibri" w:hAnsi="Calibri" w:cs="Calibri" w:hint="eastAsia"/>
            <w:sz w:val="20"/>
            <w:szCs w:val="20"/>
            <w:lang w:val="en-US"/>
          </w:rPr>
          <w:t>인</w:t>
        </w:r>
        <w:r w:rsidR="00000E91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000E91">
          <w:rPr>
            <w:rFonts w:ascii="Calibri" w:hAnsi="Calibri" w:cs="Calibri" w:hint="eastAsia"/>
            <w:sz w:val="20"/>
            <w:szCs w:val="20"/>
            <w:lang w:val="en-US"/>
          </w:rPr>
          <w:t>경우에만</w:t>
        </w:r>
        <w:r w:rsidR="00000E91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000E91">
          <w:rPr>
            <w:rFonts w:ascii="Calibri" w:hAnsi="Calibri" w:cs="Calibri" w:hint="eastAsia"/>
            <w:sz w:val="20"/>
            <w:szCs w:val="20"/>
            <w:lang w:val="en-US"/>
          </w:rPr>
          <w:t>데이터</w:t>
        </w:r>
        <w:r w:rsidR="00000E91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000E91">
          <w:rPr>
            <w:rFonts w:ascii="Calibri" w:hAnsi="Calibri" w:cs="Calibri" w:hint="eastAsia"/>
            <w:sz w:val="20"/>
            <w:szCs w:val="20"/>
            <w:lang w:val="en-US"/>
          </w:rPr>
          <w:t>전송이</w:t>
        </w:r>
        <w:r w:rsidR="00000E91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000E91">
          <w:rPr>
            <w:rFonts w:ascii="Calibri" w:hAnsi="Calibri" w:cs="Calibri" w:hint="eastAsia"/>
            <w:sz w:val="20"/>
            <w:szCs w:val="20"/>
            <w:lang w:val="en-US"/>
          </w:rPr>
          <w:t>발생한다</w:t>
        </w:r>
        <w:r w:rsidR="00000E91">
          <w:rPr>
            <w:rFonts w:ascii="Calibri" w:hAnsi="Calibri" w:cs="Calibri" w:hint="eastAsia"/>
            <w:sz w:val="20"/>
            <w:szCs w:val="20"/>
            <w:lang w:val="en-US"/>
          </w:rPr>
          <w:t>.</w:t>
        </w:r>
        <w:r w:rsidR="00000E91">
          <w:rPr>
            <w:rFonts w:ascii="Calibri" w:hAnsi="Calibri" w:cs="Calibri"/>
            <w:sz w:val="20"/>
            <w:szCs w:val="20"/>
            <w:lang w:val="en-US"/>
          </w:rPr>
          <w:t xml:space="preserve"> </w:t>
        </w:r>
      </w:ins>
      <w:ins w:id="392" w:author="최광열" w:date="2023-10-27T15:40:00Z">
        <w:r w:rsidR="00CA1C0E">
          <w:rPr>
            <w:rFonts w:ascii="Calibri" w:hAnsi="Calibri" w:cs="Calibri" w:hint="eastAsia"/>
            <w:sz w:val="20"/>
            <w:szCs w:val="20"/>
            <w:lang w:val="en-US"/>
          </w:rPr>
          <w:t>아래는</w:t>
        </w:r>
        <w:r w:rsidR="00CA1C0E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CA1C0E">
          <w:rPr>
            <w:rFonts w:ascii="Calibri" w:hAnsi="Calibri" w:cs="Calibri" w:hint="eastAsia"/>
            <w:sz w:val="20"/>
            <w:szCs w:val="20"/>
            <w:lang w:val="en-US"/>
          </w:rPr>
          <w:t>데이터</w:t>
        </w:r>
        <w:r w:rsidR="00CA1C0E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CA1C0E">
          <w:rPr>
            <w:rFonts w:ascii="Calibri" w:hAnsi="Calibri" w:cs="Calibri" w:hint="eastAsia"/>
            <w:sz w:val="20"/>
            <w:szCs w:val="20"/>
            <w:lang w:val="en-US"/>
          </w:rPr>
          <w:t>전송</w:t>
        </w:r>
        <w:r w:rsidR="00CA1C0E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CA1C0E">
          <w:rPr>
            <w:rFonts w:ascii="Calibri" w:hAnsi="Calibri" w:cs="Calibri" w:hint="eastAsia"/>
            <w:sz w:val="20"/>
            <w:szCs w:val="20"/>
            <w:lang w:val="en-US"/>
          </w:rPr>
          <w:t>과정</w:t>
        </w:r>
        <w:r w:rsidR="00CA1C0E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CA1C0E">
          <w:rPr>
            <w:rFonts w:ascii="Calibri" w:hAnsi="Calibri" w:cs="Calibri" w:hint="eastAsia"/>
            <w:sz w:val="20"/>
            <w:szCs w:val="20"/>
            <w:lang w:val="en-US"/>
          </w:rPr>
          <w:t>예시를</w:t>
        </w:r>
        <w:r w:rsidR="00CA1C0E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CA1C0E">
          <w:rPr>
            <w:rFonts w:ascii="Calibri" w:hAnsi="Calibri" w:cs="Calibri" w:hint="eastAsia"/>
            <w:sz w:val="20"/>
            <w:szCs w:val="20"/>
            <w:lang w:val="en-US"/>
          </w:rPr>
          <w:t>보여준다</w:t>
        </w:r>
        <w:r w:rsidR="00CA1C0E">
          <w:rPr>
            <w:rFonts w:ascii="Calibri" w:hAnsi="Calibri" w:cs="Calibri" w:hint="eastAsia"/>
            <w:sz w:val="20"/>
            <w:szCs w:val="20"/>
            <w:lang w:val="en-US"/>
          </w:rPr>
          <w:t>.</w:t>
        </w:r>
      </w:ins>
      <w:ins w:id="393" w:author="최광열" w:date="2023-10-27T15:41:00Z">
        <w:r w:rsidR="00F77EFA">
          <w:rPr>
            <w:rFonts w:ascii="Calibri" w:hAnsi="Calibri" w:cs="Calibri"/>
            <w:sz w:val="20"/>
            <w:szCs w:val="20"/>
            <w:lang w:val="en-US"/>
          </w:rPr>
          <w:t xml:space="preserve"> </w:t>
        </w:r>
        <w:r w:rsidR="00F77EFA">
          <w:rPr>
            <w:rFonts w:ascii="Calibri" w:hAnsi="Calibri" w:cs="Calibri" w:hint="eastAsia"/>
            <w:sz w:val="20"/>
            <w:szCs w:val="20"/>
            <w:lang w:val="en-US"/>
          </w:rPr>
          <w:t>이외에도</w:t>
        </w:r>
        <w:r w:rsidR="00F77EFA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F77EFA">
          <w:rPr>
            <w:rFonts w:ascii="Calibri" w:hAnsi="Calibri" w:cs="Calibri" w:hint="eastAsia"/>
            <w:sz w:val="20"/>
            <w:szCs w:val="20"/>
            <w:lang w:val="en-US"/>
          </w:rPr>
          <w:t>어느</w:t>
        </w:r>
        <w:r w:rsidR="00F77EFA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F77EFA">
          <w:rPr>
            <w:rFonts w:ascii="Calibri" w:hAnsi="Calibri" w:cs="Calibri" w:hint="eastAsia"/>
            <w:sz w:val="20"/>
            <w:szCs w:val="20"/>
            <w:lang w:val="en-US"/>
          </w:rPr>
          <w:t>부분의</w:t>
        </w:r>
        <w:r w:rsidR="00F77EFA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F77EFA">
          <w:rPr>
            <w:rFonts w:ascii="Calibri" w:hAnsi="Calibri" w:cs="Calibri"/>
            <w:sz w:val="20"/>
            <w:szCs w:val="20"/>
            <w:lang w:val="en-US"/>
          </w:rPr>
          <w:t>data</w:t>
        </w:r>
        <w:r w:rsidR="00F77EFA">
          <w:rPr>
            <w:rFonts w:ascii="Calibri" w:hAnsi="Calibri" w:cs="Calibri" w:hint="eastAsia"/>
            <w:sz w:val="20"/>
            <w:szCs w:val="20"/>
            <w:lang w:val="en-US"/>
          </w:rPr>
          <w:t>가</w:t>
        </w:r>
        <w:r w:rsidR="00F77EFA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F77EFA">
          <w:rPr>
            <w:rFonts w:ascii="Calibri" w:hAnsi="Calibri" w:cs="Calibri" w:hint="eastAsia"/>
            <w:sz w:val="20"/>
            <w:szCs w:val="20"/>
            <w:lang w:val="en-US"/>
          </w:rPr>
          <w:t>전송되는지</w:t>
        </w:r>
        <w:r w:rsidR="00F77EFA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F77EFA">
          <w:rPr>
            <w:rFonts w:ascii="Calibri" w:hAnsi="Calibri" w:cs="Calibri" w:hint="eastAsia"/>
            <w:sz w:val="20"/>
            <w:szCs w:val="20"/>
            <w:lang w:val="en-US"/>
          </w:rPr>
          <w:t>나타내는</w:t>
        </w:r>
        <w:r w:rsidR="00F77EFA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F77EFA">
          <w:rPr>
            <w:rFonts w:ascii="Calibri" w:hAnsi="Calibri" w:cs="Calibri"/>
            <w:sz w:val="20"/>
            <w:szCs w:val="20"/>
            <w:lang w:val="en-US"/>
          </w:rPr>
          <w:t xml:space="preserve">strobe </w:t>
        </w:r>
        <w:r w:rsidR="00F77EFA">
          <w:rPr>
            <w:rFonts w:ascii="Calibri" w:hAnsi="Calibri" w:cs="Calibri" w:hint="eastAsia"/>
            <w:sz w:val="20"/>
            <w:szCs w:val="20"/>
            <w:lang w:val="en-US"/>
          </w:rPr>
          <w:t>s</w:t>
        </w:r>
        <w:r w:rsidR="00F77EFA">
          <w:rPr>
            <w:rFonts w:ascii="Calibri" w:hAnsi="Calibri" w:cs="Calibri"/>
            <w:sz w:val="20"/>
            <w:szCs w:val="20"/>
            <w:lang w:val="en-US"/>
          </w:rPr>
          <w:t xml:space="preserve">ignal, </w:t>
        </w:r>
        <w:r w:rsidR="00F77EFA">
          <w:rPr>
            <w:rFonts w:ascii="Calibri" w:hAnsi="Calibri" w:cs="Calibri" w:hint="eastAsia"/>
            <w:sz w:val="20"/>
            <w:szCs w:val="20"/>
            <w:lang w:val="en-US"/>
          </w:rPr>
          <w:t>얼마</w:t>
        </w:r>
      </w:ins>
      <w:ins w:id="394" w:author="최광열" w:date="2023-10-27T15:42:00Z">
        <w:r w:rsidR="00F77EFA">
          <w:rPr>
            <w:rFonts w:ascii="Calibri" w:hAnsi="Calibri" w:cs="Calibri" w:hint="eastAsia"/>
            <w:sz w:val="20"/>
            <w:szCs w:val="20"/>
            <w:lang w:val="en-US"/>
          </w:rPr>
          <w:t>의</w:t>
        </w:r>
        <w:r w:rsidR="00F77EFA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F77EFA">
          <w:rPr>
            <w:rFonts w:ascii="Calibri" w:hAnsi="Calibri" w:cs="Calibri" w:hint="eastAsia"/>
            <w:sz w:val="20"/>
            <w:szCs w:val="20"/>
            <w:lang w:val="en-US"/>
          </w:rPr>
          <w:t>데이터가</w:t>
        </w:r>
        <w:r w:rsidR="00F77EFA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F77EFA">
          <w:rPr>
            <w:rFonts w:ascii="Calibri" w:hAnsi="Calibri" w:cs="Calibri" w:hint="eastAsia"/>
            <w:sz w:val="20"/>
            <w:szCs w:val="20"/>
            <w:lang w:val="en-US"/>
          </w:rPr>
          <w:t>전송되는지</w:t>
        </w:r>
        <w:r w:rsidR="00F77EFA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F77EFA">
          <w:rPr>
            <w:rFonts w:ascii="Calibri" w:hAnsi="Calibri" w:cs="Calibri" w:hint="eastAsia"/>
            <w:sz w:val="20"/>
            <w:szCs w:val="20"/>
            <w:lang w:val="en-US"/>
          </w:rPr>
          <w:t>나타내는</w:t>
        </w:r>
        <w:r w:rsidR="00F77EFA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F77EFA">
          <w:rPr>
            <w:rFonts w:ascii="Calibri" w:hAnsi="Calibri" w:cs="Calibri"/>
            <w:sz w:val="20"/>
            <w:szCs w:val="20"/>
            <w:lang w:val="en-US"/>
          </w:rPr>
          <w:t xml:space="preserve">len signal, </w:t>
        </w:r>
        <w:r w:rsidR="00F77EFA">
          <w:rPr>
            <w:rFonts w:ascii="Calibri" w:hAnsi="Calibri" w:cs="Calibri" w:hint="eastAsia"/>
            <w:sz w:val="20"/>
            <w:szCs w:val="20"/>
            <w:lang w:val="en-US"/>
          </w:rPr>
          <w:t>그리고</w:t>
        </w:r>
        <w:r w:rsidR="00F77EFA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F77EFA">
          <w:rPr>
            <w:rFonts w:ascii="Calibri" w:hAnsi="Calibri" w:cs="Calibri" w:hint="eastAsia"/>
            <w:sz w:val="20"/>
            <w:szCs w:val="20"/>
            <w:lang w:val="en-US"/>
          </w:rPr>
          <w:t>현재의</w:t>
        </w:r>
        <w:r w:rsidR="00F77EFA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F77EFA">
          <w:rPr>
            <w:rFonts w:ascii="Calibri" w:hAnsi="Calibri" w:cs="Calibri" w:hint="eastAsia"/>
            <w:sz w:val="20"/>
            <w:szCs w:val="20"/>
            <w:lang w:val="en-US"/>
          </w:rPr>
          <w:t>데이터가</w:t>
        </w:r>
        <w:r w:rsidR="00F77EFA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F77EFA">
          <w:rPr>
            <w:rFonts w:ascii="Calibri" w:hAnsi="Calibri" w:cs="Calibri" w:hint="eastAsia"/>
            <w:sz w:val="20"/>
            <w:szCs w:val="20"/>
            <w:lang w:val="en-US"/>
          </w:rPr>
          <w:t>마지막</w:t>
        </w:r>
        <w:r w:rsidR="00F77EFA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F77EFA">
          <w:rPr>
            <w:rFonts w:ascii="Calibri" w:hAnsi="Calibri" w:cs="Calibri" w:hint="eastAsia"/>
            <w:sz w:val="20"/>
            <w:szCs w:val="20"/>
            <w:lang w:val="en-US"/>
          </w:rPr>
          <w:t>데이터</w:t>
        </w:r>
        <w:r w:rsidR="00F77EFA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F77EFA">
          <w:rPr>
            <w:rFonts w:ascii="Calibri" w:hAnsi="Calibri" w:cs="Calibri" w:hint="eastAsia"/>
            <w:sz w:val="20"/>
            <w:szCs w:val="20"/>
            <w:lang w:val="en-US"/>
          </w:rPr>
          <w:t>전송임을</w:t>
        </w:r>
        <w:r w:rsidR="00F77EFA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F77EFA">
          <w:rPr>
            <w:rFonts w:ascii="Calibri" w:hAnsi="Calibri" w:cs="Calibri" w:hint="eastAsia"/>
            <w:sz w:val="20"/>
            <w:szCs w:val="20"/>
            <w:lang w:val="en-US"/>
          </w:rPr>
          <w:t>나타내는</w:t>
        </w:r>
        <w:r w:rsidR="00F77EFA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F77EFA">
          <w:rPr>
            <w:rFonts w:ascii="Calibri" w:hAnsi="Calibri" w:cs="Calibri"/>
            <w:sz w:val="20"/>
            <w:szCs w:val="20"/>
            <w:lang w:val="en-US"/>
          </w:rPr>
          <w:t>last signal</w:t>
        </w:r>
        <w:r w:rsidR="00F77EFA">
          <w:rPr>
            <w:rFonts w:ascii="Calibri" w:hAnsi="Calibri" w:cs="Calibri" w:hint="eastAsia"/>
            <w:sz w:val="20"/>
            <w:szCs w:val="20"/>
            <w:lang w:val="en-US"/>
          </w:rPr>
          <w:t>이</w:t>
        </w:r>
        <w:r w:rsidR="00F77EFA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F77EFA">
          <w:rPr>
            <w:rFonts w:ascii="Calibri" w:hAnsi="Calibri" w:cs="Calibri" w:hint="eastAsia"/>
            <w:sz w:val="20"/>
            <w:szCs w:val="20"/>
            <w:lang w:val="en-US"/>
          </w:rPr>
          <w:t>존재한다</w:t>
        </w:r>
        <w:r w:rsidR="00F77EFA">
          <w:rPr>
            <w:rFonts w:ascii="Calibri" w:hAnsi="Calibri" w:cs="Calibri" w:hint="eastAsia"/>
            <w:sz w:val="20"/>
            <w:szCs w:val="20"/>
            <w:lang w:val="en-US"/>
          </w:rPr>
          <w:t>.</w:t>
        </w:r>
        <w:r w:rsidR="00F77EFA">
          <w:rPr>
            <w:rFonts w:ascii="Calibri" w:hAnsi="Calibri" w:cs="Calibri"/>
            <w:sz w:val="20"/>
            <w:szCs w:val="20"/>
            <w:lang w:val="en-US"/>
          </w:rPr>
          <w:t xml:space="preserve"> </w:t>
        </w:r>
        <w:r w:rsidR="00F77EFA">
          <w:rPr>
            <w:rFonts w:ascii="Calibri" w:hAnsi="Calibri" w:cs="Calibri" w:hint="eastAsia"/>
            <w:sz w:val="20"/>
            <w:szCs w:val="20"/>
            <w:lang w:val="en-US"/>
          </w:rPr>
          <w:t>그외에도</w:t>
        </w:r>
        <w:r w:rsidR="00F77EFA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F77EFA">
          <w:rPr>
            <w:rFonts w:ascii="Calibri" w:hAnsi="Calibri" w:cs="Calibri"/>
            <w:sz w:val="20"/>
            <w:szCs w:val="20"/>
            <w:lang w:val="en-US"/>
          </w:rPr>
          <w:t xml:space="preserve">qos, </w:t>
        </w:r>
        <w:r w:rsidR="00F77EFA">
          <w:rPr>
            <w:rFonts w:ascii="Calibri" w:hAnsi="Calibri" w:cs="Calibri" w:hint="eastAsia"/>
            <w:sz w:val="20"/>
            <w:szCs w:val="20"/>
            <w:lang w:val="en-US"/>
          </w:rPr>
          <w:t>u</w:t>
        </w:r>
        <w:r w:rsidR="00F77EFA">
          <w:rPr>
            <w:rFonts w:ascii="Calibri" w:hAnsi="Calibri" w:cs="Calibri"/>
            <w:sz w:val="20"/>
            <w:szCs w:val="20"/>
            <w:lang w:val="en-US"/>
          </w:rPr>
          <w:t>ser</w:t>
        </w:r>
        <w:r w:rsidR="00F77EFA">
          <w:rPr>
            <w:rFonts w:ascii="Calibri" w:hAnsi="Calibri" w:cs="Calibri" w:hint="eastAsia"/>
            <w:sz w:val="20"/>
            <w:szCs w:val="20"/>
            <w:lang w:val="en-US"/>
          </w:rPr>
          <w:t>와</w:t>
        </w:r>
        <w:r w:rsidR="00F77EFA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F77EFA">
          <w:rPr>
            <w:rFonts w:ascii="Calibri" w:hAnsi="Calibri" w:cs="Calibri" w:hint="eastAsia"/>
            <w:sz w:val="20"/>
            <w:szCs w:val="20"/>
            <w:lang w:val="en-US"/>
          </w:rPr>
          <w:t>같은</w:t>
        </w:r>
        <w:r w:rsidR="00F77EFA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F77EFA">
          <w:rPr>
            <w:rFonts w:ascii="Calibri" w:hAnsi="Calibri" w:cs="Calibri"/>
            <w:sz w:val="20"/>
            <w:szCs w:val="20"/>
            <w:lang w:val="en-US"/>
          </w:rPr>
          <w:t>signal</w:t>
        </w:r>
        <w:r w:rsidR="00F77EFA">
          <w:rPr>
            <w:rFonts w:ascii="Calibri" w:hAnsi="Calibri" w:cs="Calibri" w:hint="eastAsia"/>
            <w:sz w:val="20"/>
            <w:szCs w:val="20"/>
            <w:lang w:val="en-US"/>
          </w:rPr>
          <w:t>이</w:t>
        </w:r>
        <w:r w:rsidR="00F77EFA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F77EFA">
          <w:rPr>
            <w:rFonts w:ascii="Calibri" w:hAnsi="Calibri" w:cs="Calibri" w:hint="eastAsia"/>
            <w:sz w:val="20"/>
            <w:szCs w:val="20"/>
            <w:lang w:val="en-US"/>
          </w:rPr>
          <w:t>존</w:t>
        </w:r>
      </w:ins>
      <w:ins w:id="395" w:author="최광열" w:date="2023-10-27T15:43:00Z">
        <w:r w:rsidR="00F77EFA">
          <w:rPr>
            <w:rFonts w:ascii="Calibri" w:hAnsi="Calibri" w:cs="Calibri" w:hint="eastAsia"/>
            <w:sz w:val="20"/>
            <w:szCs w:val="20"/>
            <w:lang w:val="en-US"/>
          </w:rPr>
          <w:t>재하며</w:t>
        </w:r>
        <w:r w:rsidR="00F77EFA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F77EFA">
          <w:rPr>
            <w:rFonts w:ascii="Calibri" w:hAnsi="Calibri" w:cs="Calibri" w:hint="eastAsia"/>
            <w:sz w:val="20"/>
            <w:szCs w:val="20"/>
            <w:lang w:val="en-US"/>
          </w:rPr>
          <w:t>해당</w:t>
        </w:r>
        <w:r w:rsidR="00F77EFA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F77EFA">
          <w:rPr>
            <w:rFonts w:ascii="Calibri" w:hAnsi="Calibri" w:cs="Calibri" w:hint="eastAsia"/>
            <w:sz w:val="20"/>
            <w:szCs w:val="20"/>
            <w:lang w:val="en-US"/>
          </w:rPr>
          <w:t>사항은</w:t>
        </w:r>
        <w:r w:rsidR="00F77EFA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F77EFA">
          <w:rPr>
            <w:rFonts w:ascii="Calibri" w:hAnsi="Calibri" w:cs="Calibri" w:hint="eastAsia"/>
            <w:sz w:val="20"/>
            <w:szCs w:val="20"/>
            <w:lang w:val="en-US"/>
          </w:rPr>
          <w:t>아래의</w:t>
        </w:r>
        <w:r w:rsidR="00F77EFA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F77EFA">
          <w:rPr>
            <w:rFonts w:ascii="Calibri" w:hAnsi="Calibri" w:cs="Calibri" w:hint="eastAsia"/>
            <w:sz w:val="20"/>
            <w:szCs w:val="20"/>
            <w:lang w:val="en-US"/>
          </w:rPr>
          <w:t>문서에서</w:t>
        </w:r>
        <w:r w:rsidR="00F77EFA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F77EFA">
          <w:rPr>
            <w:rFonts w:ascii="Calibri" w:hAnsi="Calibri" w:cs="Calibri" w:hint="eastAsia"/>
            <w:sz w:val="20"/>
            <w:szCs w:val="20"/>
            <w:lang w:val="en-US"/>
          </w:rPr>
          <w:t>자세히</w:t>
        </w:r>
        <w:r w:rsidR="00F77EFA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F77EFA">
          <w:rPr>
            <w:rFonts w:ascii="Calibri" w:hAnsi="Calibri" w:cs="Calibri" w:hint="eastAsia"/>
            <w:sz w:val="20"/>
            <w:szCs w:val="20"/>
            <w:lang w:val="en-US"/>
          </w:rPr>
          <w:t>알</w:t>
        </w:r>
        <w:r w:rsidR="00F77EFA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F77EFA">
          <w:rPr>
            <w:rFonts w:ascii="Calibri" w:hAnsi="Calibri" w:cs="Calibri" w:hint="eastAsia"/>
            <w:sz w:val="20"/>
            <w:szCs w:val="20"/>
            <w:lang w:val="en-US"/>
          </w:rPr>
          <w:t>수</w:t>
        </w:r>
        <w:r w:rsidR="00F77EFA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F77EFA">
          <w:rPr>
            <w:rFonts w:ascii="Calibri" w:hAnsi="Calibri" w:cs="Calibri" w:hint="eastAsia"/>
            <w:sz w:val="20"/>
            <w:szCs w:val="20"/>
            <w:lang w:val="en-US"/>
          </w:rPr>
          <w:t>있다</w:t>
        </w:r>
        <w:r w:rsidR="00F77EFA">
          <w:rPr>
            <w:rFonts w:ascii="Calibri" w:hAnsi="Calibri" w:cs="Calibri" w:hint="eastAsia"/>
            <w:sz w:val="20"/>
            <w:szCs w:val="20"/>
            <w:lang w:val="en-US"/>
          </w:rPr>
          <w:t>.</w:t>
        </w:r>
      </w:ins>
      <w:ins w:id="396" w:author="최광열" w:date="2023-10-27T15:51:00Z">
        <w:r w:rsidR="00953D39">
          <w:rPr>
            <w:rStyle w:val="ab"/>
            <w:rFonts w:ascii="Calibri" w:hAnsi="Calibri" w:cs="Calibri"/>
            <w:sz w:val="20"/>
            <w:szCs w:val="20"/>
            <w:lang w:val="en-US"/>
          </w:rPr>
          <w:footnoteReference w:id="6"/>
        </w:r>
      </w:ins>
    </w:p>
    <w:p w14:paraId="5EE872AE" w14:textId="4AC2112D" w:rsidR="00F176AC" w:rsidRDefault="00F77EFA">
      <w:pPr>
        <w:widowControl w:val="0"/>
        <w:spacing w:line="240" w:lineRule="auto"/>
        <w:ind w:firstLine="195"/>
        <w:jc w:val="center"/>
        <w:rPr>
          <w:ins w:id="403" w:author="최광열" w:date="2024-01-11T16:46:00Z"/>
          <w:rFonts w:ascii="Calibri" w:hAnsi="Calibri" w:cs="Calibri"/>
          <w:sz w:val="20"/>
          <w:szCs w:val="20"/>
          <w:lang w:val="en-US"/>
        </w:rPr>
      </w:pPr>
      <w:ins w:id="404" w:author="최광열" w:date="2023-10-27T15:41:00Z">
        <w:r>
          <w:rPr>
            <w:rFonts w:ascii="Calibri" w:hAnsi="Calibri" w:cs="Calibri"/>
            <w:noProof/>
            <w:sz w:val="20"/>
            <w:szCs w:val="20"/>
            <w:lang w:val="en-US"/>
          </w:rPr>
          <w:drawing>
            <wp:inline distT="0" distB="0" distL="0" distR="0" wp14:anchorId="68D6E27B" wp14:editId="4084310A">
              <wp:extent cx="3914695" cy="2169042"/>
              <wp:effectExtent l="0" t="0" r="0" b="3175"/>
              <wp:docPr id="4" name="그림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"/>
                      <pic:cNvPicPr>
                        <a:picLocks noChangeAspect="1" noChangeArrowheads="1"/>
                      </pic:cNvPicPr>
                    </pic:nvPicPr>
                    <pic:blipFill>
                      <a:blip r:embed="rId1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956903" cy="219242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0D0925A6" w14:textId="3EE24289" w:rsidR="001274A8" w:rsidRDefault="001274A8" w:rsidP="00044E31">
      <w:pPr>
        <w:pStyle w:val="2"/>
        <w:widowControl w:val="0"/>
        <w:spacing w:line="240" w:lineRule="auto"/>
        <w:jc w:val="both"/>
        <w:rPr>
          <w:ins w:id="405" w:author="최광열" w:date="2024-01-11T17:17:00Z"/>
          <w:sz w:val="26"/>
          <w:szCs w:val="26"/>
          <w:lang w:val="en-US"/>
        </w:rPr>
      </w:pPr>
      <w:bookmarkStart w:id="406" w:name="_Toc155888966"/>
      <w:ins w:id="407" w:author="최광열" w:date="2024-01-11T17:16:00Z">
        <w:r w:rsidRPr="00F51EBD">
          <w:rPr>
            <w:sz w:val="26"/>
            <w:szCs w:val="26"/>
            <w:lang w:val="en-US"/>
          </w:rPr>
          <w:t>1.</w:t>
        </w:r>
      </w:ins>
      <w:proofErr w:type="gramStart"/>
      <w:ins w:id="408" w:author="최광열" w:date="2024-01-11T17:36:00Z">
        <w:r w:rsidR="0086122A">
          <w:rPr>
            <w:sz w:val="26"/>
            <w:szCs w:val="26"/>
            <w:lang w:val="en-US"/>
          </w:rPr>
          <w:t>5</w:t>
        </w:r>
      </w:ins>
      <w:ins w:id="409" w:author="최광열" w:date="2024-01-11T17:16:00Z">
        <w:r>
          <w:rPr>
            <w:sz w:val="26"/>
            <w:szCs w:val="26"/>
            <w:lang w:val="en-US"/>
          </w:rPr>
          <w:t>.</w:t>
        </w:r>
      </w:ins>
      <w:ins w:id="410" w:author="최광열" w:date="2024-01-11T17:17:00Z">
        <w:r w:rsidR="00044E31">
          <w:rPr>
            <w:rFonts w:hint="eastAsia"/>
            <w:sz w:val="26"/>
            <w:szCs w:val="26"/>
            <w:lang w:val="en-US"/>
          </w:rPr>
          <w:t>R</w:t>
        </w:r>
        <w:r w:rsidR="00044E31">
          <w:rPr>
            <w:sz w:val="26"/>
            <w:szCs w:val="26"/>
            <w:lang w:val="en-US"/>
          </w:rPr>
          <w:t>eal</w:t>
        </w:r>
        <w:proofErr w:type="gramEnd"/>
        <w:r w:rsidR="00044E31">
          <w:rPr>
            <w:sz w:val="26"/>
            <w:szCs w:val="26"/>
            <w:lang w:val="en-US"/>
          </w:rPr>
          <w:t xml:space="preserve"> Time Input Output Concept</w:t>
        </w:r>
        <w:bookmarkEnd w:id="406"/>
      </w:ins>
    </w:p>
    <w:p w14:paraId="693281F7" w14:textId="63C13951" w:rsidR="009C1458" w:rsidRPr="00481FD0" w:rsidRDefault="00362415" w:rsidP="000B7E78">
      <w:pPr>
        <w:ind w:firstLineChars="100" w:firstLine="200"/>
        <w:rPr>
          <w:ins w:id="411" w:author="최광열" w:date="2024-01-11T17:16:00Z"/>
          <w:rFonts w:ascii="Calibri" w:hAnsi="Calibri" w:cs="Calibri" w:hint="eastAsia"/>
          <w:sz w:val="20"/>
          <w:szCs w:val="20"/>
          <w:lang w:val="en-US"/>
          <w:rPrChange w:id="412" w:author="최광열" w:date="2024-01-11T17:19:00Z">
            <w:rPr>
              <w:ins w:id="413" w:author="최광열" w:date="2024-01-11T17:16:00Z"/>
              <w:rFonts w:ascii="Calibri" w:hAnsi="Calibri" w:cs="Calibri"/>
              <w:sz w:val="20"/>
              <w:szCs w:val="20"/>
              <w:lang w:val="en-US"/>
            </w:rPr>
          </w:rPrChange>
        </w:rPr>
        <w:pPrChange w:id="414" w:author="최광열" w:date="2024-01-11T17:26:00Z">
          <w:pPr>
            <w:widowControl w:val="0"/>
            <w:spacing w:line="240" w:lineRule="auto"/>
            <w:ind w:firstLine="195"/>
          </w:pPr>
        </w:pPrChange>
      </w:pPr>
      <w:ins w:id="415" w:author="최광열" w:date="2024-01-11T17:18:00Z">
        <w:r w:rsidRPr="00481FD0">
          <w:rPr>
            <w:rFonts w:ascii="Calibri" w:hAnsi="Calibri" w:cs="Calibri" w:hint="eastAsia"/>
            <w:sz w:val="20"/>
            <w:szCs w:val="20"/>
            <w:lang w:val="en-US"/>
            <w:rPrChange w:id="416" w:author="최광열" w:date="2024-01-11T17:19:00Z">
              <w:rPr>
                <w:rFonts w:hint="eastAsia"/>
                <w:lang w:val="en-US"/>
              </w:rPr>
            </w:rPrChange>
          </w:rPr>
          <w:t>R</w:t>
        </w:r>
        <w:r w:rsidRPr="00481FD0">
          <w:rPr>
            <w:rFonts w:ascii="Calibri" w:hAnsi="Calibri" w:cs="Calibri"/>
            <w:sz w:val="20"/>
            <w:szCs w:val="20"/>
            <w:lang w:val="en-US"/>
            <w:rPrChange w:id="417" w:author="최광열" w:date="2024-01-11T17:19:00Z">
              <w:rPr>
                <w:lang w:val="en-US"/>
              </w:rPr>
            </w:rPrChange>
          </w:rPr>
          <w:t>eal Time Input Output(</w:t>
        </w:r>
        <w:r w:rsidRPr="00985D4C">
          <w:rPr>
            <w:rFonts w:ascii="Calibri" w:hAnsi="Calibri" w:cs="Calibri"/>
            <w:b/>
            <w:sz w:val="20"/>
            <w:szCs w:val="20"/>
            <w:lang w:val="en-US"/>
            <w:rPrChange w:id="418" w:author="최광열" w:date="2024-01-11T17:19:00Z">
              <w:rPr>
                <w:lang w:val="en-US"/>
              </w:rPr>
            </w:rPrChange>
          </w:rPr>
          <w:t>RTIO</w:t>
        </w:r>
        <w:r w:rsidRPr="00481FD0">
          <w:rPr>
            <w:rFonts w:ascii="Calibri" w:hAnsi="Calibri" w:cs="Calibri"/>
            <w:sz w:val="20"/>
            <w:szCs w:val="20"/>
            <w:lang w:val="en-US"/>
            <w:rPrChange w:id="419" w:author="최광열" w:date="2024-01-11T17:19:00Z">
              <w:rPr>
                <w:lang w:val="en-US"/>
              </w:rPr>
            </w:rPrChange>
          </w:rPr>
          <w:t>)</w:t>
        </w:r>
        <w:r w:rsidRPr="00481FD0">
          <w:rPr>
            <w:rFonts w:ascii="Calibri" w:hAnsi="Calibri" w:cs="Calibri" w:hint="eastAsia"/>
            <w:sz w:val="20"/>
            <w:szCs w:val="20"/>
            <w:lang w:val="en-US"/>
            <w:rPrChange w:id="420" w:author="최광열" w:date="2024-01-11T17:19:00Z">
              <w:rPr>
                <w:rFonts w:hint="eastAsia"/>
                <w:lang w:val="en-US"/>
              </w:rPr>
            </w:rPrChange>
          </w:rPr>
          <w:t>는</w:t>
        </w:r>
        <w:r w:rsidRPr="00481FD0">
          <w:rPr>
            <w:rFonts w:ascii="Calibri" w:hAnsi="Calibri" w:cs="Calibri" w:hint="eastAsia"/>
            <w:sz w:val="20"/>
            <w:szCs w:val="20"/>
            <w:lang w:val="en-US"/>
            <w:rPrChange w:id="421" w:author="최광열" w:date="2024-01-11T17:19:00Z">
              <w:rPr>
                <w:rFonts w:hint="eastAsia"/>
                <w:lang w:val="en-US"/>
              </w:rPr>
            </w:rPrChange>
          </w:rPr>
          <w:t xml:space="preserve"> </w:t>
        </w:r>
        <w:r w:rsidRPr="00481FD0">
          <w:rPr>
            <w:rFonts w:ascii="Calibri" w:hAnsi="Calibri" w:cs="Calibri" w:hint="eastAsia"/>
            <w:sz w:val="20"/>
            <w:szCs w:val="20"/>
            <w:lang w:val="en-US"/>
            <w:rPrChange w:id="422" w:author="최광열" w:date="2024-01-11T17:19:00Z">
              <w:rPr>
                <w:rFonts w:hint="eastAsia"/>
                <w:lang w:val="en-US"/>
              </w:rPr>
            </w:rPrChange>
          </w:rPr>
          <w:t>실시간으로</w:t>
        </w:r>
        <w:r w:rsidRPr="00481FD0">
          <w:rPr>
            <w:rFonts w:ascii="Calibri" w:hAnsi="Calibri" w:cs="Calibri" w:hint="eastAsia"/>
            <w:sz w:val="20"/>
            <w:szCs w:val="20"/>
            <w:lang w:val="en-US"/>
            <w:rPrChange w:id="423" w:author="최광열" w:date="2024-01-11T17:19:00Z">
              <w:rPr>
                <w:rFonts w:hint="eastAsia"/>
                <w:lang w:val="en-US"/>
              </w:rPr>
            </w:rPrChange>
          </w:rPr>
          <w:t xml:space="preserve"> </w:t>
        </w:r>
        <w:r w:rsidRPr="00481FD0">
          <w:rPr>
            <w:rFonts w:ascii="Calibri" w:hAnsi="Calibri" w:cs="Calibri" w:hint="eastAsia"/>
            <w:sz w:val="20"/>
            <w:szCs w:val="20"/>
            <w:lang w:val="en-US"/>
            <w:rPrChange w:id="424" w:author="최광열" w:date="2024-01-11T17:19:00Z">
              <w:rPr>
                <w:rFonts w:hint="eastAsia"/>
                <w:lang w:val="en-US"/>
              </w:rPr>
            </w:rPrChange>
          </w:rPr>
          <w:t>정확한</w:t>
        </w:r>
        <w:r w:rsidRPr="00481FD0">
          <w:rPr>
            <w:rFonts w:ascii="Calibri" w:hAnsi="Calibri" w:cs="Calibri" w:hint="eastAsia"/>
            <w:sz w:val="20"/>
            <w:szCs w:val="20"/>
            <w:lang w:val="en-US"/>
            <w:rPrChange w:id="425" w:author="최광열" w:date="2024-01-11T17:19:00Z">
              <w:rPr>
                <w:rFonts w:hint="eastAsia"/>
                <w:lang w:val="en-US"/>
              </w:rPr>
            </w:rPrChange>
          </w:rPr>
          <w:t xml:space="preserve"> </w:t>
        </w:r>
      </w:ins>
      <w:ins w:id="426" w:author="최광열" w:date="2024-01-11T17:19:00Z">
        <w:r w:rsidRPr="00481FD0">
          <w:rPr>
            <w:rFonts w:ascii="Calibri" w:hAnsi="Calibri" w:cs="Calibri" w:hint="eastAsia"/>
            <w:sz w:val="20"/>
            <w:szCs w:val="20"/>
            <w:lang w:val="en-US"/>
            <w:rPrChange w:id="427" w:author="최광열" w:date="2024-01-11T17:19:00Z">
              <w:rPr>
                <w:rFonts w:hint="eastAsia"/>
                <w:lang w:val="en-US"/>
              </w:rPr>
            </w:rPrChange>
          </w:rPr>
          <w:t>타이밍에</w:t>
        </w:r>
        <w:r w:rsidR="00481FD0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481FD0">
          <w:rPr>
            <w:rFonts w:ascii="Calibri" w:hAnsi="Calibri" w:cs="Calibri" w:hint="eastAsia"/>
            <w:sz w:val="20"/>
            <w:szCs w:val="20"/>
            <w:lang w:val="en-US"/>
          </w:rPr>
          <w:t>신호를</w:t>
        </w:r>
        <w:r w:rsidR="00481FD0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481FD0">
          <w:rPr>
            <w:rFonts w:ascii="Calibri" w:hAnsi="Calibri" w:cs="Calibri" w:hint="eastAsia"/>
            <w:sz w:val="20"/>
            <w:szCs w:val="20"/>
            <w:lang w:val="en-US"/>
          </w:rPr>
          <w:t>내보내거나</w:t>
        </w:r>
        <w:r w:rsidR="00481FD0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481FD0">
          <w:rPr>
            <w:rFonts w:ascii="Calibri" w:hAnsi="Calibri" w:cs="Calibri" w:hint="eastAsia"/>
            <w:sz w:val="20"/>
            <w:szCs w:val="20"/>
            <w:lang w:val="en-US"/>
          </w:rPr>
          <w:t>받아들이는</w:t>
        </w:r>
        <w:r w:rsidR="00481FD0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481FD0">
          <w:rPr>
            <w:rFonts w:ascii="Calibri" w:hAnsi="Calibri" w:cs="Calibri" w:hint="eastAsia"/>
            <w:sz w:val="20"/>
            <w:szCs w:val="20"/>
            <w:lang w:val="en-US"/>
          </w:rPr>
          <w:t>것이다</w:t>
        </w:r>
        <w:r w:rsidR="00481FD0">
          <w:rPr>
            <w:rFonts w:ascii="Calibri" w:hAnsi="Calibri" w:cs="Calibri" w:hint="eastAsia"/>
            <w:sz w:val="20"/>
            <w:szCs w:val="20"/>
            <w:lang w:val="en-US"/>
          </w:rPr>
          <w:t>.</w:t>
        </w:r>
        <w:r w:rsidR="00481FD0">
          <w:rPr>
            <w:rFonts w:ascii="Calibri" w:hAnsi="Calibri" w:cs="Calibri"/>
            <w:sz w:val="20"/>
            <w:szCs w:val="20"/>
            <w:lang w:val="en-US"/>
          </w:rPr>
          <w:t xml:space="preserve"> </w:t>
        </w:r>
      </w:ins>
      <w:ins w:id="428" w:author="최광열" w:date="2024-01-11T17:21:00Z">
        <w:r w:rsidR="00102EAF">
          <w:rPr>
            <w:rFonts w:ascii="Calibri" w:hAnsi="Calibri" w:cs="Calibri" w:hint="eastAsia"/>
            <w:sz w:val="20"/>
            <w:szCs w:val="20"/>
            <w:lang w:val="en-US"/>
          </w:rPr>
          <w:t>예를</w:t>
        </w:r>
        <w:r w:rsidR="00102EAF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102EAF">
          <w:rPr>
            <w:rFonts w:ascii="Calibri" w:hAnsi="Calibri" w:cs="Calibri" w:hint="eastAsia"/>
            <w:sz w:val="20"/>
            <w:szCs w:val="20"/>
            <w:lang w:val="en-US"/>
          </w:rPr>
          <w:t>들어</w:t>
        </w:r>
        <w:r w:rsidR="00102EAF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102EAF">
          <w:rPr>
            <w:rFonts w:ascii="Calibri" w:hAnsi="Calibri" w:cs="Calibri" w:hint="eastAsia"/>
            <w:sz w:val="20"/>
            <w:szCs w:val="20"/>
            <w:lang w:val="en-US"/>
          </w:rPr>
          <w:t>간략화</w:t>
        </w:r>
        <w:r w:rsidR="00102EAF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102EAF">
          <w:rPr>
            <w:rFonts w:ascii="Calibri" w:hAnsi="Calibri" w:cs="Calibri" w:hint="eastAsia"/>
            <w:sz w:val="20"/>
            <w:szCs w:val="20"/>
            <w:lang w:val="en-US"/>
          </w:rPr>
          <w:t>된</w:t>
        </w:r>
        <w:r w:rsidR="00102EAF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102EAF">
          <w:rPr>
            <w:rFonts w:ascii="Calibri" w:hAnsi="Calibri" w:cs="Calibri"/>
            <w:sz w:val="20"/>
            <w:szCs w:val="20"/>
            <w:lang w:val="en-US"/>
          </w:rPr>
          <w:t xml:space="preserve">RTIO </w:t>
        </w:r>
        <w:r w:rsidR="00102EAF">
          <w:rPr>
            <w:rFonts w:ascii="Calibri" w:hAnsi="Calibri" w:cs="Calibri" w:hint="eastAsia"/>
            <w:sz w:val="20"/>
            <w:szCs w:val="20"/>
            <w:lang w:val="en-US"/>
          </w:rPr>
          <w:t>시스템은</w:t>
        </w:r>
        <w:r w:rsidR="00102EAF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102EAF">
          <w:rPr>
            <w:rFonts w:ascii="Calibri" w:hAnsi="Calibri" w:cs="Calibri" w:hint="eastAsia"/>
            <w:sz w:val="20"/>
            <w:szCs w:val="20"/>
            <w:lang w:val="en-US"/>
          </w:rPr>
          <w:t>아래</w:t>
        </w:r>
        <w:r w:rsidR="00102EAF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102EAF">
          <w:rPr>
            <w:rFonts w:ascii="Calibri" w:hAnsi="Calibri" w:cs="Calibri" w:hint="eastAsia"/>
            <w:sz w:val="20"/>
            <w:szCs w:val="20"/>
            <w:lang w:val="en-US"/>
          </w:rPr>
          <w:t>그림과</w:t>
        </w:r>
        <w:r w:rsidR="00102EAF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102EAF">
          <w:rPr>
            <w:rFonts w:ascii="Calibri" w:hAnsi="Calibri" w:cs="Calibri" w:hint="eastAsia"/>
            <w:sz w:val="20"/>
            <w:szCs w:val="20"/>
            <w:lang w:val="en-US"/>
          </w:rPr>
          <w:t>같다</w:t>
        </w:r>
        <w:r w:rsidR="00102EAF">
          <w:rPr>
            <w:rFonts w:ascii="Calibri" w:hAnsi="Calibri" w:cs="Calibri" w:hint="eastAsia"/>
            <w:sz w:val="20"/>
            <w:szCs w:val="20"/>
            <w:lang w:val="en-US"/>
          </w:rPr>
          <w:t>.</w:t>
        </w:r>
      </w:ins>
      <w:ins w:id="429" w:author="최광열" w:date="2024-01-11T17:23:00Z">
        <w:r w:rsidR="00D22209">
          <w:rPr>
            <w:rFonts w:ascii="Calibri" w:hAnsi="Calibri" w:cs="Calibri"/>
            <w:sz w:val="20"/>
            <w:szCs w:val="20"/>
            <w:lang w:val="en-US"/>
          </w:rPr>
          <w:t xml:space="preserve"> </w:t>
        </w:r>
        <w:r w:rsidR="00D22209">
          <w:rPr>
            <w:rFonts w:ascii="Calibri" w:hAnsi="Calibri" w:cs="Calibri" w:hint="eastAsia"/>
            <w:sz w:val="20"/>
            <w:szCs w:val="20"/>
            <w:lang w:val="en-US"/>
          </w:rPr>
          <w:t>현재</w:t>
        </w:r>
        <w:r w:rsidR="00D22209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D22209">
          <w:rPr>
            <w:rFonts w:ascii="Calibri" w:hAnsi="Calibri" w:cs="Calibri"/>
            <w:sz w:val="20"/>
            <w:szCs w:val="20"/>
            <w:lang w:val="en-US"/>
          </w:rPr>
          <w:t>RFSoC</w:t>
        </w:r>
        <w:r w:rsidR="00D22209">
          <w:rPr>
            <w:rFonts w:ascii="Calibri" w:hAnsi="Calibri" w:cs="Calibri" w:hint="eastAsia"/>
            <w:sz w:val="20"/>
            <w:szCs w:val="20"/>
            <w:lang w:val="en-US"/>
          </w:rPr>
          <w:t>시스템의</w:t>
        </w:r>
        <w:r w:rsidR="00D22209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D22209">
          <w:rPr>
            <w:rFonts w:ascii="Calibri" w:hAnsi="Calibri" w:cs="Calibri" w:hint="eastAsia"/>
            <w:sz w:val="20"/>
            <w:szCs w:val="20"/>
            <w:lang w:val="en-US"/>
          </w:rPr>
          <w:t>경우</w:t>
        </w:r>
        <w:r w:rsidR="00D22209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D22209">
          <w:rPr>
            <w:rFonts w:ascii="Calibri" w:hAnsi="Calibri" w:cs="Calibri"/>
            <w:sz w:val="20"/>
            <w:szCs w:val="20"/>
            <w:lang w:val="en-US"/>
          </w:rPr>
          <w:t>128bit</w:t>
        </w:r>
      </w:ins>
      <w:ins w:id="430" w:author="최광열" w:date="2024-01-11T17:24:00Z">
        <w:r w:rsidR="00D22209">
          <w:rPr>
            <w:rFonts w:ascii="Calibri" w:hAnsi="Calibri" w:cs="Calibri" w:hint="eastAsia"/>
            <w:sz w:val="20"/>
            <w:szCs w:val="20"/>
            <w:lang w:val="en-US"/>
          </w:rPr>
          <w:t>의</w:t>
        </w:r>
      </w:ins>
      <w:ins w:id="431" w:author="최광열" w:date="2024-01-11T17:21:00Z">
        <w:r w:rsidR="00C10243">
          <w:rPr>
            <w:rFonts w:ascii="Calibri" w:hAnsi="Calibri" w:cs="Calibri"/>
            <w:sz w:val="20"/>
            <w:szCs w:val="20"/>
            <w:lang w:val="en-US"/>
          </w:rPr>
          <w:t xml:space="preserve"> First In First Out(</w:t>
        </w:r>
        <w:r w:rsidR="00C10243" w:rsidRPr="0001507C">
          <w:rPr>
            <w:rFonts w:ascii="Calibri" w:hAnsi="Calibri" w:cs="Calibri"/>
            <w:b/>
            <w:sz w:val="20"/>
            <w:szCs w:val="20"/>
            <w:lang w:val="en-US"/>
            <w:rPrChange w:id="432" w:author="최광열" w:date="2024-01-11T17:21:00Z">
              <w:rPr>
                <w:rFonts w:ascii="Calibri" w:hAnsi="Calibri" w:cs="Calibri"/>
                <w:sz w:val="20"/>
                <w:szCs w:val="20"/>
                <w:lang w:val="en-US"/>
              </w:rPr>
            </w:rPrChange>
          </w:rPr>
          <w:t>FIFO</w:t>
        </w:r>
        <w:r w:rsidR="00C10243">
          <w:rPr>
            <w:rFonts w:ascii="Calibri" w:hAnsi="Calibri" w:cs="Calibri"/>
            <w:sz w:val="20"/>
            <w:szCs w:val="20"/>
            <w:lang w:val="en-US"/>
          </w:rPr>
          <w:t xml:space="preserve">) </w:t>
        </w:r>
        <w:r w:rsidR="00C10243">
          <w:rPr>
            <w:rFonts w:ascii="Calibri" w:hAnsi="Calibri" w:cs="Calibri" w:hint="eastAsia"/>
            <w:sz w:val="20"/>
            <w:szCs w:val="20"/>
            <w:lang w:val="en-US"/>
          </w:rPr>
          <w:t>구조에</w:t>
        </w:r>
        <w:r w:rsidR="00C10243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C10243">
          <w:rPr>
            <w:rFonts w:ascii="Calibri" w:hAnsi="Calibri" w:cs="Calibri" w:hint="eastAsia"/>
            <w:sz w:val="20"/>
            <w:szCs w:val="20"/>
            <w:lang w:val="en-US"/>
          </w:rPr>
          <w:t>데이터들이</w:t>
        </w:r>
        <w:r w:rsidR="00C10243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C10243">
          <w:rPr>
            <w:rFonts w:ascii="Calibri" w:hAnsi="Calibri" w:cs="Calibri" w:hint="eastAsia"/>
            <w:sz w:val="20"/>
            <w:szCs w:val="20"/>
            <w:lang w:val="en-US"/>
          </w:rPr>
          <w:t>저장되어</w:t>
        </w:r>
        <w:r w:rsidR="00C10243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C10243">
          <w:rPr>
            <w:rFonts w:ascii="Calibri" w:hAnsi="Calibri" w:cs="Calibri" w:hint="eastAsia"/>
            <w:sz w:val="20"/>
            <w:szCs w:val="20"/>
            <w:lang w:val="en-US"/>
          </w:rPr>
          <w:t>있으며</w:t>
        </w:r>
        <w:r w:rsidR="00C10243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C10243">
          <w:rPr>
            <w:rFonts w:ascii="Calibri" w:hAnsi="Calibri" w:cs="Calibri" w:hint="eastAsia"/>
            <w:sz w:val="20"/>
            <w:szCs w:val="20"/>
            <w:lang w:val="en-US"/>
          </w:rPr>
          <w:t>각각의</w:t>
        </w:r>
        <w:r w:rsidR="00C10243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C10243">
          <w:rPr>
            <w:rFonts w:ascii="Calibri" w:hAnsi="Calibri" w:cs="Calibri" w:hint="eastAsia"/>
            <w:sz w:val="20"/>
            <w:szCs w:val="20"/>
            <w:lang w:val="en-US"/>
          </w:rPr>
          <w:t>데이터는</w:t>
        </w:r>
      </w:ins>
      <w:ins w:id="433" w:author="최광열" w:date="2024-01-11T17:22:00Z">
        <w:r w:rsidR="00BE0FCB">
          <w:rPr>
            <w:rFonts w:ascii="Calibri" w:hAnsi="Calibri" w:cs="Calibri"/>
            <w:sz w:val="20"/>
            <w:szCs w:val="20"/>
            <w:lang w:val="en-US"/>
          </w:rPr>
          <w:t xml:space="preserve"> instruction</w:t>
        </w:r>
        <w:r w:rsidR="00BE0FCB">
          <w:rPr>
            <w:rFonts w:ascii="Calibri" w:hAnsi="Calibri" w:cs="Calibri" w:hint="eastAsia"/>
            <w:sz w:val="20"/>
            <w:szCs w:val="20"/>
            <w:lang w:val="en-US"/>
          </w:rPr>
          <w:t>이라고</w:t>
        </w:r>
        <w:r w:rsidR="00BE0FCB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BE0FCB">
          <w:rPr>
            <w:rFonts w:ascii="Calibri" w:hAnsi="Calibri" w:cs="Calibri" w:hint="eastAsia"/>
            <w:sz w:val="20"/>
            <w:szCs w:val="20"/>
            <w:lang w:val="en-US"/>
          </w:rPr>
          <w:t>칭</w:t>
        </w:r>
      </w:ins>
      <w:ins w:id="434" w:author="최광열" w:date="2024-01-11T17:24:00Z">
        <w:r w:rsidR="00D22209">
          <w:rPr>
            <w:rFonts w:ascii="Calibri" w:hAnsi="Calibri" w:cs="Calibri" w:hint="eastAsia"/>
            <w:sz w:val="20"/>
            <w:szCs w:val="20"/>
            <w:lang w:val="en-US"/>
          </w:rPr>
          <w:t>한다</w:t>
        </w:r>
        <w:r w:rsidR="00D22209">
          <w:rPr>
            <w:rFonts w:ascii="Calibri" w:hAnsi="Calibri" w:cs="Calibri" w:hint="eastAsia"/>
            <w:sz w:val="20"/>
            <w:szCs w:val="20"/>
            <w:lang w:val="en-US"/>
          </w:rPr>
          <w:t>.</w:t>
        </w:r>
      </w:ins>
      <w:ins w:id="435" w:author="최광열" w:date="2024-01-11T17:22:00Z">
        <w:r w:rsidR="00BE0FCB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776E14">
          <w:rPr>
            <w:rFonts w:ascii="Calibri" w:hAnsi="Calibri" w:cs="Calibri" w:hint="eastAsia"/>
            <w:sz w:val="20"/>
            <w:szCs w:val="20"/>
            <w:lang w:val="en-US"/>
          </w:rPr>
          <w:t>이러한</w:t>
        </w:r>
        <w:r w:rsidR="00776E14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776E14">
          <w:rPr>
            <w:rFonts w:ascii="Calibri" w:hAnsi="Calibri" w:cs="Calibri"/>
            <w:sz w:val="20"/>
            <w:szCs w:val="20"/>
            <w:lang w:val="en-US"/>
          </w:rPr>
          <w:t>instruction</w:t>
        </w:r>
        <w:r w:rsidR="00776E14">
          <w:rPr>
            <w:rFonts w:ascii="Calibri" w:hAnsi="Calibri" w:cs="Calibri" w:hint="eastAsia"/>
            <w:sz w:val="20"/>
            <w:szCs w:val="20"/>
            <w:lang w:val="en-US"/>
          </w:rPr>
          <w:t>이</w:t>
        </w:r>
        <w:r w:rsidR="00776E14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776E14">
          <w:rPr>
            <w:rFonts w:ascii="Calibri" w:hAnsi="Calibri" w:cs="Calibri" w:hint="eastAsia"/>
            <w:sz w:val="20"/>
            <w:szCs w:val="20"/>
            <w:lang w:val="en-US"/>
          </w:rPr>
          <w:t>나가는</w:t>
        </w:r>
        <w:r w:rsidR="00776E14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776E14">
          <w:rPr>
            <w:rFonts w:ascii="Calibri" w:hAnsi="Calibri" w:cs="Calibri" w:hint="eastAsia"/>
            <w:sz w:val="20"/>
            <w:szCs w:val="20"/>
            <w:lang w:val="en-US"/>
          </w:rPr>
          <w:t>정확한</w:t>
        </w:r>
        <w:r w:rsidR="00776E14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776E14">
          <w:rPr>
            <w:rFonts w:ascii="Calibri" w:hAnsi="Calibri" w:cs="Calibri" w:hint="eastAsia"/>
            <w:sz w:val="20"/>
            <w:szCs w:val="20"/>
            <w:lang w:val="en-US"/>
          </w:rPr>
          <w:t>시간인</w:t>
        </w:r>
      </w:ins>
      <w:ins w:id="436" w:author="최광열" w:date="2024-01-11T17:21:00Z">
        <w:r w:rsidR="00C10243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</w:ins>
      <w:ins w:id="437" w:author="최광열" w:date="2024-01-11T17:24:00Z">
        <w:r w:rsidR="00D22209">
          <w:rPr>
            <w:rFonts w:ascii="Calibri" w:hAnsi="Calibri" w:cs="Calibri"/>
            <w:sz w:val="20"/>
            <w:szCs w:val="20"/>
            <w:lang w:val="en-US"/>
          </w:rPr>
          <w:t xml:space="preserve">64bit </w:t>
        </w:r>
      </w:ins>
      <w:ins w:id="438" w:author="최광열" w:date="2024-01-11T17:21:00Z">
        <w:r w:rsidR="00C10243">
          <w:rPr>
            <w:rFonts w:ascii="Calibri" w:hAnsi="Calibri" w:cs="Calibri"/>
            <w:sz w:val="20"/>
            <w:szCs w:val="20"/>
            <w:lang w:val="en-US"/>
          </w:rPr>
          <w:t>timestamp</w:t>
        </w:r>
        <w:r w:rsidR="00C10243">
          <w:rPr>
            <w:rFonts w:ascii="Calibri" w:hAnsi="Calibri" w:cs="Calibri" w:hint="eastAsia"/>
            <w:sz w:val="20"/>
            <w:szCs w:val="20"/>
            <w:lang w:val="en-US"/>
          </w:rPr>
          <w:t>와</w:t>
        </w:r>
        <w:r w:rsidR="00C10243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</w:ins>
      <w:ins w:id="439" w:author="최광열" w:date="2024-01-11T17:22:00Z">
        <w:r w:rsidR="00776E14">
          <w:rPr>
            <w:rFonts w:ascii="Calibri" w:hAnsi="Calibri" w:cs="Calibri" w:hint="eastAsia"/>
            <w:sz w:val="20"/>
            <w:szCs w:val="20"/>
            <w:lang w:val="en-US"/>
          </w:rPr>
          <w:t>해당</w:t>
        </w:r>
        <w:r w:rsidR="00776E14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776E14">
          <w:rPr>
            <w:rFonts w:ascii="Calibri" w:hAnsi="Calibri" w:cs="Calibri" w:hint="eastAsia"/>
            <w:sz w:val="20"/>
            <w:szCs w:val="20"/>
            <w:lang w:val="en-US"/>
          </w:rPr>
          <w:t>시간에</w:t>
        </w:r>
        <w:r w:rsidR="00776E14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776E14">
          <w:rPr>
            <w:rFonts w:ascii="Calibri" w:hAnsi="Calibri" w:cs="Calibri" w:hint="eastAsia"/>
            <w:sz w:val="20"/>
            <w:szCs w:val="20"/>
            <w:lang w:val="en-US"/>
          </w:rPr>
          <w:t>나가는</w:t>
        </w:r>
        <w:r w:rsidR="00776E14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776E14">
          <w:rPr>
            <w:rFonts w:ascii="Calibri" w:hAnsi="Calibri" w:cs="Calibri" w:hint="eastAsia"/>
            <w:sz w:val="20"/>
            <w:szCs w:val="20"/>
            <w:lang w:val="en-US"/>
          </w:rPr>
          <w:t>데이터인</w:t>
        </w:r>
        <w:r w:rsidR="00776E14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</w:ins>
      <w:ins w:id="440" w:author="최광열" w:date="2024-01-11T17:24:00Z">
        <w:r w:rsidR="00D22209">
          <w:rPr>
            <w:rFonts w:ascii="Calibri" w:hAnsi="Calibri" w:cs="Calibri"/>
            <w:sz w:val="20"/>
            <w:szCs w:val="20"/>
            <w:lang w:val="en-US"/>
          </w:rPr>
          <w:t xml:space="preserve">64bit </w:t>
        </w:r>
      </w:ins>
      <w:ins w:id="441" w:author="최광열" w:date="2024-01-11T17:21:00Z">
        <w:r w:rsidR="00C10243">
          <w:rPr>
            <w:rFonts w:ascii="Calibri" w:hAnsi="Calibri" w:cs="Calibri"/>
            <w:sz w:val="20"/>
            <w:szCs w:val="20"/>
            <w:lang w:val="en-US"/>
          </w:rPr>
          <w:t>data</w:t>
        </w:r>
        <w:r w:rsidR="00C10243">
          <w:rPr>
            <w:rFonts w:ascii="Calibri" w:hAnsi="Calibri" w:cs="Calibri" w:hint="eastAsia"/>
            <w:sz w:val="20"/>
            <w:szCs w:val="20"/>
            <w:lang w:val="en-US"/>
          </w:rPr>
          <w:t>로</w:t>
        </w:r>
        <w:r w:rsidR="00C10243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C10243">
          <w:rPr>
            <w:rFonts w:ascii="Calibri" w:hAnsi="Calibri" w:cs="Calibri" w:hint="eastAsia"/>
            <w:sz w:val="20"/>
            <w:szCs w:val="20"/>
            <w:lang w:val="en-US"/>
          </w:rPr>
          <w:t>구성된다</w:t>
        </w:r>
        <w:r w:rsidR="00C10243">
          <w:rPr>
            <w:rFonts w:ascii="Calibri" w:hAnsi="Calibri" w:cs="Calibri" w:hint="eastAsia"/>
            <w:sz w:val="20"/>
            <w:szCs w:val="20"/>
            <w:lang w:val="en-US"/>
          </w:rPr>
          <w:t>.</w:t>
        </w:r>
      </w:ins>
      <w:ins w:id="442" w:author="최광열" w:date="2024-01-11T17:26:00Z">
        <w:r w:rsidR="000B7E78">
          <w:rPr>
            <w:rFonts w:ascii="Calibri" w:hAnsi="Calibri" w:cs="Calibri"/>
            <w:sz w:val="20"/>
            <w:szCs w:val="20"/>
            <w:lang w:val="en-US"/>
          </w:rPr>
          <w:t xml:space="preserve"> </w:t>
        </w:r>
      </w:ins>
      <w:ins w:id="443" w:author="최광열" w:date="2024-01-11T17:25:00Z">
        <w:r w:rsidR="009C1458">
          <w:rPr>
            <w:rFonts w:ascii="Calibri" w:hAnsi="Calibri" w:cs="Calibri" w:hint="eastAsia"/>
            <w:sz w:val="20"/>
            <w:szCs w:val="20"/>
            <w:lang w:val="en-US"/>
          </w:rPr>
          <w:t>T</w:t>
        </w:r>
        <w:r w:rsidR="009C1458">
          <w:rPr>
            <w:rFonts w:ascii="Calibri" w:hAnsi="Calibri" w:cs="Calibri"/>
            <w:sz w:val="20"/>
            <w:szCs w:val="20"/>
            <w:lang w:val="en-US"/>
          </w:rPr>
          <w:t>imer</w:t>
        </w:r>
        <w:r w:rsidR="009C1458">
          <w:rPr>
            <w:rFonts w:ascii="Calibri" w:hAnsi="Calibri" w:cs="Calibri" w:hint="eastAsia"/>
            <w:sz w:val="20"/>
            <w:szCs w:val="20"/>
            <w:lang w:val="en-US"/>
          </w:rPr>
          <w:t>에서</w:t>
        </w:r>
        <w:r w:rsidR="009C1458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9C1458">
          <w:rPr>
            <w:rFonts w:ascii="Calibri" w:hAnsi="Calibri" w:cs="Calibri"/>
            <w:sz w:val="20"/>
            <w:szCs w:val="20"/>
            <w:lang w:val="en-US"/>
          </w:rPr>
          <w:t>timestamp</w:t>
        </w:r>
        <w:r w:rsidR="009C1458">
          <w:rPr>
            <w:rFonts w:ascii="Calibri" w:hAnsi="Calibri" w:cs="Calibri" w:hint="eastAsia"/>
            <w:sz w:val="20"/>
            <w:szCs w:val="20"/>
            <w:lang w:val="en-US"/>
          </w:rPr>
          <w:t>를</w:t>
        </w:r>
        <w:r w:rsidR="009C1458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9C1458">
          <w:rPr>
            <w:rFonts w:ascii="Calibri" w:hAnsi="Calibri" w:cs="Calibri" w:hint="eastAsia"/>
            <w:sz w:val="20"/>
            <w:szCs w:val="20"/>
            <w:lang w:val="en-US"/>
          </w:rPr>
          <w:t>매번</w:t>
        </w:r>
        <w:r w:rsidR="009C1458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9C1458">
          <w:rPr>
            <w:rFonts w:ascii="Calibri" w:hAnsi="Calibri" w:cs="Calibri" w:hint="eastAsia"/>
            <w:sz w:val="20"/>
            <w:szCs w:val="20"/>
            <w:lang w:val="en-US"/>
          </w:rPr>
          <w:t>클락마다</w:t>
        </w:r>
        <w:r w:rsidR="009C1458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9C1458">
          <w:rPr>
            <w:rFonts w:ascii="Calibri" w:hAnsi="Calibri" w:cs="Calibri"/>
            <w:sz w:val="20"/>
            <w:szCs w:val="20"/>
            <w:lang w:val="en-US"/>
          </w:rPr>
          <w:t>1</w:t>
        </w:r>
        <w:r w:rsidR="009C1458">
          <w:rPr>
            <w:rFonts w:ascii="Calibri" w:hAnsi="Calibri" w:cs="Calibri" w:hint="eastAsia"/>
            <w:sz w:val="20"/>
            <w:szCs w:val="20"/>
            <w:lang w:val="en-US"/>
          </w:rPr>
          <w:t>씩</w:t>
        </w:r>
        <w:r w:rsidR="009C1458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9C1458">
          <w:rPr>
            <w:rFonts w:ascii="Calibri" w:hAnsi="Calibri" w:cs="Calibri" w:hint="eastAsia"/>
            <w:sz w:val="20"/>
            <w:szCs w:val="20"/>
            <w:lang w:val="en-US"/>
          </w:rPr>
          <w:t>증가시키며</w:t>
        </w:r>
        <w:r w:rsidR="009C1458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9C1458">
          <w:rPr>
            <w:rFonts w:ascii="Calibri" w:hAnsi="Calibri" w:cs="Calibri"/>
            <w:sz w:val="20"/>
            <w:szCs w:val="20"/>
            <w:lang w:val="en-US"/>
          </w:rPr>
          <w:t>FIFO</w:t>
        </w:r>
      </w:ins>
      <w:ins w:id="444" w:author="최광열" w:date="2024-01-11T17:26:00Z">
        <w:r w:rsidR="009C1458">
          <w:rPr>
            <w:rFonts w:ascii="Calibri" w:hAnsi="Calibri" w:cs="Calibri" w:hint="eastAsia"/>
            <w:sz w:val="20"/>
            <w:szCs w:val="20"/>
            <w:lang w:val="en-US"/>
          </w:rPr>
          <w:t>의</w:t>
        </w:r>
        <w:r w:rsidR="009C1458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9C1458">
          <w:rPr>
            <w:rFonts w:ascii="Calibri" w:hAnsi="Calibri" w:cs="Calibri"/>
            <w:sz w:val="20"/>
            <w:szCs w:val="20"/>
            <w:lang w:val="en-US"/>
          </w:rPr>
          <w:t>top</w:t>
        </w:r>
        <w:r w:rsidR="009C1458">
          <w:rPr>
            <w:rFonts w:ascii="Calibri" w:hAnsi="Calibri" w:cs="Calibri" w:hint="eastAsia"/>
            <w:sz w:val="20"/>
            <w:szCs w:val="20"/>
            <w:lang w:val="en-US"/>
          </w:rPr>
          <w:t>에</w:t>
        </w:r>
        <w:r w:rsidR="009C1458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9C1458">
          <w:rPr>
            <w:rFonts w:ascii="Calibri" w:hAnsi="Calibri" w:cs="Calibri" w:hint="eastAsia"/>
            <w:sz w:val="20"/>
            <w:szCs w:val="20"/>
            <w:lang w:val="en-US"/>
          </w:rPr>
          <w:t>해당하는</w:t>
        </w:r>
        <w:r w:rsidR="009C1458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9C1458">
          <w:rPr>
            <w:rFonts w:ascii="Calibri" w:hAnsi="Calibri" w:cs="Calibri"/>
            <w:sz w:val="20"/>
            <w:szCs w:val="20"/>
            <w:lang w:val="en-US"/>
          </w:rPr>
          <w:t>instruction</w:t>
        </w:r>
        <w:r w:rsidR="009C1458">
          <w:rPr>
            <w:rFonts w:ascii="Calibri" w:hAnsi="Calibri" w:cs="Calibri" w:hint="eastAsia"/>
            <w:sz w:val="20"/>
            <w:szCs w:val="20"/>
            <w:lang w:val="en-US"/>
          </w:rPr>
          <w:t>의</w:t>
        </w:r>
        <w:r w:rsidR="009C1458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9C1458">
          <w:rPr>
            <w:rFonts w:ascii="Calibri" w:hAnsi="Calibri" w:cs="Calibri"/>
            <w:sz w:val="20"/>
            <w:szCs w:val="20"/>
            <w:lang w:val="en-US"/>
          </w:rPr>
          <w:t>timestamp</w:t>
        </w:r>
        <w:r w:rsidR="009C1458">
          <w:rPr>
            <w:rFonts w:ascii="Calibri" w:hAnsi="Calibri" w:cs="Calibri" w:hint="eastAsia"/>
            <w:sz w:val="20"/>
            <w:szCs w:val="20"/>
            <w:lang w:val="en-US"/>
          </w:rPr>
          <w:t>와</w:t>
        </w:r>
        <w:r w:rsidR="009C1458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9C1458">
          <w:rPr>
            <w:rFonts w:ascii="Calibri" w:hAnsi="Calibri" w:cs="Calibri" w:hint="eastAsia"/>
            <w:sz w:val="20"/>
            <w:szCs w:val="20"/>
            <w:lang w:val="en-US"/>
          </w:rPr>
          <w:t>일치하는</w:t>
        </w:r>
        <w:r w:rsidR="009C1458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9C1458">
          <w:rPr>
            <w:rFonts w:ascii="Calibri" w:hAnsi="Calibri" w:cs="Calibri" w:hint="eastAsia"/>
            <w:sz w:val="20"/>
            <w:szCs w:val="20"/>
            <w:lang w:val="en-US"/>
          </w:rPr>
          <w:t>경우</w:t>
        </w:r>
        <w:r w:rsidR="009C1458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9C1458">
          <w:rPr>
            <w:rFonts w:ascii="Calibri" w:hAnsi="Calibri" w:cs="Calibri"/>
            <w:sz w:val="20"/>
            <w:szCs w:val="20"/>
            <w:lang w:val="en-US"/>
          </w:rPr>
          <w:t>output</w:t>
        </w:r>
        <w:r w:rsidR="009C1458">
          <w:rPr>
            <w:rFonts w:ascii="Calibri" w:hAnsi="Calibri" w:cs="Calibri" w:hint="eastAsia"/>
            <w:sz w:val="20"/>
            <w:szCs w:val="20"/>
            <w:lang w:val="en-US"/>
          </w:rPr>
          <w:t>으로</w:t>
        </w:r>
        <w:r w:rsidR="009C1458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9C1458">
          <w:rPr>
            <w:rFonts w:ascii="Calibri" w:hAnsi="Calibri" w:cs="Calibri" w:hint="eastAsia"/>
            <w:sz w:val="20"/>
            <w:szCs w:val="20"/>
            <w:lang w:val="en-US"/>
          </w:rPr>
          <w:t>내보내게</w:t>
        </w:r>
        <w:r w:rsidR="009C1458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9C1458">
          <w:rPr>
            <w:rFonts w:ascii="Calibri" w:hAnsi="Calibri" w:cs="Calibri" w:hint="eastAsia"/>
            <w:sz w:val="20"/>
            <w:szCs w:val="20"/>
            <w:lang w:val="en-US"/>
          </w:rPr>
          <w:t>된다</w:t>
        </w:r>
        <w:r w:rsidR="009C1458">
          <w:rPr>
            <w:rFonts w:ascii="Calibri" w:hAnsi="Calibri" w:cs="Calibri" w:hint="eastAsia"/>
            <w:sz w:val="20"/>
            <w:szCs w:val="20"/>
            <w:lang w:val="en-US"/>
          </w:rPr>
          <w:t>.</w:t>
        </w:r>
      </w:ins>
    </w:p>
    <w:p w14:paraId="2E8EB510" w14:textId="6C3D7D07" w:rsidR="001274A8" w:rsidRDefault="00102EAF" w:rsidP="002F40DD">
      <w:pPr>
        <w:widowControl w:val="0"/>
        <w:spacing w:line="240" w:lineRule="auto"/>
        <w:ind w:firstLine="195"/>
        <w:jc w:val="center"/>
        <w:rPr>
          <w:ins w:id="445" w:author="최광열" w:date="2024-01-11T17:16:00Z"/>
          <w:rFonts w:ascii="Calibri" w:hAnsi="Calibri" w:cs="Calibri"/>
          <w:sz w:val="20"/>
          <w:szCs w:val="20"/>
          <w:lang w:val="en-US"/>
        </w:rPr>
        <w:pPrChange w:id="446" w:author="최광열" w:date="2024-01-11T17:24:00Z">
          <w:pPr>
            <w:widowControl w:val="0"/>
            <w:spacing w:line="240" w:lineRule="auto"/>
            <w:ind w:firstLine="195"/>
          </w:pPr>
        </w:pPrChange>
      </w:pPr>
      <w:ins w:id="447" w:author="최광열" w:date="2024-01-11T17:20:00Z">
        <w:r>
          <w:rPr>
            <w:rFonts w:ascii="Calibri" w:hAnsi="Calibri" w:cs="Calibri"/>
            <w:noProof/>
            <w:sz w:val="20"/>
            <w:szCs w:val="20"/>
            <w:lang w:val="en-US"/>
          </w:rPr>
          <w:lastRenderedPageBreak/>
          <w:drawing>
            <wp:inline distT="0" distB="0" distL="0" distR="0" wp14:anchorId="1DEFFA85" wp14:editId="240EFD3F">
              <wp:extent cx="4133850" cy="2029094"/>
              <wp:effectExtent l="0" t="0" r="0" b="9525"/>
              <wp:docPr id="10" name="그림 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/>
                      <pic:cNvPicPr>
                        <a:picLocks noChangeAspect="1" noChangeArrowheads="1"/>
                      </pic:cNvPicPr>
                    </pic:nvPicPr>
                    <pic:blipFill>
                      <a:blip r:embed="rId17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149926" cy="20369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252D3592" w14:textId="77777777" w:rsidR="001274A8" w:rsidRDefault="001274A8" w:rsidP="00880AF0">
      <w:pPr>
        <w:widowControl w:val="0"/>
        <w:spacing w:line="240" w:lineRule="auto"/>
        <w:ind w:firstLine="195"/>
        <w:rPr>
          <w:ins w:id="448" w:author="최광열" w:date="2024-01-11T16:46:00Z"/>
          <w:rFonts w:ascii="Calibri" w:hAnsi="Calibri" w:cs="Calibri" w:hint="eastAsia"/>
          <w:sz w:val="20"/>
          <w:szCs w:val="20"/>
          <w:lang w:val="en-US"/>
        </w:rPr>
      </w:pPr>
    </w:p>
    <w:p w14:paraId="12597461" w14:textId="225B6B13" w:rsidR="00880AF0" w:rsidRPr="00F51EBD" w:rsidRDefault="00880AF0" w:rsidP="00880AF0">
      <w:pPr>
        <w:pStyle w:val="2"/>
        <w:widowControl w:val="0"/>
        <w:spacing w:line="240" w:lineRule="auto"/>
        <w:jc w:val="both"/>
        <w:rPr>
          <w:ins w:id="449" w:author="최광열" w:date="2024-01-11T16:46:00Z"/>
          <w:rFonts w:hint="eastAsia"/>
          <w:sz w:val="26"/>
          <w:szCs w:val="26"/>
          <w:lang w:val="en-US"/>
        </w:rPr>
      </w:pPr>
      <w:bookmarkStart w:id="450" w:name="_Toc155888967"/>
      <w:ins w:id="451" w:author="최광열" w:date="2024-01-11T16:46:00Z">
        <w:r w:rsidRPr="00F51EBD">
          <w:rPr>
            <w:sz w:val="26"/>
            <w:szCs w:val="26"/>
            <w:lang w:val="en-US"/>
          </w:rPr>
          <w:t>1.</w:t>
        </w:r>
      </w:ins>
      <w:proofErr w:type="gramStart"/>
      <w:ins w:id="452" w:author="최광열" w:date="2024-01-11T17:16:00Z">
        <w:r w:rsidR="00794E27">
          <w:rPr>
            <w:sz w:val="26"/>
            <w:szCs w:val="26"/>
            <w:lang w:val="en-US"/>
          </w:rPr>
          <w:t>5</w:t>
        </w:r>
      </w:ins>
      <w:ins w:id="453" w:author="최광열" w:date="2024-01-11T16:46:00Z">
        <w:r>
          <w:rPr>
            <w:sz w:val="26"/>
            <w:szCs w:val="26"/>
            <w:lang w:val="en-US"/>
          </w:rPr>
          <w:t>.</w:t>
        </w:r>
        <w:r w:rsidR="00F1174B">
          <w:rPr>
            <w:rFonts w:hint="eastAsia"/>
            <w:sz w:val="26"/>
            <w:szCs w:val="26"/>
            <w:lang w:val="en-US"/>
          </w:rPr>
          <w:t>O</w:t>
        </w:r>
        <w:r w:rsidR="00F1174B">
          <w:rPr>
            <w:sz w:val="26"/>
            <w:szCs w:val="26"/>
            <w:lang w:val="en-US"/>
          </w:rPr>
          <w:t>vervie</w:t>
        </w:r>
      </w:ins>
      <w:ins w:id="454" w:author="최광열" w:date="2024-01-11T16:47:00Z">
        <w:r w:rsidR="00F1174B">
          <w:rPr>
            <w:sz w:val="26"/>
            <w:szCs w:val="26"/>
            <w:lang w:val="en-US"/>
          </w:rPr>
          <w:t>w</w:t>
        </w:r>
        <w:proofErr w:type="gramEnd"/>
        <w:r w:rsidR="00F1174B">
          <w:rPr>
            <w:sz w:val="26"/>
            <w:szCs w:val="26"/>
            <w:lang w:val="en-US"/>
          </w:rPr>
          <w:t xml:space="preserve"> of Current Architecture</w:t>
        </w:r>
      </w:ins>
      <w:bookmarkEnd w:id="450"/>
    </w:p>
    <w:p w14:paraId="55CC1C0E" w14:textId="4FEFFB4F" w:rsidR="00102FEC" w:rsidRDefault="00102FEC" w:rsidP="00102FEC">
      <w:pPr>
        <w:widowControl w:val="0"/>
        <w:spacing w:line="240" w:lineRule="auto"/>
        <w:jc w:val="center"/>
        <w:rPr>
          <w:ins w:id="455" w:author="최광열" w:date="2024-01-11T16:49:00Z"/>
          <w:rFonts w:ascii="Calibri" w:hAnsi="Calibri" w:cs="Calibri"/>
          <w:sz w:val="20"/>
          <w:szCs w:val="20"/>
          <w:lang w:val="en-US"/>
        </w:rPr>
        <w:pPrChange w:id="456" w:author="최광열" w:date="2024-01-11T16:49:00Z">
          <w:pPr>
            <w:widowControl w:val="0"/>
            <w:spacing w:line="240" w:lineRule="auto"/>
            <w:jc w:val="both"/>
          </w:pPr>
        </w:pPrChange>
      </w:pPr>
      <w:ins w:id="457" w:author="최광열" w:date="2024-01-11T16:49:00Z">
        <w:r>
          <w:rPr>
            <w:noProof/>
          </w:rPr>
          <w:drawing>
            <wp:inline distT="0" distB="0" distL="0" distR="0" wp14:anchorId="4488E83B" wp14:editId="313045F4">
              <wp:extent cx="4419437" cy="2486025"/>
              <wp:effectExtent l="0" t="0" r="635" b="0"/>
              <wp:docPr id="9" name="그림 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422383" cy="248768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8C342ED" w14:textId="67DAC3A3" w:rsidR="00926114" w:rsidRDefault="00102FEC" w:rsidP="00276EFD">
      <w:pPr>
        <w:widowControl w:val="0"/>
        <w:spacing w:line="240" w:lineRule="auto"/>
        <w:ind w:firstLineChars="100" w:firstLine="200"/>
        <w:jc w:val="both"/>
        <w:rPr>
          <w:ins w:id="458" w:author="최광열" w:date="2024-01-11T16:55:00Z"/>
          <w:rFonts w:ascii="Calibri" w:hAnsi="Calibri" w:cs="Calibri"/>
          <w:sz w:val="20"/>
          <w:szCs w:val="20"/>
          <w:lang w:val="en-US"/>
        </w:rPr>
      </w:pPr>
      <w:ins w:id="459" w:author="최광열" w:date="2024-01-11T16:50:00Z">
        <w:r>
          <w:rPr>
            <w:rFonts w:ascii="Calibri" w:hAnsi="Calibri" w:cs="Calibri" w:hint="eastAsia"/>
            <w:sz w:val="20"/>
            <w:szCs w:val="20"/>
            <w:lang w:val="en-US"/>
          </w:rPr>
          <w:t>현재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/>
            <w:sz w:val="20"/>
            <w:szCs w:val="20"/>
            <w:lang w:val="en-US"/>
          </w:rPr>
          <w:t>RFSoC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의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간략한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구조는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다음과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같다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.</w:t>
        </w:r>
      </w:ins>
      <w:ins w:id="460" w:author="최광열" w:date="2024-01-11T16:51:00Z">
        <w:r w:rsidR="00276EFD">
          <w:rPr>
            <w:rFonts w:ascii="Calibri" w:hAnsi="Calibri" w:cs="Calibri"/>
            <w:sz w:val="20"/>
            <w:szCs w:val="20"/>
            <w:lang w:val="en-US"/>
          </w:rPr>
          <w:t xml:space="preserve"> 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>현재는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</w:ins>
      <w:ins w:id="461" w:author="최광열" w:date="2024-01-11T17:00:00Z">
        <w:r w:rsidR="003064C3">
          <w:rPr>
            <w:rFonts w:ascii="Calibri" w:hAnsi="Calibri" w:cs="Calibri"/>
            <w:sz w:val="20"/>
            <w:szCs w:val="20"/>
            <w:lang w:val="en-US"/>
          </w:rPr>
          <w:t>4</w:t>
        </w:r>
        <w:r w:rsidR="003064C3">
          <w:rPr>
            <w:rFonts w:ascii="Calibri" w:hAnsi="Calibri" w:cs="Calibri" w:hint="eastAsia"/>
            <w:sz w:val="20"/>
            <w:szCs w:val="20"/>
            <w:lang w:val="en-US"/>
          </w:rPr>
          <w:t>개의</w:t>
        </w:r>
        <w:r w:rsidR="003064C3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3064C3">
          <w:rPr>
            <w:rFonts w:ascii="Calibri" w:hAnsi="Calibri" w:cs="Calibri"/>
            <w:sz w:val="20"/>
            <w:szCs w:val="20"/>
            <w:lang w:val="en-US"/>
          </w:rPr>
          <w:t xml:space="preserve">APU </w:t>
        </w:r>
        <w:r w:rsidR="003064C3">
          <w:rPr>
            <w:rFonts w:ascii="Calibri" w:hAnsi="Calibri" w:cs="Calibri" w:hint="eastAsia"/>
            <w:sz w:val="20"/>
            <w:szCs w:val="20"/>
            <w:lang w:val="en-US"/>
          </w:rPr>
          <w:t>중</w:t>
        </w:r>
        <w:r w:rsidR="003064C3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</w:ins>
      <w:ins w:id="462" w:author="최광열" w:date="2024-01-11T16:51:00Z">
        <w:r w:rsidR="00276EFD">
          <w:rPr>
            <w:rFonts w:ascii="Calibri" w:hAnsi="Calibri" w:cs="Calibri" w:hint="eastAsia"/>
            <w:sz w:val="20"/>
            <w:szCs w:val="20"/>
            <w:lang w:val="en-US"/>
          </w:rPr>
          <w:t>두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>개의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</w:ins>
      <w:ins w:id="463" w:author="최광열" w:date="2024-01-11T17:00:00Z">
        <w:r w:rsidR="002F2CAC">
          <w:rPr>
            <w:rFonts w:ascii="Calibri" w:hAnsi="Calibri" w:cs="Calibri" w:hint="eastAsia"/>
            <w:sz w:val="20"/>
            <w:szCs w:val="20"/>
            <w:lang w:val="en-US"/>
          </w:rPr>
          <w:t>A</w:t>
        </w:r>
      </w:ins>
      <w:ins w:id="464" w:author="최광열" w:date="2024-01-11T16:51:00Z">
        <w:r w:rsidR="00276EFD">
          <w:rPr>
            <w:rFonts w:ascii="Calibri" w:hAnsi="Calibri" w:cs="Calibri"/>
            <w:sz w:val="20"/>
            <w:szCs w:val="20"/>
            <w:lang w:val="en-US"/>
          </w:rPr>
          <w:t>PU</w:t>
        </w:r>
      </w:ins>
      <w:ins w:id="465" w:author="최광열" w:date="2024-01-11T17:00:00Z">
        <w:r w:rsidR="002F2CAC">
          <w:rPr>
            <w:rFonts w:ascii="Calibri" w:hAnsi="Calibri" w:cs="Calibri" w:hint="eastAsia"/>
            <w:sz w:val="20"/>
            <w:szCs w:val="20"/>
            <w:lang w:val="en-US"/>
          </w:rPr>
          <w:t>만을</w:t>
        </w:r>
      </w:ins>
      <w:ins w:id="466" w:author="최광열" w:date="2024-01-11T16:51:00Z">
        <w:r w:rsidR="00276EFD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>구동하고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>있다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>.</w:t>
        </w:r>
        <w:r w:rsidR="00276EFD">
          <w:rPr>
            <w:rFonts w:ascii="Calibri" w:hAnsi="Calibri" w:cs="Calibri"/>
            <w:sz w:val="20"/>
            <w:szCs w:val="20"/>
            <w:lang w:val="en-US"/>
          </w:rPr>
          <w:t xml:space="preserve"> 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>첫번째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276EFD">
          <w:rPr>
            <w:rFonts w:ascii="Calibri" w:hAnsi="Calibri" w:cs="Calibri"/>
            <w:sz w:val="20"/>
            <w:szCs w:val="20"/>
            <w:lang w:val="en-US"/>
          </w:rPr>
          <w:t>CPU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>는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276EFD">
          <w:rPr>
            <w:rFonts w:ascii="Calibri" w:hAnsi="Calibri" w:cs="Calibri"/>
            <w:sz w:val="20"/>
            <w:szCs w:val="20"/>
            <w:lang w:val="en-US"/>
          </w:rPr>
          <w:t>TCP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>통신을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>하고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276EFD">
          <w:rPr>
            <w:rFonts w:ascii="Calibri" w:hAnsi="Calibri" w:cs="Calibri"/>
            <w:sz w:val="20"/>
            <w:szCs w:val="20"/>
            <w:lang w:val="en-US"/>
          </w:rPr>
          <w:t>PC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>와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>직접적인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276EFD">
          <w:rPr>
            <w:rFonts w:ascii="Calibri" w:hAnsi="Calibri" w:cs="Calibri"/>
            <w:sz w:val="20"/>
            <w:szCs w:val="20"/>
            <w:lang w:val="en-US"/>
          </w:rPr>
          <w:t>command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>를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>받아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</w:ins>
      <w:ins w:id="467" w:author="최광열" w:date="2024-01-11T16:52:00Z">
        <w:r w:rsidR="00276EFD">
          <w:rPr>
            <w:rFonts w:ascii="Calibri" w:hAnsi="Calibri" w:cs="Calibri" w:hint="eastAsia"/>
            <w:sz w:val="20"/>
            <w:szCs w:val="20"/>
            <w:lang w:val="en-US"/>
          </w:rPr>
          <w:t>C</w:t>
        </w:r>
        <w:r w:rsidR="00276EFD">
          <w:rPr>
            <w:rFonts w:ascii="Calibri" w:hAnsi="Calibri" w:cs="Calibri"/>
            <w:sz w:val="20"/>
            <w:szCs w:val="20"/>
            <w:lang w:val="en-US"/>
          </w:rPr>
          <w:t>PU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>에서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>함수를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>실행하거나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>,</w:t>
        </w:r>
        <w:r w:rsidR="00276EFD">
          <w:rPr>
            <w:rFonts w:ascii="Calibri" w:hAnsi="Calibri" w:cs="Calibri"/>
            <w:sz w:val="20"/>
            <w:szCs w:val="20"/>
            <w:lang w:val="en-US"/>
          </w:rPr>
          <w:t xml:space="preserve"> 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>실험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>코드를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 xml:space="preserve"> D</w:t>
        </w:r>
        <w:r w:rsidR="00276EFD">
          <w:rPr>
            <w:rFonts w:ascii="Calibri" w:hAnsi="Calibri" w:cs="Calibri"/>
            <w:sz w:val="20"/>
            <w:szCs w:val="20"/>
            <w:lang w:val="en-US"/>
          </w:rPr>
          <w:t>RAM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>에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>저장한다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>.</w:t>
        </w:r>
        <w:r w:rsidR="00276EFD">
          <w:rPr>
            <w:rFonts w:ascii="Calibri" w:hAnsi="Calibri" w:cs="Calibri"/>
            <w:sz w:val="20"/>
            <w:szCs w:val="20"/>
            <w:lang w:val="en-US"/>
          </w:rPr>
          <w:t xml:space="preserve"> 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>두번째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276EFD">
          <w:rPr>
            <w:rFonts w:ascii="Calibri" w:hAnsi="Calibri" w:cs="Calibri"/>
            <w:sz w:val="20"/>
            <w:szCs w:val="20"/>
            <w:lang w:val="en-US"/>
          </w:rPr>
          <w:t>CPU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>의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>경우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>첫번째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276EFD">
          <w:rPr>
            <w:rFonts w:ascii="Calibri" w:hAnsi="Calibri" w:cs="Calibri"/>
            <w:sz w:val="20"/>
            <w:szCs w:val="20"/>
            <w:lang w:val="en-US"/>
          </w:rPr>
          <w:t>CPU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>로부터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>인터럽트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>신호를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>받아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 xml:space="preserve"> D</w:t>
        </w:r>
        <w:r w:rsidR="00276EFD">
          <w:rPr>
            <w:rFonts w:ascii="Calibri" w:hAnsi="Calibri" w:cs="Calibri"/>
            <w:sz w:val="20"/>
            <w:szCs w:val="20"/>
            <w:lang w:val="en-US"/>
          </w:rPr>
          <w:t>RAM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>에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>저장되어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>있는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>코드를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>실행한다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>.</w:t>
        </w:r>
        <w:r w:rsidR="00276EFD">
          <w:rPr>
            <w:rFonts w:ascii="Calibri" w:hAnsi="Calibri" w:cs="Calibri"/>
            <w:sz w:val="20"/>
            <w:szCs w:val="20"/>
            <w:lang w:val="en-US"/>
          </w:rPr>
          <w:t xml:space="preserve"> 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>이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>때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276EFD">
          <w:rPr>
            <w:rFonts w:ascii="Calibri" w:hAnsi="Calibri" w:cs="Calibri"/>
            <w:sz w:val="20"/>
            <w:szCs w:val="20"/>
            <w:lang w:val="en-US"/>
          </w:rPr>
          <w:t>Gen</w:t>
        </w:r>
      </w:ins>
      <w:ins w:id="468" w:author="최광열" w:date="2024-01-11T16:53:00Z">
        <w:r w:rsidR="00276EFD">
          <w:rPr>
            <w:rFonts w:ascii="Calibri" w:hAnsi="Calibri" w:cs="Calibri"/>
            <w:sz w:val="20"/>
            <w:szCs w:val="20"/>
            <w:lang w:val="en-US"/>
          </w:rPr>
          <w:t>eral Int</w:t>
        </w:r>
      </w:ins>
      <w:ins w:id="469" w:author="최광열" w:date="2024-01-11T17:04:00Z">
        <w:r w:rsidR="00F12D24">
          <w:rPr>
            <w:rFonts w:ascii="Calibri" w:hAnsi="Calibri" w:cs="Calibri"/>
            <w:sz w:val="20"/>
            <w:szCs w:val="20"/>
            <w:lang w:val="en-US"/>
          </w:rPr>
          <w:t>e</w:t>
        </w:r>
      </w:ins>
      <w:ins w:id="470" w:author="최광열" w:date="2024-01-11T16:53:00Z">
        <w:r w:rsidR="00276EFD">
          <w:rPr>
            <w:rFonts w:ascii="Calibri" w:hAnsi="Calibri" w:cs="Calibri"/>
            <w:sz w:val="20"/>
            <w:szCs w:val="20"/>
            <w:lang w:val="en-US"/>
          </w:rPr>
          <w:t>rrupt Controller(</w:t>
        </w:r>
        <w:r w:rsidR="00276EFD" w:rsidRPr="00276EFD">
          <w:rPr>
            <w:rFonts w:ascii="Calibri" w:hAnsi="Calibri" w:cs="Calibri" w:hint="eastAsia"/>
            <w:b/>
            <w:sz w:val="20"/>
            <w:szCs w:val="20"/>
            <w:lang w:val="en-US"/>
            <w:rPrChange w:id="471" w:author="최광열" w:date="2024-01-11T16:53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>G</w:t>
        </w:r>
        <w:r w:rsidR="00276EFD" w:rsidRPr="00276EFD">
          <w:rPr>
            <w:rFonts w:ascii="Calibri" w:hAnsi="Calibri" w:cs="Calibri"/>
            <w:b/>
            <w:sz w:val="20"/>
            <w:szCs w:val="20"/>
            <w:lang w:val="en-US"/>
            <w:rPrChange w:id="472" w:author="최광열" w:date="2024-01-11T16:53:00Z">
              <w:rPr>
                <w:rFonts w:ascii="Calibri" w:hAnsi="Calibri" w:cs="Calibri"/>
                <w:sz w:val="20"/>
                <w:szCs w:val="20"/>
                <w:lang w:val="en-US"/>
              </w:rPr>
            </w:rPrChange>
          </w:rPr>
          <w:t>IC</w:t>
        </w:r>
        <w:r w:rsidR="00276EFD">
          <w:rPr>
            <w:rFonts w:ascii="Calibri" w:hAnsi="Calibri" w:cs="Calibri"/>
            <w:sz w:val="20"/>
            <w:szCs w:val="20"/>
            <w:lang w:val="en-US"/>
          </w:rPr>
          <w:t>)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>는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276EFD">
          <w:rPr>
            <w:rFonts w:ascii="Calibri" w:hAnsi="Calibri" w:cs="Calibri"/>
            <w:sz w:val="20"/>
            <w:szCs w:val="20"/>
            <w:lang w:val="en-US"/>
          </w:rPr>
          <w:t>CPU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>에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>연결된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>인터럽트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>신호들을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>모두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>관리한다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>.</w:t>
        </w:r>
        <w:r w:rsidR="00276EFD">
          <w:rPr>
            <w:rFonts w:ascii="Calibri" w:hAnsi="Calibri" w:cs="Calibri"/>
            <w:sz w:val="20"/>
            <w:szCs w:val="20"/>
            <w:lang w:val="en-US"/>
          </w:rPr>
          <w:t xml:space="preserve"> </w:t>
        </w:r>
      </w:ins>
      <w:ins w:id="473" w:author="최광열" w:date="2024-01-11T16:54:00Z">
        <w:r w:rsidR="00276EFD">
          <w:rPr>
            <w:rFonts w:ascii="Calibri" w:hAnsi="Calibri" w:cs="Calibri" w:hint="eastAsia"/>
            <w:sz w:val="20"/>
            <w:szCs w:val="20"/>
            <w:lang w:val="en-US"/>
          </w:rPr>
          <w:t>C</w:t>
        </w:r>
        <w:r w:rsidR="00276EFD">
          <w:rPr>
            <w:rFonts w:ascii="Calibri" w:hAnsi="Calibri" w:cs="Calibri"/>
            <w:sz w:val="20"/>
            <w:szCs w:val="20"/>
            <w:lang w:val="en-US"/>
          </w:rPr>
          <w:t>PU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>와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>같은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>부분들을</w:t>
        </w:r>
        <w:r w:rsidR="00276EFD">
          <w:rPr>
            <w:rFonts w:ascii="Calibri" w:hAnsi="Calibri" w:cs="Calibri"/>
            <w:sz w:val="20"/>
            <w:szCs w:val="20"/>
            <w:lang w:val="en-US"/>
          </w:rPr>
          <w:t xml:space="preserve"> Proce</w:t>
        </w:r>
      </w:ins>
      <w:ins w:id="474" w:author="최광열" w:date="2024-01-11T17:04:00Z">
        <w:r w:rsidR="00797A5B">
          <w:rPr>
            <w:rFonts w:ascii="Calibri" w:hAnsi="Calibri" w:cs="Calibri" w:hint="eastAsia"/>
            <w:sz w:val="20"/>
            <w:szCs w:val="20"/>
            <w:lang w:val="en-US"/>
          </w:rPr>
          <w:t>s</w:t>
        </w:r>
      </w:ins>
      <w:ins w:id="475" w:author="최광열" w:date="2024-01-11T16:54:00Z">
        <w:r w:rsidR="00276EFD">
          <w:rPr>
            <w:rFonts w:ascii="Calibri" w:hAnsi="Calibri" w:cs="Calibri"/>
            <w:sz w:val="20"/>
            <w:szCs w:val="20"/>
            <w:lang w:val="en-US"/>
          </w:rPr>
          <w:t xml:space="preserve">sing </w:t>
        </w:r>
      </w:ins>
      <w:ins w:id="476" w:author="최광열" w:date="2024-01-11T17:04:00Z">
        <w:r w:rsidR="00797A5B">
          <w:rPr>
            <w:rFonts w:ascii="Calibri" w:hAnsi="Calibri" w:cs="Calibri"/>
            <w:sz w:val="20"/>
            <w:szCs w:val="20"/>
            <w:lang w:val="en-US"/>
          </w:rPr>
          <w:t>System</w:t>
        </w:r>
      </w:ins>
      <w:ins w:id="477" w:author="최광열" w:date="2024-01-11T16:54:00Z">
        <w:r w:rsidR="00276EFD">
          <w:rPr>
            <w:rFonts w:ascii="Calibri" w:hAnsi="Calibri" w:cs="Calibri"/>
            <w:sz w:val="20"/>
            <w:szCs w:val="20"/>
            <w:lang w:val="en-US"/>
          </w:rPr>
          <w:t>(</w:t>
        </w:r>
        <w:r w:rsidR="00276EFD" w:rsidRPr="00276EFD">
          <w:rPr>
            <w:rFonts w:ascii="Calibri" w:hAnsi="Calibri" w:cs="Calibri"/>
            <w:b/>
            <w:sz w:val="20"/>
            <w:szCs w:val="20"/>
            <w:lang w:val="en-US"/>
            <w:rPrChange w:id="478" w:author="최광열" w:date="2024-01-11T16:54:00Z">
              <w:rPr>
                <w:rFonts w:ascii="Calibri" w:hAnsi="Calibri" w:cs="Calibri"/>
                <w:sz w:val="20"/>
                <w:szCs w:val="20"/>
                <w:lang w:val="en-US"/>
              </w:rPr>
            </w:rPrChange>
          </w:rPr>
          <w:t>PS</w:t>
        </w:r>
        <w:r w:rsidR="00276EFD">
          <w:rPr>
            <w:rFonts w:ascii="Calibri" w:hAnsi="Calibri" w:cs="Calibri"/>
            <w:sz w:val="20"/>
            <w:szCs w:val="20"/>
            <w:lang w:val="en-US"/>
          </w:rPr>
          <w:t>)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>라고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>칭한다</w:t>
        </w:r>
        <w:r w:rsidR="00276EFD">
          <w:rPr>
            <w:rFonts w:ascii="Calibri" w:hAnsi="Calibri" w:cs="Calibri" w:hint="eastAsia"/>
            <w:sz w:val="20"/>
            <w:szCs w:val="20"/>
            <w:lang w:val="en-US"/>
          </w:rPr>
          <w:t>.</w:t>
        </w:r>
        <w:r w:rsidR="00276EFD">
          <w:rPr>
            <w:rFonts w:ascii="Calibri" w:hAnsi="Calibri" w:cs="Calibri"/>
            <w:sz w:val="20"/>
            <w:szCs w:val="20"/>
            <w:lang w:val="en-US"/>
          </w:rPr>
          <w:t xml:space="preserve"> </w:t>
        </w:r>
      </w:ins>
    </w:p>
    <w:p w14:paraId="533165FC" w14:textId="77777777" w:rsidR="00926114" w:rsidRDefault="00926114" w:rsidP="00276EFD">
      <w:pPr>
        <w:widowControl w:val="0"/>
        <w:spacing w:line="240" w:lineRule="auto"/>
        <w:ind w:firstLineChars="100" w:firstLine="200"/>
        <w:jc w:val="both"/>
        <w:rPr>
          <w:ins w:id="479" w:author="최광열" w:date="2024-01-11T16:55:00Z"/>
          <w:rFonts w:ascii="Calibri" w:hAnsi="Calibri" w:cs="Calibri"/>
          <w:sz w:val="20"/>
          <w:szCs w:val="20"/>
          <w:lang w:val="en-US"/>
        </w:rPr>
      </w:pPr>
    </w:p>
    <w:p w14:paraId="5AFA98CE" w14:textId="283A1C94" w:rsidR="00276EFD" w:rsidRDefault="0044642E" w:rsidP="0044642E">
      <w:pPr>
        <w:widowControl w:val="0"/>
        <w:spacing w:line="240" w:lineRule="auto"/>
        <w:ind w:firstLineChars="100" w:firstLine="200"/>
        <w:jc w:val="both"/>
        <w:rPr>
          <w:ins w:id="480" w:author="최광열" w:date="2024-01-11T16:58:00Z"/>
          <w:rFonts w:ascii="Calibri" w:hAnsi="Calibri" w:cs="Calibri"/>
          <w:sz w:val="20"/>
          <w:szCs w:val="20"/>
          <w:lang w:val="en-US"/>
        </w:rPr>
      </w:pPr>
      <w:ins w:id="481" w:author="최광열" w:date="2024-01-11T16:56:00Z">
        <w:r>
          <w:rPr>
            <w:rFonts w:ascii="Calibri" w:hAnsi="Calibri" w:cs="Calibri" w:hint="eastAsia"/>
            <w:sz w:val="20"/>
            <w:szCs w:val="20"/>
            <w:lang w:val="en-US"/>
          </w:rPr>
          <w:t>반대로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/>
            <w:sz w:val="20"/>
            <w:szCs w:val="20"/>
            <w:lang w:val="en-US"/>
          </w:rPr>
          <w:t>Verilog Code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로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작성된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코드가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작동하는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</w:ins>
      <w:ins w:id="482" w:author="최광열" w:date="2024-01-11T16:57:00Z">
        <w:r w:rsidR="00845208">
          <w:rPr>
            <w:rFonts w:ascii="Calibri" w:hAnsi="Calibri" w:cs="Calibri"/>
            <w:sz w:val="20"/>
            <w:szCs w:val="20"/>
            <w:lang w:val="en-US"/>
          </w:rPr>
          <w:t>FPGA</w:t>
        </w:r>
        <w:r w:rsidR="00C87697">
          <w:rPr>
            <w:rFonts w:ascii="Calibri" w:hAnsi="Calibri" w:cs="Calibri"/>
            <w:sz w:val="20"/>
            <w:szCs w:val="20"/>
            <w:lang w:val="en-US"/>
          </w:rPr>
          <w:t xml:space="preserve"> </w:t>
        </w:r>
      </w:ins>
      <w:ins w:id="483" w:author="최광열" w:date="2024-01-11T16:56:00Z">
        <w:r>
          <w:rPr>
            <w:rFonts w:ascii="Calibri" w:hAnsi="Calibri" w:cs="Calibri" w:hint="eastAsia"/>
            <w:sz w:val="20"/>
            <w:szCs w:val="20"/>
            <w:lang w:val="en-US"/>
          </w:rPr>
          <w:t>구역을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/>
            <w:sz w:val="20"/>
            <w:szCs w:val="20"/>
            <w:lang w:val="en-US"/>
          </w:rPr>
          <w:t>Programming Logic(</w:t>
        </w:r>
        <w:r w:rsidRPr="00897ABD">
          <w:rPr>
            <w:rFonts w:ascii="Calibri" w:hAnsi="Calibri" w:cs="Calibri"/>
            <w:b/>
            <w:sz w:val="20"/>
            <w:szCs w:val="20"/>
            <w:lang w:val="en-US"/>
          </w:rPr>
          <w:t>PL</w:t>
        </w:r>
        <w:r>
          <w:rPr>
            <w:rFonts w:ascii="Calibri" w:hAnsi="Calibri" w:cs="Calibri"/>
            <w:sz w:val="20"/>
            <w:szCs w:val="20"/>
            <w:lang w:val="en-US"/>
          </w:rPr>
          <w:t>)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이라고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칭한다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. </w:t>
        </w:r>
      </w:ins>
      <w:ins w:id="484" w:author="최광열" w:date="2024-01-11T16:58:00Z">
        <w:r w:rsidR="00A74ECC">
          <w:rPr>
            <w:rFonts w:ascii="Calibri" w:hAnsi="Calibri" w:cs="Calibri" w:hint="eastAsia"/>
            <w:sz w:val="20"/>
            <w:szCs w:val="20"/>
            <w:lang w:val="en-US"/>
          </w:rPr>
          <w:t>모든</w:t>
        </w:r>
        <w:r w:rsidR="00A74ECC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A74ECC">
          <w:rPr>
            <w:rFonts w:ascii="Calibri" w:hAnsi="Calibri" w:cs="Calibri"/>
            <w:sz w:val="20"/>
            <w:szCs w:val="20"/>
            <w:lang w:val="en-US"/>
          </w:rPr>
          <w:t>real time input, output</w:t>
        </w:r>
        <w:r w:rsidR="00A74ECC">
          <w:rPr>
            <w:rFonts w:ascii="Calibri" w:hAnsi="Calibri" w:cs="Calibri" w:hint="eastAsia"/>
            <w:sz w:val="20"/>
            <w:szCs w:val="20"/>
            <w:lang w:val="en-US"/>
          </w:rPr>
          <w:t>은</w:t>
        </w:r>
        <w:r w:rsidR="00A74ECC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A74ECC">
          <w:rPr>
            <w:rFonts w:ascii="Calibri" w:hAnsi="Calibri" w:cs="Calibri" w:hint="eastAsia"/>
            <w:sz w:val="20"/>
            <w:szCs w:val="20"/>
            <w:lang w:val="en-US"/>
          </w:rPr>
          <w:t>현재</w:t>
        </w:r>
        <w:r w:rsidR="00A74ECC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A74ECC">
          <w:rPr>
            <w:rFonts w:ascii="Calibri" w:hAnsi="Calibri" w:cs="Calibri"/>
            <w:sz w:val="20"/>
            <w:szCs w:val="20"/>
            <w:lang w:val="en-US"/>
          </w:rPr>
          <w:t>FPGA</w:t>
        </w:r>
        <w:r w:rsidR="00A74ECC">
          <w:rPr>
            <w:rFonts w:ascii="Calibri" w:hAnsi="Calibri" w:cs="Calibri" w:hint="eastAsia"/>
            <w:sz w:val="20"/>
            <w:szCs w:val="20"/>
            <w:lang w:val="en-US"/>
          </w:rPr>
          <w:t>내부의</w:t>
        </w:r>
        <w:r w:rsidR="00A74ECC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A74ECC">
          <w:rPr>
            <w:rFonts w:ascii="Calibri" w:hAnsi="Calibri" w:cs="Calibri"/>
            <w:sz w:val="20"/>
            <w:szCs w:val="20"/>
            <w:lang w:val="en-US"/>
          </w:rPr>
          <w:t>timestamp</w:t>
        </w:r>
        <w:r w:rsidR="00A74ECC">
          <w:rPr>
            <w:rFonts w:ascii="Calibri" w:hAnsi="Calibri" w:cs="Calibri" w:hint="eastAsia"/>
            <w:sz w:val="20"/>
            <w:szCs w:val="20"/>
            <w:lang w:val="en-US"/>
          </w:rPr>
          <w:t>에</w:t>
        </w:r>
        <w:r w:rsidR="00A74ECC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A74ECC">
          <w:rPr>
            <w:rFonts w:ascii="Calibri" w:hAnsi="Calibri" w:cs="Calibri" w:hint="eastAsia"/>
            <w:sz w:val="20"/>
            <w:szCs w:val="20"/>
            <w:lang w:val="en-US"/>
          </w:rPr>
          <w:t>맞추어</w:t>
        </w:r>
        <w:r w:rsidR="00A74ECC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A74ECC">
          <w:rPr>
            <w:rFonts w:ascii="Calibri" w:hAnsi="Calibri" w:cs="Calibri"/>
            <w:sz w:val="20"/>
            <w:szCs w:val="20"/>
            <w:lang w:val="en-US"/>
          </w:rPr>
          <w:t>output</w:t>
        </w:r>
        <w:r w:rsidR="00A74ECC">
          <w:rPr>
            <w:rFonts w:ascii="Calibri" w:hAnsi="Calibri" w:cs="Calibri" w:hint="eastAsia"/>
            <w:sz w:val="20"/>
            <w:szCs w:val="20"/>
            <w:lang w:val="en-US"/>
          </w:rPr>
          <w:t>을</w:t>
        </w:r>
        <w:r w:rsidR="00A74ECC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A74ECC">
          <w:rPr>
            <w:rFonts w:ascii="Calibri" w:hAnsi="Calibri" w:cs="Calibri" w:hint="eastAsia"/>
            <w:sz w:val="20"/>
            <w:szCs w:val="20"/>
            <w:lang w:val="en-US"/>
          </w:rPr>
          <w:t>하게</w:t>
        </w:r>
        <w:r w:rsidR="00A74ECC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A74ECC">
          <w:rPr>
            <w:rFonts w:ascii="Calibri" w:hAnsi="Calibri" w:cs="Calibri" w:hint="eastAsia"/>
            <w:sz w:val="20"/>
            <w:szCs w:val="20"/>
            <w:lang w:val="en-US"/>
          </w:rPr>
          <w:t>된다</w:t>
        </w:r>
        <w:r w:rsidR="00A74ECC">
          <w:rPr>
            <w:rFonts w:ascii="Calibri" w:hAnsi="Calibri" w:cs="Calibri" w:hint="eastAsia"/>
            <w:sz w:val="20"/>
            <w:szCs w:val="20"/>
            <w:lang w:val="en-US"/>
          </w:rPr>
          <w:t>.</w:t>
        </w:r>
        <w:r w:rsidR="00A74ECC">
          <w:rPr>
            <w:rFonts w:ascii="Calibri" w:hAnsi="Calibri" w:cs="Calibri"/>
            <w:sz w:val="20"/>
            <w:szCs w:val="20"/>
            <w:lang w:val="en-US"/>
          </w:rPr>
          <w:t xml:space="preserve"> </w:t>
        </w:r>
      </w:ins>
      <w:ins w:id="485" w:author="최광열" w:date="2024-01-11T16:55:00Z">
        <w:r w:rsidR="00700E84">
          <w:rPr>
            <w:rFonts w:ascii="Calibri" w:hAnsi="Calibri" w:cs="Calibri" w:hint="eastAsia"/>
            <w:sz w:val="20"/>
            <w:szCs w:val="20"/>
            <w:lang w:val="en-US"/>
          </w:rPr>
          <w:t>T</w:t>
        </w:r>
        <w:r w:rsidR="00700E84">
          <w:rPr>
            <w:rFonts w:ascii="Calibri" w:hAnsi="Calibri" w:cs="Calibri"/>
            <w:sz w:val="20"/>
            <w:szCs w:val="20"/>
            <w:lang w:val="en-US"/>
          </w:rPr>
          <w:t>imeController</w:t>
        </w:r>
        <w:r w:rsidR="00700E84">
          <w:rPr>
            <w:rFonts w:ascii="Calibri" w:hAnsi="Calibri" w:cs="Calibri" w:hint="eastAsia"/>
            <w:sz w:val="20"/>
            <w:szCs w:val="20"/>
            <w:lang w:val="en-US"/>
          </w:rPr>
          <w:t>는</w:t>
        </w:r>
        <w:r w:rsidR="00700E84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700E84">
          <w:rPr>
            <w:rFonts w:ascii="Calibri" w:hAnsi="Calibri" w:cs="Calibri"/>
            <w:sz w:val="20"/>
            <w:szCs w:val="20"/>
            <w:lang w:val="en-US"/>
          </w:rPr>
          <w:t>FPGA</w:t>
        </w:r>
        <w:r w:rsidR="00700E84">
          <w:rPr>
            <w:rFonts w:ascii="Calibri" w:hAnsi="Calibri" w:cs="Calibri" w:hint="eastAsia"/>
            <w:sz w:val="20"/>
            <w:szCs w:val="20"/>
            <w:lang w:val="en-US"/>
          </w:rPr>
          <w:t>의</w:t>
        </w:r>
        <w:r w:rsidR="00700E84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700E84">
          <w:rPr>
            <w:rFonts w:ascii="Calibri" w:hAnsi="Calibri" w:cs="Calibri" w:hint="eastAsia"/>
            <w:sz w:val="20"/>
            <w:szCs w:val="20"/>
            <w:lang w:val="en-US"/>
          </w:rPr>
          <w:t>클락마다</w:t>
        </w:r>
        <w:r w:rsidR="00700E84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700E84">
          <w:rPr>
            <w:rFonts w:ascii="Calibri" w:hAnsi="Calibri" w:cs="Calibri"/>
            <w:sz w:val="20"/>
            <w:szCs w:val="20"/>
            <w:lang w:val="en-US"/>
          </w:rPr>
          <w:t>timestamp</w:t>
        </w:r>
        <w:r w:rsidR="00700E84">
          <w:rPr>
            <w:rFonts w:ascii="Calibri" w:hAnsi="Calibri" w:cs="Calibri" w:hint="eastAsia"/>
            <w:sz w:val="20"/>
            <w:szCs w:val="20"/>
            <w:lang w:val="en-US"/>
          </w:rPr>
          <w:t>를</w:t>
        </w:r>
        <w:r w:rsidR="00700E84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700E84">
          <w:rPr>
            <w:rFonts w:ascii="Calibri" w:hAnsi="Calibri" w:cs="Calibri"/>
            <w:sz w:val="20"/>
            <w:szCs w:val="20"/>
            <w:lang w:val="en-US"/>
          </w:rPr>
          <w:t>1</w:t>
        </w:r>
        <w:r w:rsidR="00700E84">
          <w:rPr>
            <w:rFonts w:ascii="Calibri" w:hAnsi="Calibri" w:cs="Calibri" w:hint="eastAsia"/>
            <w:sz w:val="20"/>
            <w:szCs w:val="20"/>
            <w:lang w:val="en-US"/>
          </w:rPr>
          <w:t>씩</w:t>
        </w:r>
        <w:r w:rsidR="00700E84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</w:ins>
      <w:ins w:id="486" w:author="최광열" w:date="2024-01-11T16:56:00Z">
        <w:r w:rsidR="00700E84">
          <w:rPr>
            <w:rFonts w:ascii="Calibri" w:hAnsi="Calibri" w:cs="Calibri" w:hint="eastAsia"/>
            <w:sz w:val="20"/>
            <w:szCs w:val="20"/>
            <w:lang w:val="en-US"/>
          </w:rPr>
          <w:t>증가시키고</w:t>
        </w:r>
        <w:r w:rsidR="00700E84">
          <w:rPr>
            <w:rFonts w:ascii="Calibri" w:hAnsi="Calibri" w:cs="Calibri" w:hint="eastAsia"/>
            <w:sz w:val="20"/>
            <w:szCs w:val="20"/>
            <w:lang w:val="en-US"/>
          </w:rPr>
          <w:t>,</w:t>
        </w:r>
        <w:r w:rsidR="00700E84">
          <w:rPr>
            <w:rFonts w:ascii="Calibri" w:hAnsi="Calibri" w:cs="Calibri"/>
            <w:sz w:val="20"/>
            <w:szCs w:val="20"/>
            <w:lang w:val="en-US"/>
          </w:rPr>
          <w:t xml:space="preserve"> CPU</w:t>
        </w:r>
        <w:r w:rsidR="00700E84">
          <w:rPr>
            <w:rFonts w:ascii="Calibri" w:hAnsi="Calibri" w:cs="Calibri" w:hint="eastAsia"/>
            <w:sz w:val="20"/>
            <w:szCs w:val="20"/>
            <w:lang w:val="en-US"/>
          </w:rPr>
          <w:t>로부터</w:t>
        </w:r>
        <w:r w:rsidR="00700E84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700E84">
          <w:rPr>
            <w:rFonts w:ascii="Calibri" w:hAnsi="Calibri" w:cs="Calibri" w:hint="eastAsia"/>
            <w:sz w:val="20"/>
            <w:szCs w:val="20"/>
            <w:lang w:val="en-US"/>
          </w:rPr>
          <w:t>명령어를</w:t>
        </w:r>
        <w:r w:rsidR="00700E84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700E84">
          <w:rPr>
            <w:rFonts w:ascii="Calibri" w:hAnsi="Calibri" w:cs="Calibri" w:hint="eastAsia"/>
            <w:sz w:val="20"/>
            <w:szCs w:val="20"/>
            <w:lang w:val="en-US"/>
          </w:rPr>
          <w:t>받아</w:t>
        </w:r>
        <w:r w:rsidR="00700E84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700E84">
          <w:rPr>
            <w:rFonts w:ascii="Calibri" w:hAnsi="Calibri" w:cs="Calibri"/>
            <w:sz w:val="20"/>
            <w:szCs w:val="20"/>
            <w:lang w:val="en-US"/>
          </w:rPr>
          <w:t>timestamp</w:t>
        </w:r>
        <w:r w:rsidR="00700E84">
          <w:rPr>
            <w:rFonts w:ascii="Calibri" w:hAnsi="Calibri" w:cs="Calibri" w:hint="eastAsia"/>
            <w:sz w:val="20"/>
            <w:szCs w:val="20"/>
            <w:lang w:val="en-US"/>
          </w:rPr>
          <w:t>를</w:t>
        </w:r>
        <w:r w:rsidR="00700E84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700E84">
          <w:rPr>
            <w:rFonts w:ascii="Calibri" w:hAnsi="Calibri" w:cs="Calibri" w:hint="eastAsia"/>
            <w:sz w:val="20"/>
            <w:szCs w:val="20"/>
            <w:lang w:val="en-US"/>
          </w:rPr>
          <w:t>초기화하거나</w:t>
        </w:r>
        <w:r w:rsidR="00700E84">
          <w:rPr>
            <w:rFonts w:ascii="Calibri" w:hAnsi="Calibri" w:cs="Calibri"/>
            <w:sz w:val="20"/>
            <w:szCs w:val="20"/>
            <w:lang w:val="en-US"/>
          </w:rPr>
          <w:t xml:space="preserve">, </w:t>
        </w:r>
        <w:r w:rsidR="00700E84">
          <w:rPr>
            <w:rFonts w:ascii="Calibri" w:hAnsi="Calibri" w:cs="Calibri" w:hint="eastAsia"/>
            <w:sz w:val="20"/>
            <w:szCs w:val="20"/>
            <w:lang w:val="en-US"/>
          </w:rPr>
          <w:t>시작</w:t>
        </w:r>
        <w:r w:rsidR="00700E84">
          <w:rPr>
            <w:rFonts w:ascii="Calibri" w:hAnsi="Calibri" w:cs="Calibri" w:hint="eastAsia"/>
            <w:sz w:val="20"/>
            <w:szCs w:val="20"/>
            <w:lang w:val="en-US"/>
          </w:rPr>
          <w:t>,</w:t>
        </w:r>
        <w:r w:rsidR="00700E84">
          <w:rPr>
            <w:rFonts w:ascii="Calibri" w:hAnsi="Calibri" w:cs="Calibri"/>
            <w:sz w:val="20"/>
            <w:szCs w:val="20"/>
            <w:lang w:val="en-US"/>
          </w:rPr>
          <w:t xml:space="preserve"> </w:t>
        </w:r>
        <w:r w:rsidR="00700E84">
          <w:rPr>
            <w:rFonts w:ascii="Calibri" w:hAnsi="Calibri" w:cs="Calibri" w:hint="eastAsia"/>
            <w:sz w:val="20"/>
            <w:szCs w:val="20"/>
            <w:lang w:val="en-US"/>
          </w:rPr>
          <w:t>정지를</w:t>
        </w:r>
        <w:r w:rsidR="00700E84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700E84">
          <w:rPr>
            <w:rFonts w:ascii="Calibri" w:hAnsi="Calibri" w:cs="Calibri" w:hint="eastAsia"/>
            <w:sz w:val="20"/>
            <w:szCs w:val="20"/>
            <w:lang w:val="en-US"/>
          </w:rPr>
          <w:t>하게</w:t>
        </w:r>
        <w:r w:rsidR="00700E84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700E84">
          <w:rPr>
            <w:rFonts w:ascii="Calibri" w:hAnsi="Calibri" w:cs="Calibri" w:hint="eastAsia"/>
            <w:sz w:val="20"/>
            <w:szCs w:val="20"/>
            <w:lang w:val="en-US"/>
          </w:rPr>
          <w:t>된다</w:t>
        </w:r>
        <w:r w:rsidR="00700E84">
          <w:rPr>
            <w:rFonts w:ascii="Calibri" w:hAnsi="Calibri" w:cs="Calibri" w:hint="eastAsia"/>
            <w:sz w:val="20"/>
            <w:szCs w:val="20"/>
            <w:lang w:val="en-US"/>
          </w:rPr>
          <w:t>.</w:t>
        </w:r>
        <w:r w:rsidR="00700E84">
          <w:rPr>
            <w:rFonts w:ascii="Calibri" w:hAnsi="Calibri" w:cs="Calibri"/>
            <w:sz w:val="20"/>
            <w:szCs w:val="20"/>
            <w:lang w:val="en-US"/>
          </w:rPr>
          <w:t xml:space="preserve"> </w:t>
        </w:r>
      </w:ins>
    </w:p>
    <w:p w14:paraId="58672A76" w14:textId="08D4E2C3" w:rsidR="009754E9" w:rsidRDefault="009754E9" w:rsidP="0044642E">
      <w:pPr>
        <w:widowControl w:val="0"/>
        <w:spacing w:line="240" w:lineRule="auto"/>
        <w:ind w:firstLineChars="100" w:firstLine="200"/>
        <w:jc w:val="both"/>
        <w:rPr>
          <w:ins w:id="487" w:author="최광열" w:date="2024-01-11T16:58:00Z"/>
          <w:rFonts w:ascii="Calibri" w:hAnsi="Calibri" w:cs="Calibri"/>
          <w:sz w:val="20"/>
          <w:szCs w:val="20"/>
          <w:lang w:val="en-US"/>
        </w:rPr>
      </w:pPr>
    </w:p>
    <w:p w14:paraId="6A0C09E9" w14:textId="08351F82" w:rsidR="009754E9" w:rsidRDefault="00D60EDC" w:rsidP="0044642E">
      <w:pPr>
        <w:widowControl w:val="0"/>
        <w:spacing w:line="240" w:lineRule="auto"/>
        <w:ind w:firstLineChars="100" w:firstLine="200"/>
        <w:jc w:val="both"/>
        <w:rPr>
          <w:ins w:id="488" w:author="최광열" w:date="2024-01-11T17:04:00Z"/>
          <w:rFonts w:ascii="Calibri" w:hAnsi="Calibri" w:cs="Calibri"/>
          <w:sz w:val="20"/>
          <w:szCs w:val="20"/>
          <w:lang w:val="en-US"/>
        </w:rPr>
      </w:pPr>
      <w:ins w:id="489" w:author="최광열" w:date="2024-01-11T17:01:00Z">
        <w:r>
          <w:rPr>
            <w:rFonts w:ascii="Calibri" w:hAnsi="Calibri" w:cs="Calibri"/>
            <w:sz w:val="20"/>
            <w:szCs w:val="20"/>
            <w:lang w:val="en-US"/>
          </w:rPr>
          <w:t>FIFO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는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/>
            <w:sz w:val="20"/>
            <w:szCs w:val="20"/>
            <w:lang w:val="en-US"/>
          </w:rPr>
          <w:t>AXI bus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로부터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데이터를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입력받을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수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있으며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해당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데이터를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/>
            <w:sz w:val="20"/>
            <w:szCs w:val="20"/>
            <w:lang w:val="en-US"/>
          </w:rPr>
          <w:t>Xilinx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의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/>
            <w:sz w:val="20"/>
            <w:szCs w:val="20"/>
            <w:lang w:val="en-US"/>
          </w:rPr>
          <w:t>IP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인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/>
            <w:sz w:val="20"/>
            <w:szCs w:val="20"/>
            <w:lang w:val="en-US"/>
          </w:rPr>
          <w:t>fifo_generator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에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저장하게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된다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.</w:t>
        </w:r>
        <w:r>
          <w:rPr>
            <w:rFonts w:ascii="Calibri" w:hAnsi="Calibri" w:cs="Calibri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총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/>
            <w:sz w:val="20"/>
            <w:szCs w:val="20"/>
            <w:lang w:val="en-US"/>
          </w:rPr>
          <w:t xml:space="preserve">128bit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데이터로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/>
            <w:sz w:val="20"/>
            <w:szCs w:val="20"/>
            <w:lang w:val="en-US"/>
          </w:rPr>
          <w:t>64bit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은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/>
            <w:sz w:val="20"/>
            <w:szCs w:val="20"/>
            <w:lang w:val="en-US"/>
          </w:rPr>
          <w:t xml:space="preserve">timestamp, </w:t>
        </w:r>
      </w:ins>
      <w:ins w:id="490" w:author="최광열" w:date="2024-01-11T17:02:00Z">
        <w:r>
          <w:rPr>
            <w:rFonts w:ascii="Calibri" w:hAnsi="Calibri" w:cs="Calibri"/>
            <w:sz w:val="20"/>
            <w:szCs w:val="20"/>
            <w:lang w:val="en-US"/>
          </w:rPr>
          <w:t>64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b</w:t>
        </w:r>
        <w:r>
          <w:rPr>
            <w:rFonts w:ascii="Calibri" w:hAnsi="Calibri" w:cs="Calibri"/>
            <w:sz w:val="20"/>
            <w:szCs w:val="20"/>
            <w:lang w:val="en-US"/>
          </w:rPr>
          <w:t>it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은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/>
            <w:sz w:val="20"/>
            <w:szCs w:val="20"/>
            <w:lang w:val="en-US"/>
          </w:rPr>
          <w:t>data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에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해당한다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.</w:t>
        </w:r>
        <w:r>
          <w:rPr>
            <w:rFonts w:ascii="Calibri" w:hAnsi="Calibri" w:cs="Calibri"/>
            <w:sz w:val="20"/>
            <w:szCs w:val="20"/>
            <w:lang w:val="en-US"/>
          </w:rPr>
          <w:t xml:space="preserve"> </w:t>
        </w:r>
        <w:r w:rsidR="000C4712">
          <w:rPr>
            <w:rFonts w:ascii="Calibri" w:hAnsi="Calibri" w:cs="Calibri"/>
            <w:sz w:val="20"/>
            <w:szCs w:val="20"/>
            <w:lang w:val="en-US"/>
          </w:rPr>
          <w:t xml:space="preserve">Digital </w:t>
        </w:r>
      </w:ins>
      <w:ins w:id="491" w:author="최광열" w:date="2024-01-11T17:03:00Z">
        <w:r w:rsidR="000C4712">
          <w:rPr>
            <w:rFonts w:ascii="Calibri" w:hAnsi="Calibri" w:cs="Calibri"/>
            <w:sz w:val="20"/>
            <w:szCs w:val="20"/>
            <w:lang w:val="en-US"/>
          </w:rPr>
          <w:t>Analog Convertor(</w:t>
        </w:r>
      </w:ins>
      <w:ins w:id="492" w:author="최광열" w:date="2024-01-11T16:59:00Z">
        <w:r w:rsidR="009754E9" w:rsidRPr="000C4712">
          <w:rPr>
            <w:rFonts w:ascii="Calibri" w:hAnsi="Calibri" w:cs="Calibri" w:hint="eastAsia"/>
            <w:b/>
            <w:sz w:val="20"/>
            <w:szCs w:val="20"/>
            <w:lang w:val="en-US"/>
            <w:rPrChange w:id="493" w:author="최광열" w:date="2024-01-11T17:03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>D</w:t>
        </w:r>
        <w:r w:rsidR="009754E9" w:rsidRPr="000C4712">
          <w:rPr>
            <w:rFonts w:ascii="Calibri" w:hAnsi="Calibri" w:cs="Calibri"/>
            <w:b/>
            <w:sz w:val="20"/>
            <w:szCs w:val="20"/>
            <w:lang w:val="en-US"/>
            <w:rPrChange w:id="494" w:author="최광열" w:date="2024-01-11T17:03:00Z">
              <w:rPr>
                <w:rFonts w:ascii="Calibri" w:hAnsi="Calibri" w:cs="Calibri"/>
                <w:sz w:val="20"/>
                <w:szCs w:val="20"/>
                <w:lang w:val="en-US"/>
              </w:rPr>
            </w:rPrChange>
          </w:rPr>
          <w:t>AC</w:t>
        </w:r>
      </w:ins>
      <w:ins w:id="495" w:author="최광열" w:date="2024-01-11T17:03:00Z">
        <w:r w:rsidR="000C4712">
          <w:rPr>
            <w:rFonts w:ascii="Calibri" w:hAnsi="Calibri" w:cs="Calibri"/>
            <w:sz w:val="20"/>
            <w:szCs w:val="20"/>
            <w:lang w:val="en-US"/>
          </w:rPr>
          <w:t>)</w:t>
        </w:r>
      </w:ins>
      <w:ins w:id="496" w:author="최광열" w:date="2024-01-11T16:59:00Z">
        <w:r w:rsidR="009754E9">
          <w:rPr>
            <w:rFonts w:ascii="Calibri" w:hAnsi="Calibri" w:cs="Calibri" w:hint="eastAsia"/>
            <w:sz w:val="20"/>
            <w:szCs w:val="20"/>
            <w:lang w:val="en-US"/>
          </w:rPr>
          <w:t>는</w:t>
        </w:r>
        <w:r w:rsidR="009754E9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F26161">
          <w:rPr>
            <w:rFonts w:ascii="Calibri" w:hAnsi="Calibri" w:cs="Calibri"/>
            <w:sz w:val="20"/>
            <w:szCs w:val="20"/>
            <w:lang w:val="en-US"/>
          </w:rPr>
          <w:t>RFSoC FPGA</w:t>
        </w:r>
        <w:r w:rsidR="00F26161">
          <w:rPr>
            <w:rFonts w:ascii="Calibri" w:hAnsi="Calibri" w:cs="Calibri" w:hint="eastAsia"/>
            <w:sz w:val="20"/>
            <w:szCs w:val="20"/>
            <w:lang w:val="en-US"/>
          </w:rPr>
          <w:t>칩</w:t>
        </w:r>
        <w:r w:rsidR="00F26161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F26161">
          <w:rPr>
            <w:rFonts w:ascii="Calibri" w:hAnsi="Calibri" w:cs="Calibri" w:hint="eastAsia"/>
            <w:sz w:val="20"/>
            <w:szCs w:val="20"/>
            <w:lang w:val="en-US"/>
          </w:rPr>
          <w:t>내부에</w:t>
        </w:r>
        <w:r w:rsidR="00F26161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F26161">
          <w:rPr>
            <w:rFonts w:ascii="Calibri" w:hAnsi="Calibri" w:cs="Calibri" w:hint="eastAsia"/>
            <w:sz w:val="20"/>
            <w:szCs w:val="20"/>
            <w:lang w:val="en-US"/>
          </w:rPr>
          <w:t>내장된</w:t>
        </w:r>
        <w:r w:rsidR="00F26161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F26161">
          <w:rPr>
            <w:rFonts w:ascii="Calibri" w:hAnsi="Calibri" w:cs="Calibri" w:hint="eastAsia"/>
            <w:sz w:val="20"/>
            <w:szCs w:val="20"/>
            <w:lang w:val="en-US"/>
          </w:rPr>
          <w:t>회로에</w:t>
        </w:r>
        <w:r w:rsidR="00F26161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F26161">
          <w:rPr>
            <w:rFonts w:ascii="Calibri" w:hAnsi="Calibri" w:cs="Calibri" w:hint="eastAsia"/>
            <w:sz w:val="20"/>
            <w:szCs w:val="20"/>
            <w:lang w:val="en-US"/>
          </w:rPr>
          <w:t>해당한다</w:t>
        </w:r>
        <w:r w:rsidR="00F26161">
          <w:rPr>
            <w:rFonts w:ascii="Calibri" w:hAnsi="Calibri" w:cs="Calibri" w:hint="eastAsia"/>
            <w:sz w:val="20"/>
            <w:szCs w:val="20"/>
            <w:lang w:val="en-US"/>
          </w:rPr>
          <w:t>.</w:t>
        </w:r>
        <w:r w:rsidR="00F26161">
          <w:rPr>
            <w:rFonts w:ascii="Calibri" w:hAnsi="Calibri" w:cs="Calibri"/>
            <w:sz w:val="20"/>
            <w:szCs w:val="20"/>
            <w:lang w:val="en-US"/>
          </w:rPr>
          <w:t xml:space="preserve"> </w:t>
        </w:r>
      </w:ins>
      <w:ins w:id="497" w:author="최광열" w:date="2024-01-11T17:00:00Z">
        <w:r w:rsidR="00262AB5">
          <w:rPr>
            <w:rFonts w:ascii="Calibri" w:hAnsi="Calibri" w:cs="Calibri"/>
            <w:sz w:val="20"/>
            <w:szCs w:val="20"/>
            <w:lang w:val="en-US"/>
          </w:rPr>
          <w:t>Direct Digital Synthesizer(</w:t>
        </w:r>
      </w:ins>
      <w:ins w:id="498" w:author="최광열" w:date="2024-01-11T16:59:00Z">
        <w:r w:rsidR="00744E9F" w:rsidRPr="00262AB5">
          <w:rPr>
            <w:rFonts w:ascii="Calibri" w:hAnsi="Calibri" w:cs="Calibri"/>
            <w:b/>
            <w:sz w:val="20"/>
            <w:szCs w:val="20"/>
            <w:lang w:val="en-US"/>
            <w:rPrChange w:id="499" w:author="최광열" w:date="2024-01-11T17:00:00Z">
              <w:rPr>
                <w:rFonts w:ascii="Calibri" w:hAnsi="Calibri" w:cs="Calibri"/>
                <w:sz w:val="20"/>
                <w:szCs w:val="20"/>
                <w:lang w:val="en-US"/>
              </w:rPr>
            </w:rPrChange>
          </w:rPr>
          <w:t>DD</w:t>
        </w:r>
        <w:r w:rsidR="00744E9F" w:rsidRPr="00262AB5">
          <w:rPr>
            <w:rFonts w:ascii="Calibri" w:hAnsi="Calibri" w:cs="Calibri" w:hint="eastAsia"/>
            <w:b/>
            <w:sz w:val="20"/>
            <w:szCs w:val="20"/>
            <w:lang w:val="en-US"/>
            <w:rPrChange w:id="500" w:author="최광열" w:date="2024-01-11T17:00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>S</w:t>
        </w:r>
      </w:ins>
      <w:ins w:id="501" w:author="최광열" w:date="2024-01-11T17:00:00Z">
        <w:r w:rsidR="00262AB5">
          <w:rPr>
            <w:rFonts w:ascii="Calibri" w:hAnsi="Calibri" w:cs="Calibri"/>
            <w:sz w:val="20"/>
            <w:szCs w:val="20"/>
            <w:lang w:val="en-US"/>
          </w:rPr>
          <w:t>)</w:t>
        </w:r>
      </w:ins>
      <w:ins w:id="502" w:author="최광열" w:date="2024-01-11T16:59:00Z">
        <w:r w:rsidR="00744E9F">
          <w:rPr>
            <w:rFonts w:ascii="Calibri" w:hAnsi="Calibri" w:cs="Calibri" w:hint="eastAsia"/>
            <w:sz w:val="20"/>
            <w:szCs w:val="20"/>
            <w:lang w:val="en-US"/>
          </w:rPr>
          <w:t>는</w:t>
        </w:r>
        <w:r w:rsidR="00744E9F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744E9F">
          <w:rPr>
            <w:rFonts w:ascii="Calibri" w:hAnsi="Calibri" w:cs="Calibri"/>
            <w:sz w:val="20"/>
            <w:szCs w:val="20"/>
            <w:lang w:val="en-US"/>
          </w:rPr>
          <w:t>Verilog code</w:t>
        </w:r>
        <w:r w:rsidR="00744E9F">
          <w:rPr>
            <w:rFonts w:ascii="Calibri" w:hAnsi="Calibri" w:cs="Calibri" w:hint="eastAsia"/>
            <w:sz w:val="20"/>
            <w:szCs w:val="20"/>
            <w:lang w:val="en-US"/>
          </w:rPr>
          <w:t>로</w:t>
        </w:r>
        <w:r w:rsidR="00744E9F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744E9F">
          <w:rPr>
            <w:rFonts w:ascii="Calibri" w:hAnsi="Calibri" w:cs="Calibri" w:hint="eastAsia"/>
            <w:sz w:val="20"/>
            <w:szCs w:val="20"/>
            <w:lang w:val="en-US"/>
          </w:rPr>
          <w:t>작성된</w:t>
        </w:r>
        <w:r w:rsidR="00744E9F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744E9F">
          <w:rPr>
            <w:rFonts w:ascii="Calibri" w:hAnsi="Calibri" w:cs="Calibri" w:hint="eastAsia"/>
            <w:sz w:val="20"/>
            <w:szCs w:val="20"/>
            <w:lang w:val="en-US"/>
          </w:rPr>
          <w:t>코드이며</w:t>
        </w:r>
        <w:r w:rsidR="00744E9F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744E9F">
          <w:rPr>
            <w:rFonts w:ascii="Calibri" w:hAnsi="Calibri" w:cs="Calibri"/>
            <w:sz w:val="20"/>
            <w:szCs w:val="20"/>
            <w:lang w:val="en-US"/>
          </w:rPr>
          <w:t>FIFO</w:t>
        </w:r>
        <w:r w:rsidR="00744E9F">
          <w:rPr>
            <w:rFonts w:ascii="Calibri" w:hAnsi="Calibri" w:cs="Calibri" w:hint="eastAsia"/>
            <w:sz w:val="20"/>
            <w:szCs w:val="20"/>
            <w:lang w:val="en-US"/>
          </w:rPr>
          <w:t>로부터</w:t>
        </w:r>
        <w:r w:rsidR="00744E9F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744E9F">
          <w:rPr>
            <w:rFonts w:ascii="Calibri" w:hAnsi="Calibri" w:cs="Calibri" w:hint="eastAsia"/>
            <w:sz w:val="20"/>
            <w:szCs w:val="20"/>
            <w:lang w:val="en-US"/>
          </w:rPr>
          <w:t>받은</w:t>
        </w:r>
        <w:r w:rsidR="00744E9F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744E9F">
          <w:rPr>
            <w:rFonts w:ascii="Calibri" w:hAnsi="Calibri" w:cs="Calibri"/>
            <w:sz w:val="20"/>
            <w:szCs w:val="20"/>
            <w:lang w:val="en-US"/>
          </w:rPr>
          <w:t>in</w:t>
        </w:r>
        <w:r w:rsidR="00744E9F">
          <w:rPr>
            <w:rFonts w:ascii="Calibri" w:hAnsi="Calibri" w:cs="Calibri" w:hint="eastAsia"/>
            <w:sz w:val="20"/>
            <w:szCs w:val="20"/>
            <w:lang w:val="en-US"/>
          </w:rPr>
          <w:t>s</w:t>
        </w:r>
        <w:r w:rsidR="00744E9F">
          <w:rPr>
            <w:rFonts w:ascii="Calibri" w:hAnsi="Calibri" w:cs="Calibri"/>
            <w:sz w:val="20"/>
            <w:szCs w:val="20"/>
            <w:lang w:val="en-US"/>
          </w:rPr>
          <w:t>truction</w:t>
        </w:r>
        <w:r w:rsidR="00744E9F">
          <w:rPr>
            <w:rFonts w:ascii="Calibri" w:hAnsi="Calibri" w:cs="Calibri" w:hint="eastAsia"/>
            <w:sz w:val="20"/>
            <w:szCs w:val="20"/>
            <w:lang w:val="en-US"/>
          </w:rPr>
          <w:t>에</w:t>
        </w:r>
        <w:r w:rsidR="00744E9F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744E9F">
          <w:rPr>
            <w:rFonts w:ascii="Calibri" w:hAnsi="Calibri" w:cs="Calibri" w:hint="eastAsia"/>
            <w:sz w:val="20"/>
            <w:szCs w:val="20"/>
            <w:lang w:val="en-US"/>
          </w:rPr>
          <w:t>기반하여</w:t>
        </w:r>
        <w:r w:rsidR="00744E9F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</w:ins>
      <w:ins w:id="503" w:author="최광열" w:date="2024-01-11T17:00:00Z">
        <w:r w:rsidR="00744E9F">
          <w:rPr>
            <w:rFonts w:ascii="Calibri" w:hAnsi="Calibri" w:cs="Calibri" w:hint="eastAsia"/>
            <w:sz w:val="20"/>
            <w:szCs w:val="20"/>
            <w:lang w:val="en-US"/>
          </w:rPr>
          <w:t>디지털</w:t>
        </w:r>
        <w:r w:rsidR="00744E9F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744E9F">
          <w:rPr>
            <w:rFonts w:ascii="Calibri" w:hAnsi="Calibri" w:cs="Calibri"/>
            <w:sz w:val="20"/>
            <w:szCs w:val="20"/>
            <w:lang w:val="en-US"/>
          </w:rPr>
          <w:t>sin</w:t>
        </w:r>
        <w:r w:rsidR="00744E9F">
          <w:rPr>
            <w:rFonts w:ascii="Calibri" w:hAnsi="Calibri" w:cs="Calibri" w:hint="eastAsia"/>
            <w:sz w:val="20"/>
            <w:szCs w:val="20"/>
            <w:lang w:val="en-US"/>
          </w:rPr>
          <w:t>파를</w:t>
        </w:r>
        <w:r w:rsidR="00744E9F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744E9F">
          <w:rPr>
            <w:rFonts w:ascii="Calibri" w:hAnsi="Calibri" w:cs="Calibri" w:hint="eastAsia"/>
            <w:sz w:val="20"/>
            <w:szCs w:val="20"/>
            <w:lang w:val="en-US"/>
          </w:rPr>
          <w:t>만들게</w:t>
        </w:r>
      </w:ins>
      <w:ins w:id="504" w:author="최광열" w:date="2024-01-11T17:01:00Z">
        <w:r w:rsidR="00230712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</w:ins>
      <w:ins w:id="505" w:author="최광열" w:date="2024-01-11T17:00:00Z">
        <w:r w:rsidR="00744E9F">
          <w:rPr>
            <w:rFonts w:ascii="Calibri" w:hAnsi="Calibri" w:cs="Calibri" w:hint="eastAsia"/>
            <w:sz w:val="20"/>
            <w:szCs w:val="20"/>
            <w:lang w:val="en-US"/>
          </w:rPr>
          <w:t>된다</w:t>
        </w:r>
        <w:r w:rsidR="00744E9F">
          <w:rPr>
            <w:rFonts w:ascii="Calibri" w:hAnsi="Calibri" w:cs="Calibri" w:hint="eastAsia"/>
            <w:sz w:val="20"/>
            <w:szCs w:val="20"/>
            <w:lang w:val="en-US"/>
          </w:rPr>
          <w:t>.</w:t>
        </w:r>
      </w:ins>
    </w:p>
    <w:p w14:paraId="7906863B" w14:textId="0A5874A1" w:rsidR="00FF2FD7" w:rsidRDefault="00FF2FD7" w:rsidP="0044642E">
      <w:pPr>
        <w:widowControl w:val="0"/>
        <w:spacing w:line="240" w:lineRule="auto"/>
        <w:ind w:firstLineChars="100" w:firstLine="200"/>
        <w:jc w:val="both"/>
        <w:rPr>
          <w:ins w:id="506" w:author="최광열" w:date="2024-01-11T17:04:00Z"/>
          <w:rFonts w:ascii="Calibri" w:hAnsi="Calibri" w:cs="Calibri"/>
          <w:sz w:val="20"/>
          <w:szCs w:val="20"/>
          <w:lang w:val="en-US"/>
        </w:rPr>
      </w:pPr>
    </w:p>
    <w:p w14:paraId="7E7F0D3D" w14:textId="0B02458D" w:rsidR="00FF2FD7" w:rsidRDefault="00FF2FD7" w:rsidP="0044642E">
      <w:pPr>
        <w:widowControl w:val="0"/>
        <w:spacing w:line="240" w:lineRule="auto"/>
        <w:ind w:firstLineChars="100" w:firstLine="200"/>
        <w:jc w:val="both"/>
        <w:rPr>
          <w:ins w:id="507" w:author="최광열" w:date="2024-01-11T16:53:00Z"/>
          <w:rFonts w:ascii="Calibri" w:hAnsi="Calibri" w:cs="Calibri" w:hint="eastAsia"/>
          <w:sz w:val="20"/>
          <w:szCs w:val="20"/>
          <w:lang w:val="en-US"/>
        </w:rPr>
        <w:pPrChange w:id="508" w:author="최광열" w:date="2024-01-11T16:56:00Z">
          <w:pPr>
            <w:widowControl w:val="0"/>
            <w:spacing w:line="240" w:lineRule="auto"/>
            <w:jc w:val="both"/>
          </w:pPr>
        </w:pPrChange>
      </w:pPr>
      <w:ins w:id="509" w:author="최광열" w:date="2024-01-11T17:04:00Z">
        <w:r>
          <w:rPr>
            <w:rFonts w:ascii="Calibri" w:hAnsi="Calibri" w:cs="Calibri" w:hint="eastAsia"/>
            <w:sz w:val="20"/>
            <w:szCs w:val="20"/>
            <w:lang w:val="en-US"/>
          </w:rPr>
          <w:t>T</w:t>
        </w:r>
        <w:r>
          <w:rPr>
            <w:rFonts w:ascii="Calibri" w:hAnsi="Calibri" w:cs="Calibri"/>
            <w:sz w:val="20"/>
            <w:szCs w:val="20"/>
            <w:lang w:val="en-US"/>
          </w:rPr>
          <w:t>TL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의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경우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디지털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신호를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/>
            <w:sz w:val="20"/>
            <w:szCs w:val="20"/>
            <w:lang w:val="en-US"/>
          </w:rPr>
          <w:t>output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하는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모듈이며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</w:ins>
      <w:ins w:id="510" w:author="최광열" w:date="2024-01-11T17:05:00Z">
        <w:r>
          <w:rPr>
            <w:rFonts w:ascii="Calibri" w:hAnsi="Calibri" w:cs="Calibri"/>
            <w:sz w:val="20"/>
            <w:szCs w:val="20"/>
            <w:lang w:val="en-US"/>
          </w:rPr>
          <w:t>8ns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의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/>
            <w:sz w:val="20"/>
            <w:szCs w:val="20"/>
            <w:lang w:val="en-US"/>
          </w:rPr>
          <w:t>resolution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을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가진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/>
            <w:sz w:val="20"/>
            <w:szCs w:val="20"/>
            <w:lang w:val="en-US"/>
          </w:rPr>
          <w:t xml:space="preserve">TTL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모듈과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/>
            <w:sz w:val="20"/>
            <w:szCs w:val="20"/>
            <w:lang w:val="en-US"/>
          </w:rPr>
          <w:t>1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n</w:t>
        </w:r>
        <w:r>
          <w:rPr>
            <w:rFonts w:ascii="Calibri" w:hAnsi="Calibri" w:cs="Calibri"/>
            <w:sz w:val="20"/>
            <w:szCs w:val="20"/>
            <w:lang w:val="en-US"/>
          </w:rPr>
          <w:t>s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의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/>
            <w:sz w:val="20"/>
            <w:szCs w:val="20"/>
            <w:lang w:val="en-US"/>
          </w:rPr>
          <w:t>resolution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을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lastRenderedPageBreak/>
          <w:t>가진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/>
            <w:sz w:val="20"/>
            <w:szCs w:val="20"/>
            <w:lang w:val="en-US"/>
          </w:rPr>
          <w:t>TTLx8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모듈이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존재한다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.</w:t>
        </w:r>
        <w:r>
          <w:rPr>
            <w:rFonts w:ascii="Calibri" w:hAnsi="Calibri" w:cs="Calibri"/>
            <w:sz w:val="20"/>
            <w:szCs w:val="20"/>
            <w:lang w:val="en-US"/>
          </w:rPr>
          <w:t xml:space="preserve"> </w:t>
        </w:r>
        <w:r w:rsidR="00A03A71">
          <w:rPr>
            <w:rFonts w:ascii="Calibri" w:hAnsi="Calibri" w:cs="Calibri" w:hint="eastAsia"/>
            <w:sz w:val="20"/>
            <w:szCs w:val="20"/>
            <w:lang w:val="en-US"/>
          </w:rPr>
          <w:t>각각의</w:t>
        </w:r>
        <w:r w:rsidR="00A03A71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A03A71">
          <w:rPr>
            <w:rFonts w:ascii="Calibri" w:hAnsi="Calibri" w:cs="Calibri" w:hint="eastAsia"/>
            <w:sz w:val="20"/>
            <w:szCs w:val="20"/>
            <w:lang w:val="en-US"/>
          </w:rPr>
          <w:t>모듈에</w:t>
        </w:r>
        <w:r w:rsidR="00A03A71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A03A71">
          <w:rPr>
            <w:rFonts w:ascii="Calibri" w:hAnsi="Calibri" w:cs="Calibri"/>
            <w:sz w:val="20"/>
            <w:szCs w:val="20"/>
            <w:lang w:val="en-US"/>
          </w:rPr>
          <w:t>8</w:t>
        </w:r>
        <w:r w:rsidR="00A03A71">
          <w:rPr>
            <w:rFonts w:ascii="Calibri" w:hAnsi="Calibri" w:cs="Calibri" w:hint="eastAsia"/>
            <w:sz w:val="20"/>
            <w:szCs w:val="20"/>
            <w:lang w:val="en-US"/>
          </w:rPr>
          <w:t>개</w:t>
        </w:r>
        <w:r w:rsidR="00A03A71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A03A71">
          <w:rPr>
            <w:rFonts w:ascii="Calibri" w:hAnsi="Calibri" w:cs="Calibri" w:hint="eastAsia"/>
            <w:sz w:val="20"/>
            <w:szCs w:val="20"/>
            <w:lang w:val="en-US"/>
          </w:rPr>
          <w:t>핀들이</w:t>
        </w:r>
        <w:r w:rsidR="00A03A71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A03A71">
          <w:rPr>
            <w:rFonts w:ascii="Calibri" w:hAnsi="Calibri" w:cs="Calibri" w:hint="eastAsia"/>
            <w:sz w:val="20"/>
            <w:szCs w:val="20"/>
            <w:lang w:val="en-US"/>
          </w:rPr>
          <w:t>존재</w:t>
        </w:r>
        <w:r w:rsidR="004C451E">
          <w:rPr>
            <w:rFonts w:ascii="Calibri" w:hAnsi="Calibri" w:cs="Calibri" w:hint="eastAsia"/>
            <w:sz w:val="20"/>
            <w:szCs w:val="20"/>
            <w:lang w:val="en-US"/>
          </w:rPr>
          <w:t>하며</w:t>
        </w:r>
        <w:r w:rsidR="004C451E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4C451E">
          <w:rPr>
            <w:rFonts w:ascii="Calibri" w:hAnsi="Calibri" w:cs="Calibri" w:hint="eastAsia"/>
            <w:sz w:val="20"/>
            <w:szCs w:val="20"/>
            <w:lang w:val="en-US"/>
          </w:rPr>
          <w:t>각</w:t>
        </w:r>
        <w:r w:rsidR="004C451E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4C451E">
          <w:rPr>
            <w:rFonts w:ascii="Calibri" w:hAnsi="Calibri" w:cs="Calibri" w:hint="eastAsia"/>
            <w:sz w:val="20"/>
            <w:szCs w:val="20"/>
            <w:lang w:val="en-US"/>
          </w:rPr>
          <w:t>모듈에서</w:t>
        </w:r>
        <w:r w:rsidR="004C451E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4C451E">
          <w:rPr>
            <w:rFonts w:ascii="Calibri" w:hAnsi="Calibri" w:cs="Calibri" w:hint="eastAsia"/>
            <w:sz w:val="20"/>
            <w:szCs w:val="20"/>
            <w:lang w:val="en-US"/>
          </w:rPr>
          <w:t>동일한</w:t>
        </w:r>
        <w:r w:rsidR="004C451E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4C451E">
          <w:rPr>
            <w:rFonts w:ascii="Calibri" w:hAnsi="Calibri" w:cs="Calibri" w:hint="eastAsia"/>
            <w:sz w:val="20"/>
            <w:szCs w:val="20"/>
            <w:lang w:val="en-US"/>
          </w:rPr>
          <w:t>시간을</w:t>
        </w:r>
        <w:r w:rsidR="004C451E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4C451E">
          <w:rPr>
            <w:rFonts w:ascii="Calibri" w:hAnsi="Calibri" w:cs="Calibri" w:hint="eastAsia"/>
            <w:sz w:val="20"/>
            <w:szCs w:val="20"/>
            <w:lang w:val="en-US"/>
          </w:rPr>
          <w:t>내보낼</w:t>
        </w:r>
        <w:r w:rsidR="004C451E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4C451E">
          <w:rPr>
            <w:rFonts w:ascii="Calibri" w:hAnsi="Calibri" w:cs="Calibri" w:hint="eastAsia"/>
            <w:sz w:val="20"/>
            <w:szCs w:val="20"/>
            <w:lang w:val="en-US"/>
          </w:rPr>
          <w:t>경우</w:t>
        </w:r>
        <w:r w:rsidR="004C451E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</w:ins>
      <w:ins w:id="511" w:author="최광열" w:date="2024-01-11T17:12:00Z">
        <w:r w:rsidR="006E503E">
          <w:rPr>
            <w:rFonts w:ascii="Calibri" w:hAnsi="Calibri" w:cs="Calibri" w:hint="eastAsia"/>
            <w:sz w:val="20"/>
            <w:szCs w:val="20"/>
            <w:lang w:val="en-US"/>
          </w:rPr>
          <w:t>해당</w:t>
        </w:r>
        <w:r w:rsidR="006E503E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6E503E">
          <w:rPr>
            <w:rFonts w:ascii="Calibri" w:hAnsi="Calibri" w:cs="Calibri" w:hint="eastAsia"/>
            <w:sz w:val="20"/>
            <w:szCs w:val="20"/>
            <w:lang w:val="en-US"/>
          </w:rPr>
          <w:t>신호는</w:t>
        </w:r>
        <w:r w:rsidR="006E503E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6E503E">
          <w:rPr>
            <w:rFonts w:ascii="Calibri" w:hAnsi="Calibri" w:cs="Calibri" w:hint="eastAsia"/>
            <w:sz w:val="20"/>
            <w:szCs w:val="20"/>
            <w:lang w:val="en-US"/>
          </w:rPr>
          <w:t>무시되므로</w:t>
        </w:r>
        <w:r w:rsidR="006E503E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6E503E">
          <w:rPr>
            <w:rFonts w:ascii="Calibri" w:hAnsi="Calibri" w:cs="Calibri" w:hint="eastAsia"/>
            <w:sz w:val="20"/>
            <w:szCs w:val="20"/>
            <w:lang w:val="en-US"/>
          </w:rPr>
          <w:t>주의해야</w:t>
        </w:r>
        <w:r w:rsidR="006E503E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6E503E">
          <w:rPr>
            <w:rFonts w:ascii="Calibri" w:hAnsi="Calibri" w:cs="Calibri" w:hint="eastAsia"/>
            <w:sz w:val="20"/>
            <w:szCs w:val="20"/>
            <w:lang w:val="en-US"/>
          </w:rPr>
          <w:t>한다</w:t>
        </w:r>
        <w:r w:rsidR="006E503E">
          <w:rPr>
            <w:rFonts w:ascii="Calibri" w:hAnsi="Calibri" w:cs="Calibri" w:hint="eastAsia"/>
            <w:sz w:val="20"/>
            <w:szCs w:val="20"/>
            <w:lang w:val="en-US"/>
          </w:rPr>
          <w:t>.</w:t>
        </w:r>
      </w:ins>
    </w:p>
    <w:p w14:paraId="54400141" w14:textId="77777777" w:rsidR="00276EFD" w:rsidRPr="00744E9F" w:rsidRDefault="00276EFD">
      <w:pPr>
        <w:widowControl w:val="0"/>
        <w:spacing w:line="240" w:lineRule="auto"/>
        <w:jc w:val="both"/>
        <w:rPr>
          <w:ins w:id="512" w:author="최광열" w:date="2024-01-11T16:53:00Z"/>
          <w:rFonts w:ascii="Calibri" w:hAnsi="Calibri" w:cs="Calibri"/>
          <w:sz w:val="20"/>
          <w:szCs w:val="20"/>
          <w:lang w:val="en-US"/>
          <w:rPrChange w:id="513" w:author="최광열" w:date="2024-01-11T16:59:00Z">
            <w:rPr>
              <w:ins w:id="514" w:author="최광열" w:date="2024-01-11T16:53:00Z"/>
              <w:rFonts w:ascii="Calibri" w:hAnsi="Calibri" w:cs="Calibri"/>
              <w:sz w:val="20"/>
              <w:szCs w:val="20"/>
              <w:lang w:val="en-US"/>
            </w:rPr>
          </w:rPrChange>
        </w:rPr>
      </w:pPr>
    </w:p>
    <w:p w14:paraId="3CC5372D" w14:textId="367D0370" w:rsidR="00276EFD" w:rsidRDefault="00276EFD" w:rsidP="00276EFD">
      <w:pPr>
        <w:widowControl w:val="0"/>
        <w:spacing w:line="240" w:lineRule="auto"/>
        <w:ind w:firstLineChars="100" w:firstLine="200"/>
        <w:jc w:val="both"/>
        <w:rPr>
          <w:ins w:id="515" w:author="최광열" w:date="2024-01-11T16:50:00Z"/>
          <w:rFonts w:ascii="Calibri" w:hAnsi="Calibri" w:cs="Calibri"/>
          <w:sz w:val="20"/>
          <w:szCs w:val="20"/>
          <w:lang w:val="en-US"/>
        </w:rPr>
        <w:pPrChange w:id="516" w:author="최광열" w:date="2024-01-11T16:53:00Z">
          <w:pPr>
            <w:widowControl w:val="0"/>
            <w:spacing w:line="240" w:lineRule="auto"/>
            <w:jc w:val="both"/>
          </w:pPr>
        </w:pPrChange>
      </w:pPr>
      <w:ins w:id="517" w:author="최광열" w:date="2024-01-11T16:50:00Z">
        <w:r>
          <w:rPr>
            <w:rFonts w:ascii="Calibri" w:hAnsi="Calibri" w:cs="Calibri" w:hint="eastAsia"/>
            <w:sz w:val="20"/>
            <w:szCs w:val="20"/>
            <w:lang w:val="en-US"/>
          </w:rPr>
          <w:t>작동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과정은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아래와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같다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.</w:t>
        </w:r>
      </w:ins>
    </w:p>
    <w:p w14:paraId="1A8DBB05" w14:textId="0FDB8817" w:rsidR="00B92AB6" w:rsidRPr="00276EFD" w:rsidRDefault="00276EFD" w:rsidP="00276EFD">
      <w:pPr>
        <w:pStyle w:val="ad"/>
        <w:widowControl w:val="0"/>
        <w:numPr>
          <w:ilvl w:val="0"/>
          <w:numId w:val="1"/>
        </w:numPr>
        <w:spacing w:line="240" w:lineRule="auto"/>
        <w:ind w:leftChars="0"/>
        <w:jc w:val="both"/>
        <w:rPr>
          <w:ins w:id="518" w:author="최광열" w:date="2024-01-11T16:51:00Z"/>
          <w:rFonts w:ascii="Calibri" w:hAnsi="Calibri" w:cs="Calibri"/>
          <w:sz w:val="20"/>
          <w:szCs w:val="20"/>
          <w:lang w:val="en-US"/>
          <w:rPrChange w:id="519" w:author="최광열" w:date="2024-01-11T16:51:00Z">
            <w:rPr>
              <w:ins w:id="520" w:author="최광열" w:date="2024-01-11T16:51:00Z"/>
              <w:lang w:val="en-US"/>
            </w:rPr>
          </w:rPrChange>
        </w:rPr>
        <w:pPrChange w:id="521" w:author="최광열" w:date="2024-01-11T16:51:00Z">
          <w:pPr>
            <w:widowControl w:val="0"/>
            <w:spacing w:line="240" w:lineRule="auto"/>
            <w:jc w:val="both"/>
          </w:pPr>
        </w:pPrChange>
      </w:pPr>
      <w:ins w:id="522" w:author="최광열" w:date="2024-01-11T16:50:00Z">
        <w:r w:rsidRPr="00276EFD">
          <w:rPr>
            <w:rFonts w:ascii="Calibri" w:hAnsi="Calibri" w:cs="Calibri"/>
            <w:sz w:val="20"/>
            <w:szCs w:val="20"/>
            <w:lang w:val="en-US"/>
            <w:rPrChange w:id="523" w:author="최광열" w:date="2024-01-11T16:51:00Z">
              <w:rPr>
                <w:lang w:val="en-US"/>
              </w:rPr>
            </w:rPrChange>
          </w:rPr>
          <w:t>PC</w:t>
        </w:r>
        <w:r w:rsidRPr="00276EFD">
          <w:rPr>
            <w:rFonts w:ascii="Calibri" w:hAnsi="Calibri" w:cs="Calibri" w:hint="eastAsia"/>
            <w:sz w:val="20"/>
            <w:szCs w:val="20"/>
            <w:lang w:val="en-US"/>
            <w:rPrChange w:id="524" w:author="최광열" w:date="2024-01-11T16:51:00Z">
              <w:rPr>
                <w:rFonts w:hint="eastAsia"/>
                <w:lang w:val="en-US"/>
              </w:rPr>
            </w:rPrChange>
          </w:rPr>
          <w:t>로부터</w:t>
        </w:r>
        <w:r w:rsidRPr="00276EFD">
          <w:rPr>
            <w:rFonts w:ascii="Calibri" w:hAnsi="Calibri" w:cs="Calibri" w:hint="eastAsia"/>
            <w:sz w:val="20"/>
            <w:szCs w:val="20"/>
            <w:lang w:val="en-US"/>
            <w:rPrChange w:id="525" w:author="최광열" w:date="2024-01-11T16:51:00Z">
              <w:rPr>
                <w:rFonts w:hint="eastAsia"/>
                <w:lang w:val="en-US"/>
              </w:rPr>
            </w:rPrChange>
          </w:rPr>
          <w:t xml:space="preserve"> </w:t>
        </w:r>
        <w:r w:rsidRPr="00276EFD">
          <w:rPr>
            <w:rFonts w:ascii="Calibri" w:hAnsi="Calibri" w:cs="Calibri"/>
            <w:sz w:val="20"/>
            <w:szCs w:val="20"/>
            <w:lang w:val="en-US"/>
            <w:rPrChange w:id="526" w:author="최광열" w:date="2024-01-11T16:51:00Z">
              <w:rPr>
                <w:lang w:val="en-US"/>
              </w:rPr>
            </w:rPrChange>
          </w:rPr>
          <w:t>TCP</w:t>
        </w:r>
        <w:r w:rsidRPr="00276EFD">
          <w:rPr>
            <w:rFonts w:ascii="Calibri" w:hAnsi="Calibri" w:cs="Calibri" w:hint="eastAsia"/>
            <w:sz w:val="20"/>
            <w:szCs w:val="20"/>
            <w:lang w:val="en-US"/>
            <w:rPrChange w:id="527" w:author="최광열" w:date="2024-01-11T16:51:00Z">
              <w:rPr>
                <w:rFonts w:hint="eastAsia"/>
                <w:lang w:val="en-US"/>
              </w:rPr>
            </w:rPrChange>
          </w:rPr>
          <w:t>를</w:t>
        </w:r>
        <w:r w:rsidRPr="00276EFD">
          <w:rPr>
            <w:rFonts w:ascii="Calibri" w:hAnsi="Calibri" w:cs="Calibri" w:hint="eastAsia"/>
            <w:sz w:val="20"/>
            <w:szCs w:val="20"/>
            <w:lang w:val="en-US"/>
            <w:rPrChange w:id="528" w:author="최광열" w:date="2024-01-11T16:51:00Z">
              <w:rPr>
                <w:rFonts w:hint="eastAsia"/>
                <w:lang w:val="en-US"/>
              </w:rPr>
            </w:rPrChange>
          </w:rPr>
          <w:t xml:space="preserve"> </w:t>
        </w:r>
      </w:ins>
      <w:ins w:id="529" w:author="최광열" w:date="2024-01-11T17:13:00Z">
        <w:r w:rsidR="00D221F0">
          <w:rPr>
            <w:rFonts w:ascii="Calibri" w:hAnsi="Calibri" w:cs="Calibri" w:hint="eastAsia"/>
            <w:sz w:val="20"/>
            <w:szCs w:val="20"/>
            <w:lang w:val="en-US"/>
          </w:rPr>
          <w:t>통해</w:t>
        </w:r>
        <w:r w:rsidR="00D221F0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D221F0">
          <w:rPr>
            <w:rFonts w:ascii="Calibri" w:hAnsi="Calibri" w:cs="Calibri"/>
            <w:sz w:val="20"/>
            <w:szCs w:val="20"/>
            <w:lang w:val="en-US"/>
          </w:rPr>
          <w:t>RFSoC</w:t>
        </w:r>
        <w:r w:rsidR="00D221F0">
          <w:rPr>
            <w:rFonts w:ascii="Calibri" w:hAnsi="Calibri" w:cs="Calibri" w:hint="eastAsia"/>
            <w:sz w:val="20"/>
            <w:szCs w:val="20"/>
            <w:lang w:val="en-US"/>
          </w:rPr>
          <w:t>의</w:t>
        </w:r>
        <w:r w:rsidR="00D221F0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</w:ins>
      <w:ins w:id="530" w:author="최광열" w:date="2024-01-11T16:50:00Z">
        <w:r w:rsidRPr="00276EFD">
          <w:rPr>
            <w:rFonts w:ascii="Calibri" w:hAnsi="Calibri" w:cs="Calibri"/>
            <w:sz w:val="20"/>
            <w:szCs w:val="20"/>
            <w:lang w:val="en-US"/>
            <w:rPrChange w:id="531" w:author="최광열" w:date="2024-01-11T16:51:00Z">
              <w:rPr>
                <w:lang w:val="en-US"/>
              </w:rPr>
            </w:rPrChange>
          </w:rPr>
          <w:t>DRA</w:t>
        </w:r>
      </w:ins>
      <w:ins w:id="532" w:author="최광열" w:date="2024-01-11T16:51:00Z">
        <w:r w:rsidRPr="00276EFD">
          <w:rPr>
            <w:rFonts w:ascii="Calibri" w:hAnsi="Calibri" w:cs="Calibri"/>
            <w:sz w:val="20"/>
            <w:szCs w:val="20"/>
            <w:lang w:val="en-US"/>
            <w:rPrChange w:id="533" w:author="최광열" w:date="2024-01-11T16:51:00Z">
              <w:rPr>
                <w:lang w:val="en-US"/>
              </w:rPr>
            </w:rPrChange>
          </w:rPr>
          <w:t>M</w:t>
        </w:r>
        <w:r w:rsidRPr="00276EFD">
          <w:rPr>
            <w:rFonts w:ascii="Calibri" w:hAnsi="Calibri" w:cs="Calibri" w:hint="eastAsia"/>
            <w:sz w:val="20"/>
            <w:szCs w:val="20"/>
            <w:lang w:val="en-US"/>
            <w:rPrChange w:id="534" w:author="최광열" w:date="2024-01-11T16:51:00Z">
              <w:rPr>
                <w:rFonts w:hint="eastAsia"/>
                <w:lang w:val="en-US"/>
              </w:rPr>
            </w:rPrChange>
          </w:rPr>
          <w:t>에</w:t>
        </w:r>
        <w:r w:rsidRPr="00276EFD">
          <w:rPr>
            <w:rFonts w:ascii="Calibri" w:hAnsi="Calibri" w:cs="Calibri" w:hint="eastAsia"/>
            <w:sz w:val="20"/>
            <w:szCs w:val="20"/>
            <w:lang w:val="en-US"/>
            <w:rPrChange w:id="535" w:author="최광열" w:date="2024-01-11T16:51:00Z">
              <w:rPr>
                <w:rFonts w:hint="eastAsia"/>
                <w:lang w:val="en-US"/>
              </w:rPr>
            </w:rPrChange>
          </w:rPr>
          <w:t xml:space="preserve"> </w:t>
        </w:r>
        <w:r w:rsidRPr="00276EFD">
          <w:rPr>
            <w:rFonts w:ascii="Calibri" w:hAnsi="Calibri" w:cs="Calibri"/>
            <w:sz w:val="20"/>
            <w:szCs w:val="20"/>
            <w:lang w:val="en-US"/>
            <w:rPrChange w:id="536" w:author="최광열" w:date="2024-01-11T16:51:00Z">
              <w:rPr>
                <w:lang w:val="en-US"/>
              </w:rPr>
            </w:rPrChange>
          </w:rPr>
          <w:t xml:space="preserve">ELF </w:t>
        </w:r>
        <w:r w:rsidRPr="00276EFD">
          <w:rPr>
            <w:rFonts w:ascii="Calibri" w:hAnsi="Calibri" w:cs="Calibri" w:hint="eastAsia"/>
            <w:sz w:val="20"/>
            <w:szCs w:val="20"/>
            <w:lang w:val="en-US"/>
            <w:rPrChange w:id="537" w:author="최광열" w:date="2024-01-11T16:51:00Z">
              <w:rPr>
                <w:rFonts w:hint="eastAsia"/>
                <w:lang w:val="en-US"/>
              </w:rPr>
            </w:rPrChange>
          </w:rPr>
          <w:t>파일</w:t>
        </w:r>
        <w:r w:rsidRPr="00276EFD">
          <w:rPr>
            <w:rFonts w:ascii="Calibri" w:hAnsi="Calibri" w:cs="Calibri" w:hint="eastAsia"/>
            <w:sz w:val="20"/>
            <w:szCs w:val="20"/>
            <w:lang w:val="en-US"/>
            <w:rPrChange w:id="538" w:author="최광열" w:date="2024-01-11T16:51:00Z">
              <w:rPr>
                <w:rFonts w:hint="eastAsia"/>
                <w:lang w:val="en-US"/>
              </w:rPr>
            </w:rPrChange>
          </w:rPr>
          <w:t xml:space="preserve"> </w:t>
        </w:r>
        <w:r w:rsidRPr="00276EFD">
          <w:rPr>
            <w:rFonts w:ascii="Calibri" w:hAnsi="Calibri" w:cs="Calibri" w:hint="eastAsia"/>
            <w:sz w:val="20"/>
            <w:szCs w:val="20"/>
            <w:lang w:val="en-US"/>
            <w:rPrChange w:id="539" w:author="최광열" w:date="2024-01-11T16:51:00Z">
              <w:rPr>
                <w:rFonts w:hint="eastAsia"/>
                <w:lang w:val="en-US"/>
              </w:rPr>
            </w:rPrChange>
          </w:rPr>
          <w:t>저장</w:t>
        </w:r>
      </w:ins>
    </w:p>
    <w:p w14:paraId="3512117F" w14:textId="6062A7FE" w:rsidR="00276EFD" w:rsidRPr="00D221F0" w:rsidRDefault="00D221F0" w:rsidP="00BE0FCB">
      <w:pPr>
        <w:pStyle w:val="ad"/>
        <w:widowControl w:val="0"/>
        <w:numPr>
          <w:ilvl w:val="0"/>
          <w:numId w:val="1"/>
        </w:numPr>
        <w:spacing w:line="240" w:lineRule="auto"/>
        <w:ind w:leftChars="0"/>
        <w:jc w:val="both"/>
        <w:rPr>
          <w:ins w:id="540" w:author="최광열" w:date="2024-01-11T17:13:00Z"/>
          <w:rFonts w:ascii="Calibri" w:hAnsi="Calibri" w:cs="Calibri"/>
          <w:sz w:val="20"/>
          <w:szCs w:val="20"/>
          <w:lang w:val="en-US"/>
          <w:rPrChange w:id="541" w:author="최광열" w:date="2024-01-11T17:14:00Z">
            <w:rPr>
              <w:ins w:id="542" w:author="최광열" w:date="2024-01-11T17:13:00Z"/>
              <w:rFonts w:ascii="Calibri" w:hAnsi="Calibri" w:cs="Calibri"/>
              <w:sz w:val="20"/>
              <w:szCs w:val="20"/>
              <w:lang w:val="en-US"/>
            </w:rPr>
          </w:rPrChange>
        </w:rPr>
        <w:pPrChange w:id="543" w:author="최광열" w:date="2024-01-11T16:51:00Z">
          <w:pPr>
            <w:pStyle w:val="ad"/>
            <w:widowControl w:val="0"/>
            <w:numPr>
              <w:numId w:val="1"/>
            </w:numPr>
            <w:spacing w:line="240" w:lineRule="auto"/>
            <w:ind w:leftChars="0" w:left="760" w:hanging="360"/>
            <w:jc w:val="both"/>
          </w:pPr>
        </w:pPrChange>
      </w:pPr>
      <w:ins w:id="544" w:author="최광열" w:date="2024-01-11T17:13:00Z">
        <w:r w:rsidRPr="00D221F0">
          <w:rPr>
            <w:rFonts w:ascii="Calibri" w:hAnsi="Calibri" w:cs="Calibri" w:hint="eastAsia"/>
            <w:sz w:val="20"/>
            <w:szCs w:val="20"/>
            <w:lang w:val="en-US"/>
            <w:rPrChange w:id="545" w:author="최광열" w:date="2024-01-11T17:14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>코드</w:t>
        </w:r>
        <w:r w:rsidRPr="00D221F0">
          <w:rPr>
            <w:rFonts w:ascii="Calibri" w:hAnsi="Calibri" w:cs="Calibri" w:hint="eastAsia"/>
            <w:sz w:val="20"/>
            <w:szCs w:val="20"/>
            <w:lang w:val="en-US"/>
            <w:rPrChange w:id="546" w:author="최광열" w:date="2024-01-11T17:14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 xml:space="preserve"> </w:t>
        </w:r>
        <w:r w:rsidRPr="00D221F0">
          <w:rPr>
            <w:rFonts w:ascii="Calibri" w:hAnsi="Calibri" w:cs="Calibri" w:hint="eastAsia"/>
            <w:sz w:val="20"/>
            <w:szCs w:val="20"/>
            <w:lang w:val="en-US"/>
            <w:rPrChange w:id="547" w:author="최광열" w:date="2024-01-11T17:14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>저장</w:t>
        </w:r>
        <w:r w:rsidRPr="00D221F0">
          <w:rPr>
            <w:rFonts w:ascii="Calibri" w:hAnsi="Calibri" w:cs="Calibri" w:hint="eastAsia"/>
            <w:sz w:val="20"/>
            <w:szCs w:val="20"/>
            <w:lang w:val="en-US"/>
            <w:rPrChange w:id="548" w:author="최광열" w:date="2024-01-11T17:14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 xml:space="preserve"> </w:t>
        </w:r>
        <w:r w:rsidRPr="00D221F0">
          <w:rPr>
            <w:rFonts w:ascii="Calibri" w:hAnsi="Calibri" w:cs="Calibri" w:hint="eastAsia"/>
            <w:sz w:val="20"/>
            <w:szCs w:val="20"/>
            <w:lang w:val="en-US"/>
            <w:rPrChange w:id="549" w:author="최광열" w:date="2024-01-11T17:14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>후</w:t>
        </w:r>
        <w:r w:rsidRPr="00D221F0">
          <w:rPr>
            <w:rFonts w:ascii="Calibri" w:hAnsi="Calibri" w:cs="Calibri" w:hint="eastAsia"/>
            <w:sz w:val="20"/>
            <w:szCs w:val="20"/>
            <w:lang w:val="en-US"/>
            <w:rPrChange w:id="550" w:author="최광열" w:date="2024-01-11T17:14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 xml:space="preserve"> </w:t>
        </w:r>
      </w:ins>
      <w:ins w:id="551" w:author="최광열" w:date="2024-01-11T17:14:00Z">
        <w:r>
          <w:rPr>
            <w:rFonts w:ascii="Calibri" w:hAnsi="Calibri" w:cs="Calibri" w:hint="eastAsia"/>
            <w:sz w:val="20"/>
            <w:szCs w:val="20"/>
            <w:lang w:val="en-US"/>
          </w:rPr>
          <w:t>다른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/>
            <w:sz w:val="20"/>
            <w:szCs w:val="20"/>
            <w:lang w:val="en-US"/>
          </w:rPr>
          <w:t>CPU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로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</w:ins>
      <w:ins w:id="552" w:author="최광열" w:date="2024-01-11T17:13:00Z">
        <w:r w:rsidRPr="00D221F0">
          <w:rPr>
            <w:rFonts w:ascii="Calibri" w:hAnsi="Calibri" w:cs="Calibri" w:hint="eastAsia"/>
            <w:sz w:val="20"/>
            <w:szCs w:val="20"/>
            <w:lang w:val="en-US"/>
            <w:rPrChange w:id="553" w:author="최광열" w:date="2024-01-11T17:14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>인터럽트</w:t>
        </w:r>
        <w:r w:rsidRPr="00D221F0">
          <w:rPr>
            <w:rFonts w:ascii="Calibri" w:hAnsi="Calibri" w:cs="Calibri" w:hint="eastAsia"/>
            <w:sz w:val="20"/>
            <w:szCs w:val="20"/>
            <w:lang w:val="en-US"/>
            <w:rPrChange w:id="554" w:author="최광열" w:date="2024-01-11T17:14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 xml:space="preserve"> </w:t>
        </w:r>
        <w:r w:rsidRPr="00D221F0">
          <w:rPr>
            <w:rFonts w:ascii="Calibri" w:hAnsi="Calibri" w:cs="Calibri" w:hint="eastAsia"/>
            <w:sz w:val="20"/>
            <w:szCs w:val="20"/>
            <w:lang w:val="en-US"/>
            <w:rPrChange w:id="555" w:author="최광열" w:date="2024-01-11T17:14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>신호</w:t>
        </w:r>
      </w:ins>
      <w:ins w:id="556" w:author="최광열" w:date="2024-01-11T17:14:00Z"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전송</w:t>
        </w:r>
      </w:ins>
    </w:p>
    <w:p w14:paraId="0E1B2230" w14:textId="49977886" w:rsidR="00D221F0" w:rsidRDefault="00D221F0" w:rsidP="00D221F0">
      <w:pPr>
        <w:pStyle w:val="ad"/>
        <w:widowControl w:val="0"/>
        <w:numPr>
          <w:ilvl w:val="0"/>
          <w:numId w:val="1"/>
        </w:numPr>
        <w:spacing w:line="240" w:lineRule="auto"/>
        <w:ind w:leftChars="0"/>
        <w:jc w:val="both"/>
        <w:rPr>
          <w:ins w:id="557" w:author="최광열" w:date="2024-01-11T17:14:00Z"/>
          <w:rFonts w:ascii="Calibri" w:hAnsi="Calibri" w:cs="Calibri"/>
          <w:sz w:val="20"/>
          <w:szCs w:val="20"/>
          <w:lang w:val="en-US"/>
        </w:rPr>
      </w:pPr>
      <w:ins w:id="558" w:author="최광열" w:date="2024-01-11T17:14:00Z">
        <w:r>
          <w:rPr>
            <w:rFonts w:ascii="Calibri" w:hAnsi="Calibri" w:cs="Calibri" w:hint="eastAsia"/>
            <w:sz w:val="20"/>
            <w:szCs w:val="20"/>
            <w:lang w:val="en-US"/>
          </w:rPr>
          <w:t>인터럽트를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받은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/>
            <w:sz w:val="20"/>
            <w:szCs w:val="20"/>
            <w:lang w:val="en-US"/>
          </w:rPr>
          <w:t>CPU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에서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코드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실행</w:t>
        </w:r>
      </w:ins>
    </w:p>
    <w:p w14:paraId="1B60A4C2" w14:textId="59B99723" w:rsidR="00D221F0" w:rsidRPr="00276EFD" w:rsidRDefault="00D221F0" w:rsidP="00276EFD">
      <w:pPr>
        <w:pStyle w:val="ad"/>
        <w:widowControl w:val="0"/>
        <w:numPr>
          <w:ilvl w:val="0"/>
          <w:numId w:val="1"/>
        </w:numPr>
        <w:spacing w:line="240" w:lineRule="auto"/>
        <w:ind w:leftChars="0"/>
        <w:jc w:val="both"/>
        <w:rPr>
          <w:ins w:id="559" w:author="최광열" w:date="2023-10-27T15:47:00Z"/>
          <w:rFonts w:ascii="Calibri" w:hAnsi="Calibri" w:cs="Calibri" w:hint="eastAsia"/>
          <w:sz w:val="20"/>
          <w:szCs w:val="20"/>
          <w:lang w:val="en-US"/>
          <w:rPrChange w:id="560" w:author="최광열" w:date="2024-01-11T16:51:00Z">
            <w:rPr>
              <w:ins w:id="561" w:author="최광열" w:date="2023-10-27T15:47:00Z"/>
              <w:rFonts w:hint="eastAsia"/>
              <w:lang w:val="en-US"/>
            </w:rPr>
          </w:rPrChange>
        </w:rPr>
        <w:pPrChange w:id="562" w:author="최광열" w:date="2024-01-11T16:51:00Z">
          <w:pPr>
            <w:widowControl w:val="0"/>
            <w:spacing w:line="240" w:lineRule="auto"/>
            <w:ind w:firstLine="195"/>
            <w:jc w:val="both"/>
          </w:pPr>
        </w:pPrChange>
      </w:pPr>
      <w:ins w:id="563" w:author="최광열" w:date="2024-01-11T17:14:00Z">
        <w:r>
          <w:rPr>
            <w:rFonts w:ascii="Calibri" w:hAnsi="Calibri" w:cs="Calibri" w:hint="eastAsia"/>
            <w:sz w:val="20"/>
            <w:szCs w:val="20"/>
            <w:lang w:val="en-US"/>
          </w:rPr>
          <w:t>주어진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코드에서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각각의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/>
            <w:sz w:val="20"/>
            <w:szCs w:val="20"/>
            <w:lang w:val="en-US"/>
          </w:rPr>
          <w:t>module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로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/>
            <w:sz w:val="20"/>
            <w:szCs w:val="20"/>
            <w:lang w:val="en-US"/>
          </w:rPr>
          <w:t xml:space="preserve">instruction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전송</w:t>
        </w:r>
      </w:ins>
    </w:p>
    <w:p w14:paraId="7461D18B" w14:textId="526C521A" w:rsidR="001F0582" w:rsidRPr="00F51EBD" w:rsidRDefault="00515864" w:rsidP="001F0582">
      <w:pPr>
        <w:pStyle w:val="1"/>
        <w:rPr>
          <w:ins w:id="564" w:author="최광열" w:date="2023-10-28T15:21:00Z"/>
          <w:sz w:val="28"/>
          <w:szCs w:val="28"/>
          <w:lang w:val="en-US"/>
        </w:rPr>
      </w:pPr>
      <w:bookmarkStart w:id="565" w:name="_Toc155888968"/>
      <w:ins w:id="566" w:author="최광열" w:date="2023-10-27T15:47:00Z">
        <w:r>
          <w:rPr>
            <w:sz w:val="28"/>
            <w:szCs w:val="28"/>
            <w:lang w:val="en-US"/>
          </w:rPr>
          <w:t>2</w:t>
        </w:r>
        <w:r w:rsidR="008028FE">
          <w:rPr>
            <w:rFonts w:hint="eastAsia"/>
            <w:sz w:val="28"/>
            <w:szCs w:val="28"/>
            <w:lang w:val="en-US"/>
          </w:rPr>
          <w:t xml:space="preserve">. </w:t>
        </w:r>
        <w:r>
          <w:rPr>
            <w:rFonts w:hint="eastAsia"/>
            <w:sz w:val="28"/>
            <w:szCs w:val="28"/>
            <w:lang w:val="en-US"/>
          </w:rPr>
          <w:t>P</w:t>
        </w:r>
      </w:ins>
      <w:ins w:id="567" w:author="최광열" w:date="2023-10-27T15:48:00Z">
        <w:r>
          <w:rPr>
            <w:sz w:val="28"/>
            <w:szCs w:val="28"/>
            <w:lang w:val="en-US"/>
          </w:rPr>
          <w:t>L Side Architecture</w:t>
        </w:r>
      </w:ins>
      <w:bookmarkEnd w:id="565"/>
    </w:p>
    <w:p w14:paraId="0376BC9B" w14:textId="3528FA36" w:rsidR="001F0582" w:rsidRPr="00F51EBD" w:rsidRDefault="001F0582">
      <w:pPr>
        <w:pStyle w:val="2"/>
        <w:widowControl w:val="0"/>
        <w:spacing w:line="240" w:lineRule="auto"/>
        <w:jc w:val="both"/>
        <w:rPr>
          <w:ins w:id="568" w:author="최광열" w:date="2023-10-28T15:21:00Z"/>
          <w:sz w:val="28"/>
          <w:szCs w:val="28"/>
          <w:lang w:val="en-US"/>
        </w:rPr>
        <w:pPrChange w:id="569" w:author="최광열" w:date="2023-10-28T15:21:00Z">
          <w:pPr>
            <w:pStyle w:val="1"/>
          </w:pPr>
        </w:pPrChange>
      </w:pPr>
      <w:ins w:id="570" w:author="최광열" w:date="2023-10-28T15:21:00Z">
        <w:r w:rsidRPr="00F51EBD">
          <w:rPr>
            <w:sz w:val="26"/>
            <w:szCs w:val="26"/>
            <w:lang w:val="en-US"/>
          </w:rPr>
          <w:t xml:space="preserve"> </w:t>
        </w:r>
        <w:bookmarkStart w:id="571" w:name="_Toc155888969"/>
        <w:r>
          <w:rPr>
            <w:sz w:val="26"/>
            <w:szCs w:val="26"/>
            <w:lang w:val="en-US"/>
          </w:rPr>
          <w:t>2</w:t>
        </w:r>
        <w:r w:rsidRPr="00F51EBD">
          <w:rPr>
            <w:sz w:val="26"/>
            <w:szCs w:val="26"/>
            <w:lang w:val="en-US"/>
          </w:rPr>
          <w:t>.</w:t>
        </w:r>
        <w:r w:rsidR="00B3027B">
          <w:rPr>
            <w:rFonts w:hint="eastAsia"/>
            <w:sz w:val="26"/>
            <w:szCs w:val="26"/>
            <w:lang w:val="en-US"/>
          </w:rPr>
          <w:t>1.</w:t>
        </w:r>
        <w:r w:rsidR="00B3027B">
          <w:rPr>
            <w:sz w:val="26"/>
            <w:szCs w:val="26"/>
            <w:lang w:val="en-US"/>
          </w:rPr>
          <w:t>RTO &amp; GPO</w:t>
        </w:r>
        <w:bookmarkEnd w:id="571"/>
      </w:ins>
    </w:p>
    <w:p w14:paraId="027B047C" w14:textId="19DF07B6" w:rsidR="00C3097C" w:rsidRPr="00C246EB" w:rsidRDefault="001F0582">
      <w:pPr>
        <w:pStyle w:val="2"/>
        <w:widowControl w:val="0"/>
        <w:spacing w:line="240" w:lineRule="auto"/>
        <w:jc w:val="both"/>
        <w:rPr>
          <w:ins w:id="572" w:author="최광열" w:date="2023-10-28T15:22:00Z"/>
          <w:sz w:val="26"/>
          <w:szCs w:val="26"/>
          <w:lang w:val="en-US"/>
          <w:rPrChange w:id="573" w:author="최광열" w:date="2023-10-28T15:23:00Z">
            <w:rPr>
              <w:ins w:id="574" w:author="최광열" w:date="2023-10-28T15:22:00Z"/>
              <w:sz w:val="28"/>
              <w:szCs w:val="28"/>
              <w:lang w:val="en-US"/>
            </w:rPr>
          </w:rPrChange>
        </w:rPr>
        <w:pPrChange w:id="575" w:author="최광열" w:date="2023-10-28T15:23:00Z">
          <w:pPr>
            <w:pStyle w:val="1"/>
          </w:pPr>
        </w:pPrChange>
      </w:pPr>
      <w:ins w:id="576" w:author="최광열" w:date="2023-10-28T15:21:00Z">
        <w:r w:rsidRPr="00F51EBD">
          <w:rPr>
            <w:sz w:val="26"/>
            <w:szCs w:val="26"/>
            <w:lang w:val="en-US"/>
          </w:rPr>
          <w:t xml:space="preserve"> </w:t>
        </w:r>
        <w:bookmarkStart w:id="577" w:name="_Toc155888970"/>
        <w:r>
          <w:rPr>
            <w:sz w:val="26"/>
            <w:szCs w:val="26"/>
            <w:lang w:val="en-US"/>
          </w:rPr>
          <w:t>2</w:t>
        </w:r>
        <w:r w:rsidRPr="00F51EBD">
          <w:rPr>
            <w:sz w:val="26"/>
            <w:szCs w:val="26"/>
            <w:lang w:val="en-US"/>
          </w:rPr>
          <w:t>.</w:t>
        </w:r>
        <w:r>
          <w:rPr>
            <w:sz w:val="26"/>
            <w:szCs w:val="26"/>
            <w:lang w:val="en-US"/>
          </w:rPr>
          <w:t>2</w:t>
        </w:r>
        <w:r>
          <w:rPr>
            <w:rFonts w:hint="eastAsia"/>
            <w:sz w:val="26"/>
            <w:szCs w:val="26"/>
            <w:lang w:val="en-US"/>
          </w:rPr>
          <w:t>.</w:t>
        </w:r>
        <w:r>
          <w:rPr>
            <w:sz w:val="26"/>
            <w:szCs w:val="26"/>
            <w:lang w:val="en-US"/>
          </w:rPr>
          <w:t>DAC</w:t>
        </w:r>
      </w:ins>
      <w:bookmarkEnd w:id="577"/>
    </w:p>
    <w:p w14:paraId="41E29835" w14:textId="4A0B9253" w:rsidR="00C3097C" w:rsidRPr="00C3097C" w:rsidRDefault="00C3097C">
      <w:pPr>
        <w:pStyle w:val="2"/>
        <w:widowControl w:val="0"/>
        <w:spacing w:line="240" w:lineRule="auto"/>
        <w:jc w:val="both"/>
        <w:rPr>
          <w:ins w:id="578" w:author="최광열" w:date="2023-10-28T15:22:00Z"/>
          <w:sz w:val="26"/>
          <w:szCs w:val="26"/>
          <w:lang w:val="en-US"/>
          <w:rPrChange w:id="579" w:author="최광열" w:date="2023-10-28T15:22:00Z">
            <w:rPr>
              <w:ins w:id="580" w:author="최광열" w:date="2023-10-28T15:22:00Z"/>
              <w:sz w:val="28"/>
              <w:szCs w:val="28"/>
              <w:lang w:val="en-US"/>
            </w:rPr>
          </w:rPrChange>
        </w:rPr>
        <w:pPrChange w:id="581" w:author="최광열" w:date="2023-10-28T15:22:00Z">
          <w:pPr>
            <w:pStyle w:val="1"/>
          </w:pPr>
        </w:pPrChange>
      </w:pPr>
      <w:ins w:id="582" w:author="최광열" w:date="2023-10-28T15:22:00Z">
        <w:r w:rsidRPr="00F51EBD">
          <w:rPr>
            <w:sz w:val="26"/>
            <w:szCs w:val="26"/>
            <w:lang w:val="en-US"/>
          </w:rPr>
          <w:t xml:space="preserve"> </w:t>
        </w:r>
        <w:bookmarkStart w:id="583" w:name="_Toc155888971"/>
        <w:r>
          <w:rPr>
            <w:sz w:val="26"/>
            <w:szCs w:val="26"/>
            <w:lang w:val="en-US"/>
          </w:rPr>
          <w:t>2</w:t>
        </w:r>
        <w:r w:rsidRPr="00F51EBD">
          <w:rPr>
            <w:sz w:val="26"/>
            <w:szCs w:val="26"/>
            <w:lang w:val="en-US"/>
          </w:rPr>
          <w:t>.</w:t>
        </w:r>
      </w:ins>
      <w:ins w:id="584" w:author="최광열" w:date="2023-10-28T15:23:00Z">
        <w:r>
          <w:rPr>
            <w:sz w:val="26"/>
            <w:szCs w:val="26"/>
            <w:lang w:val="en-US"/>
          </w:rPr>
          <w:t>3</w:t>
        </w:r>
      </w:ins>
      <w:ins w:id="585" w:author="최광열" w:date="2023-10-28T15:22:00Z">
        <w:r>
          <w:rPr>
            <w:rFonts w:hint="eastAsia"/>
            <w:sz w:val="26"/>
            <w:szCs w:val="26"/>
            <w:lang w:val="en-US"/>
          </w:rPr>
          <w:t>.</w:t>
        </w:r>
        <w:r>
          <w:rPr>
            <w:sz w:val="26"/>
            <w:szCs w:val="26"/>
            <w:lang w:val="en-US"/>
          </w:rPr>
          <w:t>TTL</w:t>
        </w:r>
        <w:bookmarkEnd w:id="583"/>
      </w:ins>
    </w:p>
    <w:p w14:paraId="69CFA779" w14:textId="4DE4A24B" w:rsidR="00C3097C" w:rsidRPr="00C3097C" w:rsidRDefault="00C3097C">
      <w:pPr>
        <w:pStyle w:val="2"/>
        <w:widowControl w:val="0"/>
        <w:spacing w:line="240" w:lineRule="auto"/>
        <w:jc w:val="both"/>
        <w:rPr>
          <w:ins w:id="586" w:author="최광열" w:date="2023-10-28T15:22:00Z"/>
          <w:sz w:val="26"/>
          <w:szCs w:val="26"/>
          <w:lang w:val="en-US"/>
          <w:rPrChange w:id="587" w:author="최광열" w:date="2023-10-28T15:22:00Z">
            <w:rPr>
              <w:ins w:id="588" w:author="최광열" w:date="2023-10-28T15:22:00Z"/>
              <w:sz w:val="28"/>
              <w:szCs w:val="28"/>
              <w:lang w:val="en-US"/>
            </w:rPr>
          </w:rPrChange>
        </w:rPr>
        <w:pPrChange w:id="589" w:author="최광열" w:date="2023-10-28T15:22:00Z">
          <w:pPr>
            <w:pStyle w:val="1"/>
          </w:pPr>
        </w:pPrChange>
      </w:pPr>
      <w:ins w:id="590" w:author="최광열" w:date="2023-10-28T15:22:00Z">
        <w:r w:rsidRPr="00F51EBD">
          <w:rPr>
            <w:sz w:val="26"/>
            <w:szCs w:val="26"/>
            <w:lang w:val="en-US"/>
          </w:rPr>
          <w:t xml:space="preserve"> </w:t>
        </w:r>
        <w:bookmarkStart w:id="591" w:name="_Toc155888972"/>
        <w:r>
          <w:rPr>
            <w:sz w:val="26"/>
            <w:szCs w:val="26"/>
            <w:lang w:val="en-US"/>
          </w:rPr>
          <w:t>2</w:t>
        </w:r>
        <w:r w:rsidRPr="00F51EBD">
          <w:rPr>
            <w:sz w:val="26"/>
            <w:szCs w:val="26"/>
            <w:lang w:val="en-US"/>
          </w:rPr>
          <w:t>.</w:t>
        </w:r>
      </w:ins>
      <w:proofErr w:type="gramStart"/>
      <w:ins w:id="592" w:author="최광열" w:date="2023-10-28T15:23:00Z">
        <w:r>
          <w:rPr>
            <w:sz w:val="26"/>
            <w:szCs w:val="26"/>
            <w:lang w:val="en-US"/>
          </w:rPr>
          <w:t>4</w:t>
        </w:r>
      </w:ins>
      <w:ins w:id="593" w:author="최광열" w:date="2023-10-28T15:22:00Z">
        <w:r>
          <w:rPr>
            <w:rFonts w:hint="eastAsia"/>
            <w:sz w:val="26"/>
            <w:szCs w:val="26"/>
            <w:lang w:val="en-US"/>
          </w:rPr>
          <w:t>.</w:t>
        </w:r>
        <w:r>
          <w:rPr>
            <w:sz w:val="26"/>
            <w:szCs w:val="26"/>
            <w:lang w:val="en-US"/>
          </w:rPr>
          <w:t>TTLx</w:t>
        </w:r>
        <w:proofErr w:type="gramEnd"/>
        <w:r>
          <w:rPr>
            <w:sz w:val="26"/>
            <w:szCs w:val="26"/>
            <w:lang w:val="en-US"/>
          </w:rPr>
          <w:t>8</w:t>
        </w:r>
        <w:bookmarkEnd w:id="591"/>
      </w:ins>
    </w:p>
    <w:p w14:paraId="5E58BF85" w14:textId="5896E7D1" w:rsidR="00C3097C" w:rsidRDefault="00C3097C" w:rsidP="00C3097C">
      <w:pPr>
        <w:pStyle w:val="2"/>
        <w:widowControl w:val="0"/>
        <w:spacing w:line="240" w:lineRule="auto"/>
        <w:jc w:val="both"/>
        <w:rPr>
          <w:ins w:id="594" w:author="최광열" w:date="2023-10-28T15:22:00Z"/>
          <w:sz w:val="26"/>
          <w:szCs w:val="26"/>
          <w:lang w:val="en-US"/>
        </w:rPr>
      </w:pPr>
      <w:ins w:id="595" w:author="최광열" w:date="2023-10-28T15:22:00Z">
        <w:r w:rsidRPr="00F51EBD">
          <w:rPr>
            <w:sz w:val="26"/>
            <w:szCs w:val="26"/>
            <w:lang w:val="en-US"/>
          </w:rPr>
          <w:t xml:space="preserve"> </w:t>
        </w:r>
        <w:bookmarkStart w:id="596" w:name="_Toc155888973"/>
        <w:r>
          <w:rPr>
            <w:sz w:val="26"/>
            <w:szCs w:val="26"/>
            <w:lang w:val="en-US"/>
          </w:rPr>
          <w:t>2</w:t>
        </w:r>
        <w:r w:rsidRPr="00F51EBD">
          <w:rPr>
            <w:sz w:val="26"/>
            <w:szCs w:val="26"/>
            <w:lang w:val="en-US"/>
          </w:rPr>
          <w:t>.</w:t>
        </w:r>
      </w:ins>
      <w:proofErr w:type="gramStart"/>
      <w:ins w:id="597" w:author="최광열" w:date="2023-10-28T15:23:00Z">
        <w:r>
          <w:rPr>
            <w:sz w:val="26"/>
            <w:szCs w:val="26"/>
            <w:lang w:val="en-US"/>
          </w:rPr>
          <w:t>5</w:t>
        </w:r>
      </w:ins>
      <w:ins w:id="598" w:author="최광열" w:date="2023-10-28T15:22:00Z">
        <w:r>
          <w:rPr>
            <w:rFonts w:hint="eastAsia"/>
            <w:sz w:val="26"/>
            <w:szCs w:val="26"/>
            <w:lang w:val="en-US"/>
          </w:rPr>
          <w:t>.</w:t>
        </w:r>
        <w:r>
          <w:rPr>
            <w:sz w:val="26"/>
            <w:szCs w:val="26"/>
            <w:lang w:val="en-US"/>
          </w:rPr>
          <w:t>TimeController</w:t>
        </w:r>
        <w:bookmarkEnd w:id="596"/>
        <w:proofErr w:type="gramEnd"/>
      </w:ins>
    </w:p>
    <w:p w14:paraId="69C97C2B" w14:textId="77777777" w:rsidR="0064474A" w:rsidRPr="0064474A" w:rsidRDefault="0064474A">
      <w:pPr>
        <w:rPr>
          <w:ins w:id="599" w:author="최광열" w:date="2023-10-28T15:19:00Z"/>
          <w:lang w:val="en-US"/>
          <w:rPrChange w:id="600" w:author="최광열" w:date="2023-10-28T15:20:00Z">
            <w:rPr>
              <w:ins w:id="601" w:author="최광열" w:date="2023-10-28T15:19:00Z"/>
              <w:sz w:val="28"/>
              <w:szCs w:val="28"/>
              <w:lang w:val="en-US"/>
            </w:rPr>
          </w:rPrChange>
        </w:rPr>
        <w:pPrChange w:id="602" w:author="최광열" w:date="2023-10-28T15:20:00Z">
          <w:pPr>
            <w:pStyle w:val="2"/>
            <w:widowControl w:val="0"/>
            <w:spacing w:line="240" w:lineRule="auto"/>
            <w:jc w:val="both"/>
          </w:pPr>
        </w:pPrChange>
      </w:pPr>
    </w:p>
    <w:p w14:paraId="535555A5" w14:textId="5331BE9E" w:rsidR="00E5118B" w:rsidRPr="00F51EBD" w:rsidRDefault="00067951" w:rsidP="00E5118B">
      <w:pPr>
        <w:pStyle w:val="1"/>
        <w:rPr>
          <w:ins w:id="603" w:author="최광열" w:date="2023-10-27T16:23:00Z"/>
          <w:sz w:val="28"/>
          <w:szCs w:val="28"/>
          <w:lang w:val="en-US"/>
        </w:rPr>
      </w:pPr>
      <w:bookmarkStart w:id="604" w:name="_Toc155888974"/>
      <w:ins w:id="605" w:author="최광열" w:date="2023-10-27T16:23:00Z">
        <w:r>
          <w:rPr>
            <w:rFonts w:hint="eastAsia"/>
            <w:sz w:val="28"/>
            <w:szCs w:val="28"/>
            <w:lang w:val="en-US"/>
          </w:rPr>
          <w:t>3</w:t>
        </w:r>
        <w:r w:rsidR="00794DDF">
          <w:rPr>
            <w:rFonts w:hint="eastAsia"/>
            <w:sz w:val="28"/>
            <w:szCs w:val="28"/>
            <w:lang w:val="en-US"/>
          </w:rPr>
          <w:t>.</w:t>
        </w:r>
        <w:r w:rsidR="00794DDF">
          <w:rPr>
            <w:sz w:val="28"/>
            <w:szCs w:val="28"/>
            <w:lang w:val="en-US"/>
          </w:rPr>
          <w:t xml:space="preserve"> </w:t>
        </w:r>
      </w:ins>
      <w:ins w:id="606" w:author="최광열" w:date="2023-10-27T16:24:00Z">
        <w:r w:rsidR="002F6689">
          <w:rPr>
            <w:rFonts w:hint="eastAsia"/>
            <w:sz w:val="28"/>
            <w:szCs w:val="28"/>
            <w:lang w:val="en-US"/>
          </w:rPr>
          <w:t>PS</w:t>
        </w:r>
        <w:r w:rsidR="002F6689">
          <w:rPr>
            <w:sz w:val="28"/>
            <w:szCs w:val="28"/>
            <w:lang w:val="en-US"/>
          </w:rPr>
          <w:t xml:space="preserve"> </w:t>
        </w:r>
        <w:r w:rsidR="002F6689">
          <w:rPr>
            <w:rFonts w:hint="eastAsia"/>
            <w:sz w:val="28"/>
            <w:szCs w:val="28"/>
            <w:lang w:val="en-US"/>
          </w:rPr>
          <w:t>Side</w:t>
        </w:r>
        <w:r w:rsidR="002F6689">
          <w:rPr>
            <w:sz w:val="28"/>
            <w:szCs w:val="28"/>
            <w:lang w:val="en-US"/>
          </w:rPr>
          <w:t xml:space="preserve"> </w:t>
        </w:r>
      </w:ins>
      <w:ins w:id="607" w:author="최광열" w:date="2023-10-27T16:23:00Z">
        <w:r w:rsidR="00794DDF">
          <w:rPr>
            <w:rFonts w:hint="eastAsia"/>
            <w:sz w:val="28"/>
            <w:szCs w:val="28"/>
            <w:lang w:val="en-US"/>
          </w:rPr>
          <w:t>Firmware</w:t>
        </w:r>
        <w:bookmarkEnd w:id="604"/>
      </w:ins>
    </w:p>
    <w:p w14:paraId="6A2B6599" w14:textId="2F8B47BA" w:rsidR="00431EE3" w:rsidRPr="003466DE" w:rsidRDefault="00E5118B">
      <w:pPr>
        <w:pStyle w:val="2"/>
        <w:widowControl w:val="0"/>
        <w:spacing w:line="240" w:lineRule="auto"/>
        <w:jc w:val="both"/>
        <w:rPr>
          <w:ins w:id="608" w:author="최광열" w:date="2023-10-28T16:33:00Z"/>
          <w:sz w:val="26"/>
          <w:szCs w:val="26"/>
          <w:lang w:val="en-US"/>
          <w:rPrChange w:id="609" w:author="최광열" w:date="2023-10-28T16:33:00Z">
            <w:rPr>
              <w:ins w:id="610" w:author="최광열" w:date="2023-10-28T16:33:00Z"/>
              <w:lang w:val="en-US"/>
            </w:rPr>
          </w:rPrChange>
        </w:rPr>
        <w:pPrChange w:id="611" w:author="최광열" w:date="2023-10-28T16:33:00Z">
          <w:pPr/>
        </w:pPrChange>
      </w:pPr>
      <w:ins w:id="612" w:author="최광열" w:date="2023-10-27T16:23:00Z">
        <w:r w:rsidRPr="00F51EBD">
          <w:rPr>
            <w:sz w:val="26"/>
            <w:szCs w:val="26"/>
            <w:lang w:val="en-US"/>
          </w:rPr>
          <w:t xml:space="preserve"> </w:t>
        </w:r>
        <w:bookmarkStart w:id="613" w:name="_Toc155888975"/>
        <w:r w:rsidR="00067951">
          <w:rPr>
            <w:rFonts w:hint="eastAsia"/>
            <w:sz w:val="26"/>
            <w:szCs w:val="26"/>
            <w:lang w:val="en-US"/>
          </w:rPr>
          <w:t>3</w:t>
        </w:r>
        <w:r w:rsidRPr="00F51EBD">
          <w:rPr>
            <w:sz w:val="26"/>
            <w:szCs w:val="26"/>
            <w:lang w:val="en-US"/>
          </w:rPr>
          <w:t>.</w:t>
        </w:r>
        <w:proofErr w:type="gramStart"/>
        <w:r w:rsidRPr="00F51EBD">
          <w:rPr>
            <w:sz w:val="26"/>
            <w:szCs w:val="26"/>
            <w:lang w:val="en-US"/>
          </w:rPr>
          <w:t>1.</w:t>
        </w:r>
        <w:r w:rsidR="00067951">
          <w:rPr>
            <w:rFonts w:hint="eastAsia"/>
            <w:sz w:val="26"/>
            <w:szCs w:val="26"/>
            <w:lang w:val="en-US"/>
          </w:rPr>
          <w:t>Firmware</w:t>
        </w:r>
      </w:ins>
      <w:bookmarkEnd w:id="613"/>
      <w:proofErr w:type="gramEnd"/>
    </w:p>
    <w:p w14:paraId="092F4576" w14:textId="6FBA07F3" w:rsidR="0032799D" w:rsidRPr="003D7A4A" w:rsidRDefault="00431EE3">
      <w:pPr>
        <w:pStyle w:val="3"/>
        <w:rPr>
          <w:ins w:id="614" w:author="최광열" w:date="2023-10-28T16:33:00Z"/>
          <w:color w:val="auto"/>
          <w:sz w:val="24"/>
          <w:szCs w:val="24"/>
          <w:lang w:val="en-US"/>
        </w:rPr>
      </w:pPr>
      <w:ins w:id="615" w:author="최광열" w:date="2023-10-28T16:33:00Z">
        <w:r w:rsidRPr="003D7A4A">
          <w:rPr>
            <w:color w:val="auto"/>
            <w:sz w:val="24"/>
            <w:szCs w:val="24"/>
            <w:lang w:val="en-US"/>
          </w:rPr>
          <w:t xml:space="preserve"> </w:t>
        </w:r>
        <w:bookmarkStart w:id="616" w:name="_Toc155888976"/>
        <w:r>
          <w:rPr>
            <w:color w:val="auto"/>
            <w:sz w:val="24"/>
            <w:szCs w:val="24"/>
            <w:lang w:val="en-US"/>
          </w:rPr>
          <w:t>3</w:t>
        </w:r>
        <w:r w:rsidRPr="003D7A4A">
          <w:rPr>
            <w:color w:val="auto"/>
            <w:sz w:val="24"/>
            <w:szCs w:val="24"/>
            <w:lang w:val="en-US"/>
          </w:rPr>
          <w:t>.</w:t>
        </w:r>
        <w:r w:rsidR="00C36613">
          <w:rPr>
            <w:color w:val="auto"/>
            <w:sz w:val="24"/>
            <w:szCs w:val="24"/>
            <w:lang w:val="en-US"/>
          </w:rPr>
          <w:t>1</w:t>
        </w:r>
        <w:r w:rsidR="00C36613" w:rsidRPr="003D7A4A">
          <w:rPr>
            <w:rFonts w:hint="eastAsia"/>
            <w:color w:val="auto"/>
            <w:sz w:val="24"/>
            <w:szCs w:val="24"/>
            <w:lang w:val="en-US"/>
          </w:rPr>
          <w:t>.</w:t>
        </w:r>
        <w:proofErr w:type="gramStart"/>
        <w:r w:rsidR="00ED0693">
          <w:rPr>
            <w:color w:val="auto"/>
            <w:sz w:val="24"/>
            <w:szCs w:val="24"/>
            <w:lang w:val="en-US"/>
          </w:rPr>
          <w:t>1</w:t>
        </w:r>
        <w:r w:rsidR="00C36613">
          <w:rPr>
            <w:rFonts w:hint="eastAsia"/>
            <w:color w:val="auto"/>
            <w:sz w:val="24"/>
            <w:szCs w:val="24"/>
            <w:lang w:val="en-US"/>
          </w:rPr>
          <w:t>.</w:t>
        </w:r>
      </w:ins>
      <w:ins w:id="617" w:author="최광열" w:date="2023-10-28T16:34:00Z">
        <w:r w:rsidR="00D50189">
          <w:rPr>
            <w:rFonts w:hint="eastAsia"/>
            <w:color w:val="auto"/>
            <w:sz w:val="24"/>
            <w:szCs w:val="24"/>
            <w:lang w:val="en-US"/>
          </w:rPr>
          <w:t>R</w:t>
        </w:r>
        <w:r w:rsidR="00D50189">
          <w:rPr>
            <w:color w:val="auto"/>
            <w:sz w:val="24"/>
            <w:szCs w:val="24"/>
            <w:lang w:val="en-US"/>
          </w:rPr>
          <w:t>unning</w:t>
        </w:r>
        <w:proofErr w:type="gramEnd"/>
        <w:r w:rsidR="00D50189">
          <w:rPr>
            <w:color w:val="auto"/>
            <w:sz w:val="24"/>
            <w:szCs w:val="24"/>
            <w:lang w:val="en-US"/>
          </w:rPr>
          <w:t xml:space="preserve"> </w:t>
        </w:r>
      </w:ins>
      <w:ins w:id="618" w:author="최광열" w:date="2023-10-28T16:33:00Z">
        <w:r w:rsidR="00C36613">
          <w:rPr>
            <w:rFonts w:hint="eastAsia"/>
            <w:color w:val="auto"/>
            <w:sz w:val="24"/>
            <w:szCs w:val="24"/>
            <w:lang w:val="en-US"/>
          </w:rPr>
          <w:t>E</w:t>
        </w:r>
        <w:r w:rsidR="00C36613">
          <w:rPr>
            <w:color w:val="auto"/>
            <w:sz w:val="24"/>
            <w:szCs w:val="24"/>
            <w:lang w:val="en-US"/>
          </w:rPr>
          <w:t>LF</w:t>
        </w:r>
        <w:bookmarkEnd w:id="616"/>
      </w:ins>
    </w:p>
    <w:p w14:paraId="75886541" w14:textId="624C9EF9" w:rsidR="0032799D" w:rsidRDefault="0032799D" w:rsidP="0032799D">
      <w:pPr>
        <w:widowControl w:val="0"/>
        <w:spacing w:line="240" w:lineRule="auto"/>
        <w:ind w:firstLine="195"/>
        <w:jc w:val="both"/>
        <w:rPr>
          <w:ins w:id="619" w:author="최광열" w:date="2023-10-28T17:07:00Z"/>
          <w:rFonts w:ascii="Calibri" w:hAnsi="Calibri" w:cs="Calibri"/>
          <w:sz w:val="20"/>
          <w:szCs w:val="20"/>
          <w:lang w:val="en-US"/>
        </w:rPr>
      </w:pPr>
      <w:ins w:id="620" w:author="최광열" w:date="2023-10-28T16:33:00Z">
        <w:r>
          <w:rPr>
            <w:rFonts w:ascii="Calibri" w:hAnsi="Calibri" w:cs="Calibri" w:hint="eastAsia"/>
            <w:sz w:val="20"/>
            <w:szCs w:val="20"/>
            <w:lang w:val="en-US"/>
          </w:rPr>
          <w:t>실험을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위해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작성된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코드를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컴파일하기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위해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Pr="00C91D9F">
          <w:rPr>
            <w:rFonts w:ascii="Consolas" w:eastAsia="맑은 고딕" w:hAnsi="Consolas" w:cs="맑은 고딕"/>
            <w:sz w:val="20"/>
            <w:szCs w:val="20"/>
            <w:lang w:val="en-US"/>
            <w:rPrChange w:id="621" w:author="최광열" w:date="2024-01-11T15:26:00Z">
              <w:rPr>
                <w:rFonts w:ascii="Calibri" w:hAnsi="Calibri" w:cs="Calibri"/>
                <w:sz w:val="20"/>
                <w:szCs w:val="20"/>
                <w:lang w:val="en-US"/>
              </w:rPr>
            </w:rPrChange>
          </w:rPr>
          <w:t>gnu-aarch64-none-elf-g++</w:t>
        </w:r>
        <w:r>
          <w:rPr>
            <w:rFonts w:ascii="Calibri" w:hAnsi="Calibri" w:cs="Calibri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컴파일러를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이용하여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/>
            <w:sz w:val="20"/>
            <w:szCs w:val="20"/>
            <w:lang w:val="en-US"/>
          </w:rPr>
          <w:t>EL</w:t>
        </w:r>
      </w:ins>
      <w:ins w:id="622" w:author="최광열" w:date="2023-10-28T16:34:00Z">
        <w:r w:rsidR="00035174">
          <w:rPr>
            <w:rFonts w:ascii="Calibri" w:hAnsi="Calibri" w:cs="Calibri"/>
            <w:sz w:val="20"/>
            <w:szCs w:val="20"/>
            <w:lang w:val="en-US"/>
          </w:rPr>
          <w:t>F</w:t>
        </w:r>
        <w:r w:rsidR="007D6C60">
          <w:rPr>
            <w:rFonts w:ascii="Calibri" w:hAnsi="Calibri" w:cs="Calibri"/>
            <w:sz w:val="20"/>
            <w:szCs w:val="20"/>
            <w:lang w:val="en-US"/>
          </w:rPr>
          <w:t>(Executable Loadable File)</w:t>
        </w:r>
      </w:ins>
      <w:ins w:id="623" w:author="최광열" w:date="2023-10-28T16:33:00Z">
        <w:r>
          <w:rPr>
            <w:rFonts w:ascii="Calibri" w:hAnsi="Calibri" w:cs="Calibri" w:hint="eastAsia"/>
            <w:sz w:val="20"/>
            <w:szCs w:val="20"/>
            <w:lang w:val="en-US"/>
          </w:rPr>
          <w:t>로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컴파일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한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후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/>
            <w:sz w:val="20"/>
            <w:szCs w:val="20"/>
            <w:lang w:val="en-US"/>
          </w:rPr>
          <w:t>FPGA(RFSoC)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에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데이터를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전송하여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/>
            <w:sz w:val="20"/>
            <w:szCs w:val="20"/>
            <w:lang w:val="en-US"/>
          </w:rPr>
          <w:t>DRAM</w:t>
        </w:r>
      </w:ins>
      <w:ins w:id="624" w:author="최광열" w:date="2023-10-28T16:43:00Z">
        <w:r w:rsidR="009D43DB">
          <w:rPr>
            <w:rFonts w:ascii="Calibri" w:hAnsi="Calibri" w:cs="Calibri" w:hint="eastAsia"/>
            <w:sz w:val="20"/>
            <w:szCs w:val="20"/>
            <w:lang w:val="en-US"/>
          </w:rPr>
          <w:t>의</w:t>
        </w:r>
        <w:r w:rsidR="009D43DB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9D43DB" w:rsidRPr="008D24CE">
          <w:rPr>
            <w:rFonts w:ascii="Consolas" w:eastAsia="맑은 고딕" w:hAnsi="Consolas" w:cs="맑은 고딕"/>
            <w:sz w:val="20"/>
            <w:szCs w:val="20"/>
            <w:lang w:val="en-US"/>
            <w:rPrChange w:id="625" w:author="최광열" w:date="2024-01-11T15:26:00Z">
              <w:rPr>
                <w:rFonts w:ascii="Calibri" w:hAnsi="Calibri" w:cs="Calibri"/>
                <w:sz w:val="20"/>
                <w:szCs w:val="20"/>
                <w:lang w:val="en-US"/>
              </w:rPr>
            </w:rPrChange>
          </w:rPr>
          <w:t>0x</w:t>
        </w:r>
      </w:ins>
      <w:ins w:id="626" w:author="최광열" w:date="2024-01-11T15:15:00Z">
        <w:r w:rsidR="00DA2D87" w:rsidRPr="008D24CE">
          <w:rPr>
            <w:rFonts w:ascii="Consolas" w:eastAsia="맑은 고딕" w:hAnsi="Consolas" w:cs="맑은 고딕"/>
            <w:sz w:val="20"/>
            <w:szCs w:val="20"/>
            <w:lang w:val="en-US"/>
            <w:rPrChange w:id="627" w:author="최광열" w:date="2024-01-11T15:26:00Z">
              <w:rPr>
                <w:rFonts w:ascii="맑은 고딕" w:eastAsia="맑은 고딕" w:hAnsi="맑은 고딕" w:cs="맑은 고딕"/>
                <w:b/>
                <w:sz w:val="20"/>
                <w:szCs w:val="20"/>
                <w:lang w:val="en-US"/>
              </w:rPr>
            </w:rPrChange>
          </w:rPr>
          <w:t>8</w:t>
        </w:r>
      </w:ins>
      <w:ins w:id="628" w:author="최광열" w:date="2023-10-28T16:43:00Z">
        <w:r w:rsidR="009D43DB" w:rsidRPr="008D24CE">
          <w:rPr>
            <w:rFonts w:ascii="Consolas" w:eastAsia="맑은 고딕" w:hAnsi="Consolas" w:cs="맑은 고딕"/>
            <w:sz w:val="20"/>
            <w:szCs w:val="20"/>
            <w:lang w:val="en-US"/>
            <w:rPrChange w:id="629" w:author="최광열" w:date="2024-01-11T15:26:00Z">
              <w:rPr>
                <w:rFonts w:ascii="Calibri" w:hAnsi="Calibri" w:cs="Calibri"/>
                <w:sz w:val="20"/>
                <w:szCs w:val="20"/>
                <w:lang w:val="en-US"/>
              </w:rPr>
            </w:rPrChange>
          </w:rPr>
          <w:t>00f00000</w:t>
        </w:r>
        <w:r w:rsidR="009D43DB">
          <w:rPr>
            <w:rFonts w:ascii="Calibri" w:hAnsi="Calibri" w:cs="Calibri" w:hint="eastAsia"/>
            <w:sz w:val="20"/>
            <w:szCs w:val="20"/>
            <w:lang w:val="en-US"/>
          </w:rPr>
          <w:t>부터</w:t>
        </w:r>
        <w:r w:rsidR="009D43DB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9D43DB">
          <w:rPr>
            <w:rFonts w:ascii="Calibri" w:hAnsi="Calibri" w:cs="Calibri" w:hint="eastAsia"/>
            <w:sz w:val="20"/>
            <w:szCs w:val="20"/>
            <w:lang w:val="en-US"/>
          </w:rPr>
          <w:t>저장한</w:t>
        </w:r>
      </w:ins>
      <w:ins w:id="630" w:author="최광열" w:date="2024-01-11T15:15:00Z">
        <w:r w:rsidR="00477BE8">
          <w:rPr>
            <w:rFonts w:ascii="Calibri" w:hAnsi="Calibri" w:cs="Calibri" w:hint="eastAsia"/>
            <w:sz w:val="20"/>
            <w:szCs w:val="20"/>
            <w:lang w:val="en-US"/>
          </w:rPr>
          <w:t>다</w:t>
        </w:r>
        <w:r w:rsidR="00477BE8">
          <w:rPr>
            <w:rFonts w:ascii="Calibri" w:hAnsi="Calibri" w:cs="Calibri" w:hint="eastAsia"/>
            <w:sz w:val="20"/>
            <w:szCs w:val="20"/>
            <w:lang w:val="en-US"/>
          </w:rPr>
          <w:t>.</w:t>
        </w:r>
      </w:ins>
      <w:ins w:id="631" w:author="최광열" w:date="2023-10-28T16:33:00Z"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</w:ins>
      <w:ins w:id="632" w:author="최광열" w:date="2024-01-11T15:15:00Z">
        <w:r w:rsidR="00477BE8">
          <w:rPr>
            <w:rFonts w:ascii="Calibri" w:hAnsi="Calibri" w:cs="Calibri" w:hint="eastAsia"/>
            <w:sz w:val="20"/>
            <w:szCs w:val="20"/>
            <w:lang w:val="en-US"/>
          </w:rPr>
          <w:t>이</w:t>
        </w:r>
      </w:ins>
      <w:ins w:id="633" w:author="최광열" w:date="2023-10-28T16:33:00Z">
        <w:r>
          <w:rPr>
            <w:rFonts w:ascii="Calibri" w:hAnsi="Calibri" w:cs="Calibri" w:hint="eastAsia"/>
            <w:sz w:val="20"/>
            <w:szCs w:val="20"/>
            <w:lang w:val="en-US"/>
          </w:rPr>
          <w:t>후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</w:ins>
      <w:ins w:id="634" w:author="최광열" w:date="2024-01-11T15:16:00Z">
        <w:r w:rsidR="00477BE8">
          <w:rPr>
            <w:rFonts w:ascii="Calibri" w:hAnsi="Calibri" w:cs="Calibri" w:hint="eastAsia"/>
            <w:sz w:val="20"/>
            <w:szCs w:val="20"/>
            <w:lang w:val="en-US"/>
          </w:rPr>
          <w:t>다른</w:t>
        </w:r>
        <w:r w:rsidR="00477BE8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</w:ins>
      <w:ins w:id="635" w:author="최광열" w:date="2023-10-28T16:33:00Z">
        <w:r>
          <w:rPr>
            <w:rFonts w:ascii="Calibri" w:hAnsi="Calibri" w:cs="Calibri" w:hint="eastAsia"/>
            <w:sz w:val="20"/>
            <w:szCs w:val="20"/>
            <w:lang w:val="en-US"/>
          </w:rPr>
          <w:t>C</w:t>
        </w:r>
        <w:r>
          <w:rPr>
            <w:rFonts w:ascii="Calibri" w:hAnsi="Calibri" w:cs="Calibri"/>
            <w:sz w:val="20"/>
            <w:szCs w:val="20"/>
            <w:lang w:val="en-US"/>
          </w:rPr>
          <w:t>PU</w:t>
        </w:r>
      </w:ins>
      <w:ins w:id="636" w:author="최광열" w:date="2024-01-11T15:16:00Z">
        <w:r w:rsidR="00477BE8">
          <w:rPr>
            <w:rFonts w:ascii="Calibri" w:hAnsi="Calibri" w:cs="Calibri" w:hint="eastAsia"/>
            <w:sz w:val="20"/>
            <w:szCs w:val="20"/>
            <w:lang w:val="en-US"/>
          </w:rPr>
          <w:t>에</w:t>
        </w:r>
        <w:r w:rsidR="00477BE8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477BE8">
          <w:rPr>
            <w:rFonts w:ascii="Calibri" w:hAnsi="Calibri" w:cs="Calibri" w:hint="eastAsia"/>
            <w:sz w:val="20"/>
            <w:szCs w:val="20"/>
            <w:lang w:val="en-US"/>
          </w:rPr>
          <w:t>인터럽트를</w:t>
        </w:r>
        <w:r w:rsidR="00477BE8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477BE8">
          <w:rPr>
            <w:rFonts w:ascii="Calibri" w:hAnsi="Calibri" w:cs="Calibri" w:hint="eastAsia"/>
            <w:sz w:val="20"/>
            <w:szCs w:val="20"/>
            <w:lang w:val="en-US"/>
          </w:rPr>
          <w:t>걸어</w:t>
        </w:r>
        <w:r w:rsidR="00477BE8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</w:ins>
      <w:ins w:id="637" w:author="최광열" w:date="2023-10-28T16:33:00Z">
        <w:r>
          <w:rPr>
            <w:rFonts w:ascii="Calibri" w:hAnsi="Calibri" w:cs="Calibri"/>
            <w:sz w:val="20"/>
            <w:szCs w:val="20"/>
            <w:lang w:val="en-US"/>
          </w:rPr>
          <w:t>PC(Program Counter)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가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해당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/>
            <w:sz w:val="20"/>
            <w:szCs w:val="20"/>
            <w:lang w:val="en-US"/>
          </w:rPr>
          <w:t>ELF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의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/>
            <w:sz w:val="20"/>
            <w:szCs w:val="20"/>
            <w:lang w:val="en-US"/>
          </w:rPr>
          <w:t>entry point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로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점프하여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프로그램을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실행하게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된다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.</w:t>
        </w:r>
        <w:r>
          <w:rPr>
            <w:rFonts w:ascii="Calibri" w:hAnsi="Calibri" w:cs="Calibri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이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때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/>
            <w:sz w:val="20"/>
            <w:szCs w:val="20"/>
            <w:lang w:val="en-US"/>
          </w:rPr>
          <w:t>entry point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는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/>
            <w:sz w:val="20"/>
            <w:szCs w:val="20"/>
            <w:lang w:val="en-US"/>
          </w:rPr>
          <w:t>ELF</w:t>
        </w:r>
      </w:ins>
      <w:ins w:id="638" w:author="최광열" w:date="2023-10-28T16:34:00Z">
        <w:r w:rsidR="00095CCA">
          <w:rPr>
            <w:rFonts w:ascii="Calibri" w:hAnsi="Calibri" w:cs="Calibri" w:hint="eastAsia"/>
            <w:sz w:val="20"/>
            <w:szCs w:val="20"/>
            <w:lang w:val="en-US"/>
          </w:rPr>
          <w:t>가</w:t>
        </w:r>
      </w:ins>
      <w:ins w:id="639" w:author="최광열" w:date="2023-10-28T16:33:00Z"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실행되기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위한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초기화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과정을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포함한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/>
            <w:sz w:val="20"/>
            <w:szCs w:val="20"/>
            <w:lang w:val="en-US"/>
          </w:rPr>
          <w:t>binary code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의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시작점에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해당하며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/>
            <w:sz w:val="20"/>
            <w:szCs w:val="20"/>
            <w:lang w:val="en-US"/>
          </w:rPr>
          <w:t>main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의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주소와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다름에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유의한다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.</w:t>
        </w:r>
        <w:r>
          <w:rPr>
            <w:rFonts w:ascii="Calibri" w:hAnsi="Calibri" w:cs="Calibri"/>
            <w:sz w:val="20"/>
            <w:szCs w:val="20"/>
            <w:lang w:val="en-US"/>
          </w:rPr>
          <w:t xml:space="preserve"> </w:t>
        </w:r>
      </w:ins>
      <w:ins w:id="640" w:author="최광열" w:date="2023-10-28T16:35:00Z">
        <w:r w:rsidR="000607D0">
          <w:rPr>
            <w:rFonts w:ascii="Calibri" w:hAnsi="Calibri" w:cs="Calibri" w:hint="eastAsia"/>
            <w:sz w:val="20"/>
            <w:szCs w:val="20"/>
            <w:lang w:val="en-US"/>
          </w:rPr>
          <w:t>E</w:t>
        </w:r>
        <w:r w:rsidR="000607D0">
          <w:rPr>
            <w:rFonts w:ascii="Calibri" w:hAnsi="Calibri" w:cs="Calibri"/>
            <w:sz w:val="20"/>
            <w:szCs w:val="20"/>
            <w:lang w:val="en-US"/>
          </w:rPr>
          <w:t>LF</w:t>
        </w:r>
        <w:r w:rsidR="000607D0">
          <w:rPr>
            <w:rFonts w:ascii="Calibri" w:hAnsi="Calibri" w:cs="Calibri" w:hint="eastAsia"/>
            <w:sz w:val="20"/>
            <w:szCs w:val="20"/>
            <w:lang w:val="en-US"/>
          </w:rPr>
          <w:t>의</w:t>
        </w:r>
        <w:r w:rsidR="000607D0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0607D0">
          <w:rPr>
            <w:rFonts w:ascii="Calibri" w:hAnsi="Calibri" w:cs="Calibri" w:hint="eastAsia"/>
            <w:sz w:val="20"/>
            <w:szCs w:val="20"/>
            <w:lang w:val="en-US"/>
          </w:rPr>
          <w:t>구조는</w:t>
        </w:r>
        <w:r w:rsidR="000607D0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0607D0">
          <w:rPr>
            <w:rFonts w:ascii="Calibri" w:hAnsi="Calibri" w:cs="Calibri" w:hint="eastAsia"/>
            <w:sz w:val="20"/>
            <w:szCs w:val="20"/>
            <w:lang w:val="en-US"/>
          </w:rPr>
          <w:t>아래와</w:t>
        </w:r>
        <w:r w:rsidR="000607D0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0607D0">
          <w:rPr>
            <w:rFonts w:ascii="Calibri" w:hAnsi="Calibri" w:cs="Calibri" w:hint="eastAsia"/>
            <w:sz w:val="20"/>
            <w:szCs w:val="20"/>
            <w:lang w:val="en-US"/>
          </w:rPr>
          <w:t>같다</w:t>
        </w:r>
        <w:r w:rsidR="000607D0">
          <w:rPr>
            <w:rFonts w:ascii="Calibri" w:hAnsi="Calibri" w:cs="Calibri" w:hint="eastAsia"/>
            <w:sz w:val="20"/>
            <w:szCs w:val="20"/>
            <w:lang w:val="en-US"/>
          </w:rPr>
          <w:t>.</w:t>
        </w:r>
      </w:ins>
    </w:p>
    <w:p w14:paraId="25162BAB" w14:textId="77777777" w:rsidR="00E65059" w:rsidRDefault="00E65059" w:rsidP="0032799D">
      <w:pPr>
        <w:widowControl w:val="0"/>
        <w:spacing w:line="240" w:lineRule="auto"/>
        <w:ind w:firstLine="195"/>
        <w:jc w:val="both"/>
        <w:rPr>
          <w:ins w:id="641" w:author="최광열" w:date="2023-10-28T16:35:00Z"/>
          <w:rFonts w:ascii="Calibri" w:hAnsi="Calibri" w:cs="Calibri"/>
          <w:sz w:val="20"/>
          <w:szCs w:val="20"/>
          <w:lang w:val="en-US"/>
        </w:rPr>
      </w:pPr>
    </w:p>
    <w:p w14:paraId="77A5F649" w14:textId="1F772454" w:rsidR="002D1E08" w:rsidRDefault="008B2A78">
      <w:pPr>
        <w:widowControl w:val="0"/>
        <w:spacing w:line="240" w:lineRule="auto"/>
        <w:ind w:firstLine="195"/>
        <w:jc w:val="center"/>
        <w:rPr>
          <w:ins w:id="642" w:author="최광열" w:date="2023-10-28T16:37:00Z"/>
          <w:rFonts w:ascii="Calibri" w:hAnsi="Calibri" w:cs="Calibri"/>
          <w:sz w:val="20"/>
          <w:szCs w:val="20"/>
          <w:lang w:val="en-US"/>
        </w:rPr>
        <w:pPrChange w:id="643" w:author="최광열" w:date="2023-10-28T16:38:00Z">
          <w:pPr>
            <w:widowControl w:val="0"/>
            <w:spacing w:line="240" w:lineRule="auto"/>
            <w:ind w:firstLine="195"/>
            <w:jc w:val="both"/>
          </w:pPr>
        </w:pPrChange>
      </w:pPr>
      <w:ins w:id="644" w:author="최광열" w:date="2023-10-28T16:35:00Z">
        <w:r>
          <w:rPr>
            <w:rFonts w:ascii="Calibri" w:hAnsi="Calibri" w:cs="Calibri"/>
            <w:noProof/>
            <w:sz w:val="20"/>
            <w:szCs w:val="20"/>
            <w:lang w:val="en-US"/>
          </w:rPr>
          <w:lastRenderedPageBreak/>
          <w:drawing>
            <wp:inline distT="0" distB="0" distL="0" distR="0" wp14:anchorId="5BD58832" wp14:editId="41DAB1E5">
              <wp:extent cx="3156667" cy="2292924"/>
              <wp:effectExtent l="0" t="0" r="5715" b="0"/>
              <wp:docPr id="11" name="그림 1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/>
                      <pic:cNvPicPr>
                        <a:picLocks noChangeAspect="1" noChangeArrowheads="1"/>
                      </pic:cNvPicPr>
                    </pic:nvPicPr>
                    <pic:blipFill>
                      <a:blip r:embed="rId19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166030" cy="22997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38B971EC" w14:textId="59075D84" w:rsidR="00DD2971" w:rsidRDefault="00477BE8" w:rsidP="0032799D">
      <w:pPr>
        <w:widowControl w:val="0"/>
        <w:spacing w:line="240" w:lineRule="auto"/>
        <w:ind w:firstLine="195"/>
        <w:jc w:val="both"/>
        <w:rPr>
          <w:ins w:id="645" w:author="최광열" w:date="2024-01-11T15:18:00Z"/>
          <w:rFonts w:ascii="Calibri" w:hAnsi="Calibri" w:cs="Calibri"/>
          <w:sz w:val="20"/>
          <w:szCs w:val="20"/>
          <w:lang w:val="en-US"/>
        </w:rPr>
      </w:pPr>
      <w:ins w:id="646" w:author="최광열" w:date="2024-01-11T15:16:00Z">
        <w:r>
          <w:rPr>
            <w:rFonts w:ascii="Calibri" w:hAnsi="Calibri" w:cs="Calibri" w:hint="eastAsia"/>
            <w:sz w:val="20"/>
            <w:szCs w:val="20"/>
            <w:lang w:val="en-US"/>
          </w:rPr>
          <w:t>현재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메모리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관리는</w:t>
        </w:r>
        <w:r>
          <w:rPr>
            <w:rFonts w:ascii="Calibri" w:hAnsi="Calibri" w:cs="Calibri"/>
            <w:sz w:val="20"/>
            <w:szCs w:val="20"/>
            <w:lang w:val="en-US"/>
          </w:rPr>
          <w:t xml:space="preserve"> XIlinx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에서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주어진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Pr="00A23E77">
          <w:rPr>
            <w:rFonts w:ascii="Consolas" w:eastAsia="맑은 고딕" w:hAnsi="Consolas" w:cs="맑은 고딕"/>
            <w:sz w:val="20"/>
            <w:szCs w:val="20"/>
            <w:lang w:val="en-US"/>
            <w:rPrChange w:id="647" w:author="최광열" w:date="2024-01-11T15:26:00Z">
              <w:rPr>
                <w:rFonts w:ascii="Calibri" w:hAnsi="Calibri" w:cs="Calibri"/>
                <w:sz w:val="20"/>
                <w:szCs w:val="20"/>
                <w:lang w:val="en-US"/>
              </w:rPr>
            </w:rPrChange>
          </w:rPr>
          <w:t>_sbrk.c</w:t>
        </w:r>
      </w:ins>
      <w:ins w:id="648" w:author="최광열" w:date="2024-01-11T15:17:00Z">
        <w:r>
          <w:rPr>
            <w:rFonts w:ascii="Calibri" w:hAnsi="Calibri" w:cs="Calibri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파일에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주어진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코드를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이용해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관리하고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있다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.</w:t>
        </w:r>
        <w:r>
          <w:rPr>
            <w:rFonts w:ascii="Calibri" w:hAnsi="Calibri" w:cs="Calibri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이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때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/>
            <w:sz w:val="20"/>
            <w:szCs w:val="20"/>
            <w:lang w:val="en-US"/>
          </w:rPr>
          <w:t>_sbrk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함수에서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/>
            <w:sz w:val="20"/>
            <w:szCs w:val="20"/>
            <w:lang w:val="en-US"/>
          </w:rPr>
          <w:t>heap_pointer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를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Pr="00A23E77">
          <w:rPr>
            <w:rFonts w:ascii="Consolas" w:eastAsia="맑은 고딕" w:hAnsi="Consolas" w:cs="맑은 고딕"/>
            <w:sz w:val="20"/>
            <w:szCs w:val="20"/>
            <w:lang w:val="en-US"/>
            <w:rPrChange w:id="649" w:author="최광열" w:date="2024-01-11T15:26:00Z">
              <w:rPr>
                <w:rFonts w:ascii="Calibri" w:hAnsi="Calibri" w:cs="Calibri"/>
                <w:sz w:val="20"/>
                <w:szCs w:val="20"/>
                <w:lang w:val="en-US"/>
              </w:rPr>
            </w:rPrChange>
          </w:rPr>
          <w:t>_heap_pointer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라는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변수를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이용해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초기화하는데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이는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proofErr w:type="gramStart"/>
        <w:r w:rsidRPr="00A23E77">
          <w:rPr>
            <w:rFonts w:ascii="Consolas" w:eastAsia="맑은 고딕" w:hAnsi="Consolas" w:cs="맑은 고딕"/>
            <w:sz w:val="20"/>
            <w:szCs w:val="20"/>
            <w:lang w:val="en-US"/>
            <w:rPrChange w:id="650" w:author="최광열" w:date="2024-01-11T15:26:00Z">
              <w:rPr>
                <w:rFonts w:ascii="Calibri" w:hAnsi="Calibri" w:cs="Calibri"/>
                <w:sz w:val="20"/>
                <w:szCs w:val="20"/>
                <w:lang w:val="en-US"/>
              </w:rPr>
            </w:rPrChange>
          </w:rPr>
          <w:t>linke</w:t>
        </w:r>
        <w:r w:rsidRPr="00A23E77">
          <w:rPr>
            <w:rFonts w:ascii="Consolas" w:eastAsia="맑은 고딕" w:hAnsi="Consolas" w:cs="맑은 고딕" w:hint="eastAsia"/>
            <w:sz w:val="20"/>
            <w:szCs w:val="20"/>
            <w:lang w:val="en-US"/>
            <w:rPrChange w:id="651" w:author="최광열" w:date="2024-01-11T15:26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>r</w:t>
        </w:r>
        <w:r w:rsidRPr="00A23E77">
          <w:rPr>
            <w:rFonts w:ascii="Consolas" w:eastAsia="맑은 고딕" w:hAnsi="Consolas" w:cs="맑은 고딕"/>
            <w:sz w:val="20"/>
            <w:szCs w:val="20"/>
            <w:lang w:val="en-US"/>
            <w:rPrChange w:id="652" w:author="최광열" w:date="2024-01-11T15:26:00Z">
              <w:rPr>
                <w:rFonts w:ascii="Calibri" w:hAnsi="Calibri" w:cs="Calibri"/>
                <w:sz w:val="20"/>
                <w:szCs w:val="20"/>
                <w:lang w:val="en-US"/>
              </w:rPr>
            </w:rPrChange>
          </w:rPr>
          <w:t>.ld</w:t>
        </w:r>
        <w:proofErr w:type="gramEnd"/>
        <w:r>
          <w:rPr>
            <w:rFonts w:ascii="Calibri" w:hAnsi="Calibri" w:cs="Calibri" w:hint="eastAsia"/>
            <w:sz w:val="20"/>
            <w:szCs w:val="20"/>
            <w:lang w:val="en-US"/>
          </w:rPr>
          <w:t>에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지정되어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있는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변수에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해당한다</w:t>
        </w:r>
      </w:ins>
      <w:ins w:id="653" w:author="최광열" w:date="2024-01-11T15:18:00Z">
        <w:r>
          <w:rPr>
            <w:rFonts w:ascii="Calibri" w:hAnsi="Calibri" w:cs="Calibri" w:hint="eastAsia"/>
            <w:sz w:val="20"/>
            <w:szCs w:val="20"/>
            <w:lang w:val="en-US"/>
          </w:rPr>
          <w:t>.</w:t>
        </w:r>
        <w:r>
          <w:rPr>
            <w:rFonts w:ascii="Calibri" w:hAnsi="Calibri" w:cs="Calibri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따라서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proofErr w:type="gramStart"/>
        <w:r>
          <w:rPr>
            <w:rFonts w:ascii="Calibri" w:hAnsi="Calibri" w:cs="Calibri" w:hint="eastAsia"/>
            <w:sz w:val="20"/>
            <w:szCs w:val="20"/>
            <w:lang w:val="en-US"/>
          </w:rPr>
          <w:t>l</w:t>
        </w:r>
        <w:r>
          <w:rPr>
            <w:rFonts w:ascii="Calibri" w:hAnsi="Calibri" w:cs="Calibri"/>
            <w:sz w:val="20"/>
            <w:szCs w:val="20"/>
            <w:lang w:val="en-US"/>
          </w:rPr>
          <w:t>inker.ld</w:t>
        </w:r>
        <w:proofErr w:type="gramEnd"/>
        <w:r>
          <w:rPr>
            <w:rFonts w:ascii="Calibri" w:hAnsi="Calibri" w:cs="Calibri" w:hint="eastAsia"/>
            <w:sz w:val="20"/>
            <w:szCs w:val="20"/>
            <w:lang w:val="en-US"/>
          </w:rPr>
          <w:t>에서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해당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변수명을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변경하는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경우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/>
            <w:sz w:val="20"/>
            <w:szCs w:val="20"/>
            <w:lang w:val="en-US"/>
          </w:rPr>
          <w:t>heap pointer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가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정확하게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초기화되지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않아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Pr="008D24CE">
          <w:rPr>
            <w:rFonts w:ascii="Consolas" w:eastAsia="맑은 고딕" w:hAnsi="Consolas" w:cs="맑은 고딕"/>
            <w:sz w:val="20"/>
            <w:szCs w:val="20"/>
            <w:lang w:val="en-US"/>
            <w:rPrChange w:id="654" w:author="최광열" w:date="2024-01-11T15:26:00Z">
              <w:rPr>
                <w:rFonts w:ascii="Calibri" w:hAnsi="Calibri" w:cs="Calibri"/>
                <w:sz w:val="20"/>
                <w:szCs w:val="20"/>
                <w:lang w:val="en-US"/>
              </w:rPr>
            </w:rPrChange>
          </w:rPr>
          <w:t>malloc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과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같은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메모리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함수를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사용할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수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없게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됨에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주의해야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한다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.</w:t>
        </w:r>
      </w:ins>
    </w:p>
    <w:p w14:paraId="0A9B858C" w14:textId="77777777" w:rsidR="001E68D1" w:rsidRPr="003D7A4A" w:rsidRDefault="001E68D1" w:rsidP="0032799D">
      <w:pPr>
        <w:widowControl w:val="0"/>
        <w:spacing w:line="240" w:lineRule="auto"/>
        <w:ind w:firstLine="195"/>
        <w:jc w:val="both"/>
        <w:rPr>
          <w:ins w:id="655" w:author="최광열" w:date="2023-10-28T16:33:00Z"/>
          <w:rFonts w:ascii="Calibri" w:hAnsi="Calibri" w:cs="Calibri" w:hint="eastAsia"/>
          <w:sz w:val="20"/>
          <w:szCs w:val="20"/>
          <w:lang w:val="en-US"/>
        </w:rPr>
      </w:pPr>
    </w:p>
    <w:p w14:paraId="13C50A77" w14:textId="560735AD" w:rsidR="0032799D" w:rsidRDefault="000434E4" w:rsidP="00DF3D85">
      <w:pPr>
        <w:ind w:firstLineChars="100" w:firstLine="200"/>
        <w:rPr>
          <w:ins w:id="656" w:author="최광열" w:date="2023-10-28T16:45:00Z"/>
          <w:rFonts w:ascii="Calibri" w:hAnsi="Calibri" w:cs="Calibri"/>
          <w:sz w:val="20"/>
          <w:szCs w:val="20"/>
          <w:lang w:val="en-US"/>
        </w:rPr>
      </w:pPr>
      <w:ins w:id="657" w:author="최광열" w:date="2023-10-28T16:35:00Z">
        <w:r w:rsidRPr="007E208E">
          <w:rPr>
            <w:rFonts w:ascii="Calibri" w:hAnsi="Calibri" w:cs="Calibri" w:hint="eastAsia"/>
            <w:sz w:val="20"/>
            <w:szCs w:val="20"/>
            <w:lang w:val="en-US"/>
            <w:rPrChange w:id="658" w:author="최광열" w:date="2023-10-28T16:36:00Z">
              <w:rPr>
                <w:rFonts w:hint="eastAsia"/>
                <w:lang w:val="en-US"/>
              </w:rPr>
            </w:rPrChange>
          </w:rPr>
          <w:t>앞서</w:t>
        </w:r>
        <w:r w:rsidRPr="007E208E">
          <w:rPr>
            <w:rFonts w:ascii="Calibri" w:hAnsi="Calibri" w:cs="Calibri"/>
            <w:sz w:val="20"/>
            <w:szCs w:val="20"/>
            <w:lang w:val="en-US"/>
            <w:rPrChange w:id="659" w:author="최광열" w:date="2023-10-28T16:36:00Z">
              <w:rPr>
                <w:lang w:val="en-US"/>
              </w:rPr>
            </w:rPrChange>
          </w:rPr>
          <w:t xml:space="preserve"> </w:t>
        </w:r>
        <w:r w:rsidRPr="007E208E">
          <w:rPr>
            <w:rFonts w:ascii="Calibri" w:hAnsi="Calibri" w:cs="Calibri" w:hint="eastAsia"/>
            <w:sz w:val="20"/>
            <w:szCs w:val="20"/>
            <w:lang w:val="en-US"/>
            <w:rPrChange w:id="660" w:author="최광열" w:date="2023-10-28T16:36:00Z">
              <w:rPr>
                <w:rFonts w:hint="eastAsia"/>
                <w:lang w:val="en-US"/>
              </w:rPr>
            </w:rPrChange>
          </w:rPr>
          <w:t>말한</w:t>
        </w:r>
        <w:r w:rsidRPr="007E208E">
          <w:rPr>
            <w:rFonts w:ascii="Calibri" w:hAnsi="Calibri" w:cs="Calibri"/>
            <w:sz w:val="20"/>
            <w:szCs w:val="20"/>
            <w:lang w:val="en-US"/>
            <w:rPrChange w:id="661" w:author="최광열" w:date="2023-10-28T16:36:00Z">
              <w:rPr>
                <w:lang w:val="en-US"/>
              </w:rPr>
            </w:rPrChange>
          </w:rPr>
          <w:t xml:space="preserve"> </w:t>
        </w:r>
        <w:r w:rsidRPr="007E208E">
          <w:rPr>
            <w:rFonts w:ascii="Calibri" w:hAnsi="Calibri" w:cs="Calibri" w:hint="eastAsia"/>
            <w:sz w:val="20"/>
            <w:szCs w:val="20"/>
            <w:lang w:val="en-US"/>
            <w:rPrChange w:id="662" w:author="최광열" w:date="2023-10-28T16:36:00Z">
              <w:rPr>
                <w:rFonts w:hint="eastAsia"/>
                <w:lang w:val="en-US"/>
              </w:rPr>
            </w:rPrChange>
          </w:rPr>
          <w:t>초기화</w:t>
        </w:r>
        <w:r w:rsidRPr="007E208E">
          <w:rPr>
            <w:rFonts w:ascii="Calibri" w:hAnsi="Calibri" w:cs="Calibri"/>
            <w:sz w:val="20"/>
            <w:szCs w:val="20"/>
            <w:lang w:val="en-US"/>
            <w:rPrChange w:id="663" w:author="최광열" w:date="2023-10-28T16:36:00Z">
              <w:rPr>
                <w:lang w:val="en-US"/>
              </w:rPr>
            </w:rPrChange>
          </w:rPr>
          <w:t xml:space="preserve"> </w:t>
        </w:r>
        <w:r w:rsidRPr="007E208E">
          <w:rPr>
            <w:rFonts w:ascii="Calibri" w:hAnsi="Calibri" w:cs="Calibri" w:hint="eastAsia"/>
            <w:sz w:val="20"/>
            <w:szCs w:val="20"/>
            <w:lang w:val="en-US"/>
            <w:rPrChange w:id="664" w:author="최광열" w:date="2023-10-28T16:36:00Z">
              <w:rPr>
                <w:rFonts w:hint="eastAsia"/>
                <w:lang w:val="en-US"/>
              </w:rPr>
            </w:rPrChange>
          </w:rPr>
          <w:t>과정은</w:t>
        </w:r>
        <w:r w:rsidRPr="007E208E">
          <w:rPr>
            <w:rFonts w:ascii="Calibri" w:hAnsi="Calibri" w:cs="Calibri"/>
            <w:sz w:val="20"/>
            <w:szCs w:val="20"/>
            <w:lang w:val="en-US"/>
            <w:rPrChange w:id="665" w:author="최광열" w:date="2023-10-28T16:36:00Z">
              <w:rPr>
                <w:lang w:val="en-US"/>
              </w:rPr>
            </w:rPrChange>
          </w:rPr>
          <w:t xml:space="preserve"> </w:t>
        </w:r>
        <w:r w:rsidR="007E208E" w:rsidRPr="007E208E">
          <w:rPr>
            <w:rFonts w:ascii="Calibri" w:hAnsi="Calibri" w:cs="Calibri"/>
            <w:sz w:val="20"/>
            <w:szCs w:val="20"/>
            <w:lang w:val="en-US"/>
            <w:rPrChange w:id="666" w:author="최광열" w:date="2023-10-28T16:36:00Z">
              <w:rPr>
                <w:lang w:val="en-US"/>
              </w:rPr>
            </w:rPrChange>
          </w:rPr>
          <w:t>BSS</w:t>
        </w:r>
      </w:ins>
      <w:ins w:id="667" w:author="최광열" w:date="2023-10-28T16:36:00Z">
        <w:r w:rsidR="007E208E" w:rsidRPr="007E208E">
          <w:rPr>
            <w:rFonts w:ascii="Calibri" w:hAnsi="Calibri" w:cs="Calibri" w:hint="eastAsia"/>
            <w:sz w:val="20"/>
            <w:szCs w:val="20"/>
            <w:lang w:val="en-US"/>
            <w:rPrChange w:id="668" w:author="최광열" w:date="2023-10-28T16:36:00Z">
              <w:rPr>
                <w:rFonts w:hint="eastAsia"/>
                <w:lang w:val="en-US"/>
              </w:rPr>
            </w:rPrChange>
          </w:rPr>
          <w:t>영역에</w:t>
        </w:r>
        <w:r w:rsidR="007E208E" w:rsidRPr="007E208E">
          <w:rPr>
            <w:rFonts w:ascii="Calibri" w:hAnsi="Calibri" w:cs="Calibri"/>
            <w:sz w:val="20"/>
            <w:szCs w:val="20"/>
            <w:lang w:val="en-US"/>
            <w:rPrChange w:id="669" w:author="최광열" w:date="2023-10-28T16:36:00Z">
              <w:rPr>
                <w:lang w:val="en-US"/>
              </w:rPr>
            </w:rPrChange>
          </w:rPr>
          <w:t xml:space="preserve"> </w:t>
        </w:r>
        <w:r w:rsidR="007E208E" w:rsidRPr="007E208E">
          <w:rPr>
            <w:rFonts w:ascii="Calibri" w:hAnsi="Calibri" w:cs="Calibri" w:hint="eastAsia"/>
            <w:sz w:val="20"/>
            <w:szCs w:val="20"/>
            <w:lang w:val="en-US"/>
            <w:rPrChange w:id="670" w:author="최광열" w:date="2023-10-28T16:36:00Z">
              <w:rPr>
                <w:rFonts w:hint="eastAsia"/>
                <w:lang w:val="en-US"/>
              </w:rPr>
            </w:rPrChange>
          </w:rPr>
          <w:t>저장된</w:t>
        </w:r>
        <w:r w:rsidR="007E208E" w:rsidRPr="007E208E">
          <w:rPr>
            <w:rFonts w:ascii="Calibri" w:hAnsi="Calibri" w:cs="Calibri"/>
            <w:sz w:val="20"/>
            <w:szCs w:val="20"/>
            <w:lang w:val="en-US"/>
            <w:rPrChange w:id="671" w:author="최광열" w:date="2023-10-28T16:36:00Z">
              <w:rPr>
                <w:lang w:val="en-US"/>
              </w:rPr>
            </w:rPrChange>
          </w:rPr>
          <w:t xml:space="preserve"> </w:t>
        </w:r>
        <w:r w:rsidR="007E208E" w:rsidRPr="007E208E">
          <w:rPr>
            <w:rFonts w:ascii="Calibri" w:hAnsi="Calibri" w:cs="Calibri" w:hint="eastAsia"/>
            <w:sz w:val="20"/>
            <w:szCs w:val="20"/>
            <w:lang w:val="en-US"/>
            <w:rPrChange w:id="672" w:author="최광열" w:date="2023-10-28T16:36:00Z">
              <w:rPr>
                <w:rFonts w:hint="eastAsia"/>
                <w:lang w:val="en-US"/>
              </w:rPr>
            </w:rPrChange>
          </w:rPr>
          <w:t>데이터들에</w:t>
        </w:r>
        <w:r w:rsidR="007E208E" w:rsidRPr="007E208E">
          <w:rPr>
            <w:rFonts w:ascii="Calibri" w:hAnsi="Calibri" w:cs="Calibri"/>
            <w:sz w:val="20"/>
            <w:szCs w:val="20"/>
            <w:lang w:val="en-US"/>
            <w:rPrChange w:id="673" w:author="최광열" w:date="2023-10-28T16:36:00Z">
              <w:rPr>
                <w:lang w:val="en-US"/>
              </w:rPr>
            </w:rPrChange>
          </w:rPr>
          <w:t xml:space="preserve"> </w:t>
        </w:r>
        <w:r w:rsidR="007E208E" w:rsidRPr="007E208E">
          <w:rPr>
            <w:rFonts w:ascii="Calibri" w:hAnsi="Calibri" w:cs="Calibri" w:hint="eastAsia"/>
            <w:sz w:val="20"/>
            <w:szCs w:val="20"/>
            <w:lang w:val="en-US"/>
            <w:rPrChange w:id="674" w:author="최광열" w:date="2023-10-28T16:36:00Z">
              <w:rPr>
                <w:rFonts w:hint="eastAsia"/>
                <w:lang w:val="en-US"/>
              </w:rPr>
            </w:rPrChange>
          </w:rPr>
          <w:t>해당하</w:t>
        </w:r>
        <w:r w:rsidR="00A85BB1">
          <w:rPr>
            <w:rFonts w:ascii="Calibri" w:hAnsi="Calibri" w:cs="Calibri" w:hint="eastAsia"/>
            <w:sz w:val="20"/>
            <w:szCs w:val="20"/>
            <w:lang w:val="en-US"/>
          </w:rPr>
          <w:t>고</w:t>
        </w:r>
        <w:r w:rsidR="00A85BB1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A85BB1">
          <w:rPr>
            <w:rFonts w:ascii="Calibri" w:hAnsi="Calibri" w:cs="Calibri"/>
            <w:sz w:val="20"/>
            <w:szCs w:val="20"/>
            <w:lang w:val="en-US"/>
          </w:rPr>
          <w:t>0</w:t>
        </w:r>
        <w:r w:rsidR="00A85BB1">
          <w:rPr>
            <w:rFonts w:ascii="Calibri" w:hAnsi="Calibri" w:cs="Calibri" w:hint="eastAsia"/>
            <w:sz w:val="20"/>
            <w:szCs w:val="20"/>
            <w:lang w:val="en-US"/>
          </w:rPr>
          <w:t>으로</w:t>
        </w:r>
        <w:r w:rsidR="00A85BB1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A85BB1">
          <w:rPr>
            <w:rFonts w:ascii="Calibri" w:hAnsi="Calibri" w:cs="Calibri" w:hint="eastAsia"/>
            <w:sz w:val="20"/>
            <w:szCs w:val="20"/>
            <w:lang w:val="en-US"/>
          </w:rPr>
          <w:t>초기화</w:t>
        </w:r>
        <w:r w:rsidR="00A85BB1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A85BB1">
          <w:rPr>
            <w:rFonts w:ascii="Calibri" w:hAnsi="Calibri" w:cs="Calibri" w:hint="eastAsia"/>
            <w:sz w:val="20"/>
            <w:szCs w:val="20"/>
            <w:lang w:val="en-US"/>
          </w:rPr>
          <w:t>되어야한다</w:t>
        </w:r>
        <w:r w:rsidR="00A85BB1">
          <w:rPr>
            <w:rFonts w:ascii="Calibri" w:hAnsi="Calibri" w:cs="Calibri" w:hint="eastAsia"/>
            <w:sz w:val="20"/>
            <w:szCs w:val="20"/>
            <w:lang w:val="en-US"/>
          </w:rPr>
          <w:t>.</w:t>
        </w:r>
        <w:r w:rsidR="00A85BB1">
          <w:rPr>
            <w:rFonts w:ascii="Calibri" w:hAnsi="Calibri" w:cs="Calibri"/>
            <w:sz w:val="20"/>
            <w:szCs w:val="20"/>
            <w:lang w:val="en-US"/>
          </w:rPr>
          <w:t xml:space="preserve"> </w:t>
        </w:r>
      </w:ins>
      <w:ins w:id="675" w:author="최광열" w:date="2023-10-28T16:37:00Z">
        <w:r w:rsidR="00FF115C">
          <w:rPr>
            <w:rFonts w:ascii="Calibri" w:hAnsi="Calibri" w:cs="Calibri" w:hint="eastAsia"/>
            <w:sz w:val="20"/>
            <w:szCs w:val="20"/>
            <w:lang w:val="en-US"/>
          </w:rPr>
          <w:t>예를</w:t>
        </w:r>
        <w:r w:rsidR="00FF115C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FF115C">
          <w:rPr>
            <w:rFonts w:ascii="Calibri" w:hAnsi="Calibri" w:cs="Calibri" w:hint="eastAsia"/>
            <w:sz w:val="20"/>
            <w:szCs w:val="20"/>
            <w:lang w:val="en-US"/>
          </w:rPr>
          <w:t>들어</w:t>
        </w:r>
        <w:r w:rsidR="00FF115C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FF115C">
          <w:rPr>
            <w:rFonts w:ascii="Calibri" w:hAnsi="Calibri" w:cs="Calibri"/>
            <w:sz w:val="20"/>
            <w:szCs w:val="20"/>
            <w:lang w:val="en-US"/>
          </w:rPr>
          <w:t>static</w:t>
        </w:r>
        <w:r w:rsidR="00FF115C">
          <w:rPr>
            <w:rFonts w:ascii="Calibri" w:hAnsi="Calibri" w:cs="Calibri" w:hint="eastAsia"/>
            <w:sz w:val="20"/>
            <w:szCs w:val="20"/>
            <w:lang w:val="en-US"/>
          </w:rPr>
          <w:t>으로</w:t>
        </w:r>
        <w:r w:rsidR="00FF115C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FF115C">
          <w:rPr>
            <w:rFonts w:ascii="Calibri" w:hAnsi="Calibri" w:cs="Calibri" w:hint="eastAsia"/>
            <w:sz w:val="20"/>
            <w:szCs w:val="20"/>
            <w:lang w:val="en-US"/>
          </w:rPr>
          <w:t>선언되고</w:t>
        </w:r>
        <w:r w:rsidR="00FF115C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FF115C">
          <w:rPr>
            <w:rFonts w:ascii="Calibri" w:hAnsi="Calibri" w:cs="Calibri" w:hint="eastAsia"/>
            <w:sz w:val="20"/>
            <w:szCs w:val="20"/>
            <w:lang w:val="en-US"/>
          </w:rPr>
          <w:t>초기화</w:t>
        </w:r>
        <w:r w:rsidR="00FF115C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FF115C">
          <w:rPr>
            <w:rFonts w:ascii="Calibri" w:hAnsi="Calibri" w:cs="Calibri" w:hint="eastAsia"/>
            <w:sz w:val="20"/>
            <w:szCs w:val="20"/>
            <w:lang w:val="en-US"/>
          </w:rPr>
          <w:t>되지</w:t>
        </w:r>
        <w:r w:rsidR="00FF115C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FF115C">
          <w:rPr>
            <w:rFonts w:ascii="Calibri" w:hAnsi="Calibri" w:cs="Calibri" w:hint="eastAsia"/>
            <w:sz w:val="20"/>
            <w:szCs w:val="20"/>
            <w:lang w:val="en-US"/>
          </w:rPr>
          <w:t>않은</w:t>
        </w:r>
        <w:r w:rsidR="00FF115C">
          <w:rPr>
            <w:rFonts w:ascii="Calibri" w:hAnsi="Calibri" w:cs="Calibri"/>
            <w:sz w:val="20"/>
            <w:szCs w:val="20"/>
            <w:lang w:val="en-US"/>
          </w:rPr>
          <w:t xml:space="preserve"> </w:t>
        </w:r>
        <w:r w:rsidR="00FF115C">
          <w:rPr>
            <w:rFonts w:ascii="Calibri" w:hAnsi="Calibri" w:cs="Calibri" w:hint="eastAsia"/>
            <w:sz w:val="20"/>
            <w:szCs w:val="20"/>
            <w:lang w:val="en-US"/>
          </w:rPr>
          <w:t>변수들에</w:t>
        </w:r>
        <w:r w:rsidR="00FF115C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FF115C">
          <w:rPr>
            <w:rFonts w:ascii="Calibri" w:hAnsi="Calibri" w:cs="Calibri" w:hint="eastAsia"/>
            <w:sz w:val="20"/>
            <w:szCs w:val="20"/>
            <w:lang w:val="en-US"/>
          </w:rPr>
          <w:t>해당한다</w:t>
        </w:r>
        <w:r w:rsidR="00FF115C">
          <w:rPr>
            <w:rFonts w:ascii="Calibri" w:hAnsi="Calibri" w:cs="Calibri" w:hint="eastAsia"/>
            <w:sz w:val="20"/>
            <w:szCs w:val="20"/>
            <w:lang w:val="en-US"/>
          </w:rPr>
          <w:t>.</w:t>
        </w:r>
      </w:ins>
      <w:ins w:id="676" w:author="최광열" w:date="2023-10-28T16:38:00Z">
        <w:r w:rsidR="00C0441A">
          <w:rPr>
            <w:rFonts w:ascii="Calibri" w:hAnsi="Calibri" w:cs="Calibri"/>
            <w:sz w:val="20"/>
            <w:szCs w:val="20"/>
            <w:lang w:val="en-US"/>
          </w:rPr>
          <w:t xml:space="preserve"> </w:t>
        </w:r>
        <w:r w:rsidR="00C0441A">
          <w:rPr>
            <w:rFonts w:ascii="Calibri" w:hAnsi="Calibri" w:cs="Calibri" w:hint="eastAsia"/>
            <w:sz w:val="20"/>
            <w:szCs w:val="20"/>
            <w:lang w:val="en-US"/>
          </w:rPr>
          <w:t>이러한</w:t>
        </w:r>
        <w:r w:rsidR="00C0441A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C0441A">
          <w:rPr>
            <w:rFonts w:ascii="Calibri" w:hAnsi="Calibri" w:cs="Calibri" w:hint="eastAsia"/>
            <w:sz w:val="20"/>
            <w:szCs w:val="20"/>
            <w:lang w:val="en-US"/>
          </w:rPr>
          <w:t>과정을</w:t>
        </w:r>
        <w:r w:rsidR="00C0441A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C0441A">
          <w:rPr>
            <w:rFonts w:ascii="Calibri" w:hAnsi="Calibri" w:cs="Calibri" w:hint="eastAsia"/>
            <w:sz w:val="20"/>
            <w:szCs w:val="20"/>
            <w:lang w:val="en-US"/>
          </w:rPr>
          <w:t>위해</w:t>
        </w:r>
        <w:r w:rsidR="00C0441A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9426B1">
          <w:rPr>
            <w:rFonts w:ascii="Calibri" w:hAnsi="Calibri" w:cs="Calibri" w:hint="eastAsia"/>
            <w:sz w:val="20"/>
            <w:szCs w:val="20"/>
            <w:lang w:val="en-US"/>
          </w:rPr>
          <w:t>컴파일</w:t>
        </w:r>
      </w:ins>
      <w:ins w:id="677" w:author="최광열" w:date="2023-10-28T16:39:00Z">
        <w:r w:rsidR="009426B1">
          <w:rPr>
            <w:rFonts w:ascii="Calibri" w:hAnsi="Calibri" w:cs="Calibri" w:hint="eastAsia"/>
            <w:sz w:val="20"/>
            <w:szCs w:val="20"/>
            <w:lang w:val="en-US"/>
          </w:rPr>
          <w:t>에</w:t>
        </w:r>
        <w:r w:rsidR="009426B1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proofErr w:type="gramStart"/>
        <w:r w:rsidR="009426B1" w:rsidRPr="0074243E">
          <w:rPr>
            <w:rFonts w:ascii="Consolas" w:eastAsia="맑은 고딕" w:hAnsi="Consolas" w:cs="맑은 고딕"/>
            <w:sz w:val="20"/>
            <w:szCs w:val="20"/>
            <w:lang w:val="en-US"/>
            <w:rPrChange w:id="678" w:author="최광열" w:date="2024-01-11T15:25:00Z">
              <w:rPr>
                <w:rFonts w:ascii="Calibri" w:hAnsi="Calibri" w:cs="Calibri"/>
                <w:sz w:val="20"/>
                <w:szCs w:val="20"/>
                <w:lang w:val="en-US"/>
              </w:rPr>
            </w:rPrChange>
          </w:rPr>
          <w:t>startup.S</w:t>
        </w:r>
        <w:proofErr w:type="gramEnd"/>
        <w:r w:rsidR="009426B1">
          <w:rPr>
            <w:rFonts w:ascii="Calibri" w:hAnsi="Calibri" w:cs="Calibri" w:hint="eastAsia"/>
            <w:sz w:val="20"/>
            <w:szCs w:val="20"/>
            <w:lang w:val="en-US"/>
          </w:rPr>
          <w:t>파일을</w:t>
        </w:r>
        <w:r w:rsidR="009426B1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9426B1">
          <w:rPr>
            <w:rFonts w:ascii="Calibri" w:hAnsi="Calibri" w:cs="Calibri" w:hint="eastAsia"/>
            <w:sz w:val="20"/>
            <w:szCs w:val="20"/>
            <w:lang w:val="en-US"/>
          </w:rPr>
          <w:t>포함하고</w:t>
        </w:r>
        <w:r w:rsidR="009426B1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9426B1">
          <w:rPr>
            <w:rFonts w:ascii="Calibri" w:hAnsi="Calibri" w:cs="Calibri"/>
            <w:sz w:val="20"/>
            <w:szCs w:val="20"/>
            <w:lang w:val="en-US"/>
          </w:rPr>
          <w:t xml:space="preserve">linker </w:t>
        </w:r>
        <w:r w:rsidR="009426B1">
          <w:rPr>
            <w:rFonts w:ascii="Calibri" w:hAnsi="Calibri" w:cs="Calibri" w:hint="eastAsia"/>
            <w:sz w:val="20"/>
            <w:szCs w:val="20"/>
            <w:lang w:val="en-US"/>
          </w:rPr>
          <w:t>파일</w:t>
        </w:r>
        <w:r w:rsidR="009426B1" w:rsidRPr="0074243E">
          <w:rPr>
            <w:rFonts w:ascii="Consolas" w:eastAsia="맑은 고딕" w:hAnsi="Consolas" w:cs="맑은 고딕" w:hint="eastAsia"/>
            <w:sz w:val="20"/>
            <w:szCs w:val="20"/>
            <w:lang w:val="en-US"/>
            <w:rPrChange w:id="679" w:author="최광열" w:date="2024-01-11T15:25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 xml:space="preserve"> </w:t>
        </w:r>
        <w:r w:rsidR="009426B1" w:rsidRPr="0074243E">
          <w:rPr>
            <w:rFonts w:ascii="Consolas" w:eastAsia="맑은 고딕" w:hAnsi="Consolas" w:cs="맑은 고딕"/>
            <w:sz w:val="20"/>
            <w:szCs w:val="20"/>
            <w:lang w:val="en-US"/>
            <w:rPrChange w:id="680" w:author="최광열" w:date="2024-01-11T15:25:00Z">
              <w:rPr>
                <w:rFonts w:ascii="Calibri" w:hAnsi="Calibri" w:cs="Calibri"/>
                <w:sz w:val="20"/>
                <w:szCs w:val="20"/>
                <w:lang w:val="en-US"/>
              </w:rPr>
            </w:rPrChange>
          </w:rPr>
          <w:t>linker.ld</w:t>
        </w:r>
        <w:r w:rsidR="009426B1">
          <w:rPr>
            <w:rFonts w:ascii="Calibri" w:hAnsi="Calibri" w:cs="Calibri" w:hint="eastAsia"/>
            <w:sz w:val="20"/>
            <w:szCs w:val="20"/>
            <w:lang w:val="en-US"/>
          </w:rPr>
          <w:t>에서</w:t>
        </w:r>
        <w:r w:rsidR="009426B1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9426B1">
          <w:rPr>
            <w:rFonts w:ascii="Calibri" w:hAnsi="Calibri" w:cs="Calibri"/>
            <w:sz w:val="20"/>
            <w:szCs w:val="20"/>
            <w:lang w:val="en-US"/>
          </w:rPr>
          <w:t>entry point</w:t>
        </w:r>
        <w:r w:rsidR="009426B1">
          <w:rPr>
            <w:rFonts w:ascii="Calibri" w:hAnsi="Calibri" w:cs="Calibri" w:hint="eastAsia"/>
            <w:sz w:val="20"/>
            <w:szCs w:val="20"/>
            <w:lang w:val="en-US"/>
          </w:rPr>
          <w:t>를</w:t>
        </w:r>
        <w:r w:rsidR="009426B1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9426B1" w:rsidRPr="0074243E">
          <w:rPr>
            <w:rFonts w:ascii="Consolas" w:eastAsia="맑은 고딕" w:hAnsi="Consolas" w:cs="맑은 고딕"/>
            <w:sz w:val="20"/>
            <w:szCs w:val="20"/>
            <w:lang w:val="en-US"/>
            <w:rPrChange w:id="681" w:author="최광열" w:date="2024-01-11T15:25:00Z">
              <w:rPr>
                <w:rFonts w:ascii="Calibri" w:hAnsi="Calibri" w:cs="Calibri"/>
                <w:sz w:val="20"/>
                <w:szCs w:val="20"/>
                <w:lang w:val="en-US"/>
              </w:rPr>
            </w:rPrChange>
          </w:rPr>
          <w:t>_start_custom_</w:t>
        </w:r>
        <w:r w:rsidR="009426B1">
          <w:rPr>
            <w:rFonts w:ascii="Calibri" w:hAnsi="Calibri" w:cs="Calibri" w:hint="eastAsia"/>
            <w:sz w:val="20"/>
            <w:szCs w:val="20"/>
            <w:lang w:val="en-US"/>
          </w:rPr>
          <w:t>으로</w:t>
        </w:r>
        <w:r w:rsidR="009426B1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9426B1">
          <w:rPr>
            <w:rFonts w:ascii="Calibri" w:hAnsi="Calibri" w:cs="Calibri" w:hint="eastAsia"/>
            <w:sz w:val="20"/>
            <w:szCs w:val="20"/>
            <w:lang w:val="en-US"/>
          </w:rPr>
          <w:t>지정하였다</w:t>
        </w:r>
        <w:r w:rsidR="009426B1">
          <w:rPr>
            <w:rFonts w:ascii="Calibri" w:hAnsi="Calibri" w:cs="Calibri" w:hint="eastAsia"/>
            <w:sz w:val="20"/>
            <w:szCs w:val="20"/>
            <w:lang w:val="en-US"/>
          </w:rPr>
          <w:t>.</w:t>
        </w:r>
      </w:ins>
      <w:ins w:id="682" w:author="최광열" w:date="2023-10-28T16:40:00Z">
        <w:r w:rsidR="00E63464">
          <w:rPr>
            <w:rFonts w:ascii="Calibri" w:hAnsi="Calibri" w:cs="Calibri"/>
            <w:sz w:val="20"/>
            <w:szCs w:val="20"/>
            <w:lang w:val="en-US"/>
          </w:rPr>
          <w:t xml:space="preserve"> </w:t>
        </w:r>
      </w:ins>
      <w:proofErr w:type="gramStart"/>
      <w:ins w:id="683" w:author="최광열" w:date="2023-10-28T16:45:00Z">
        <w:r w:rsidR="00D85C2C" w:rsidRPr="0074243E">
          <w:rPr>
            <w:rFonts w:ascii="Consolas" w:eastAsia="맑은 고딕" w:hAnsi="Consolas" w:cs="맑은 고딕"/>
            <w:sz w:val="20"/>
            <w:szCs w:val="20"/>
            <w:lang w:val="en-US"/>
            <w:rPrChange w:id="684" w:author="최광열" w:date="2024-01-11T15:25:00Z">
              <w:rPr>
                <w:rFonts w:ascii="맑은 고딕" w:eastAsia="맑은 고딕" w:hAnsi="맑은 고딕" w:cs="맑은 고딕"/>
                <w:b/>
                <w:sz w:val="20"/>
                <w:szCs w:val="20"/>
                <w:lang w:val="en-US"/>
              </w:rPr>
            </w:rPrChange>
          </w:rPr>
          <w:t>s</w:t>
        </w:r>
      </w:ins>
      <w:ins w:id="685" w:author="최광열" w:date="2023-10-28T16:40:00Z">
        <w:r w:rsidR="00E63464" w:rsidRPr="0074243E">
          <w:rPr>
            <w:rFonts w:ascii="Consolas" w:eastAsia="맑은 고딕" w:hAnsi="Consolas" w:cs="맑은 고딕"/>
            <w:sz w:val="20"/>
            <w:szCs w:val="20"/>
            <w:lang w:val="en-US"/>
            <w:rPrChange w:id="686" w:author="최광열" w:date="2024-01-11T15:25:00Z">
              <w:rPr>
                <w:rFonts w:ascii="Calibri" w:hAnsi="Calibri" w:cs="Calibri"/>
                <w:sz w:val="20"/>
                <w:szCs w:val="20"/>
                <w:lang w:val="en-US"/>
              </w:rPr>
            </w:rPrChange>
          </w:rPr>
          <w:t>tartup.S</w:t>
        </w:r>
        <w:proofErr w:type="gramEnd"/>
        <w:r w:rsidR="00E63464">
          <w:rPr>
            <w:rFonts w:ascii="Calibri" w:hAnsi="Calibri" w:cs="Calibri" w:hint="eastAsia"/>
            <w:sz w:val="20"/>
            <w:szCs w:val="20"/>
            <w:lang w:val="en-US"/>
          </w:rPr>
          <w:t>는</w:t>
        </w:r>
        <w:r w:rsidR="00E63464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E63464">
          <w:rPr>
            <w:rFonts w:ascii="Calibri" w:hAnsi="Calibri" w:cs="Calibri"/>
            <w:sz w:val="20"/>
            <w:szCs w:val="20"/>
            <w:lang w:val="en-US"/>
          </w:rPr>
          <w:t xml:space="preserve">BSS </w:t>
        </w:r>
        <w:r w:rsidR="00E63464">
          <w:rPr>
            <w:rFonts w:ascii="Calibri" w:hAnsi="Calibri" w:cs="Calibri" w:hint="eastAsia"/>
            <w:sz w:val="20"/>
            <w:szCs w:val="20"/>
            <w:lang w:val="en-US"/>
          </w:rPr>
          <w:t>영역에</w:t>
        </w:r>
        <w:r w:rsidR="00E63464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E63464">
          <w:rPr>
            <w:rFonts w:ascii="Calibri" w:hAnsi="Calibri" w:cs="Calibri" w:hint="eastAsia"/>
            <w:sz w:val="20"/>
            <w:szCs w:val="20"/>
            <w:lang w:val="en-US"/>
          </w:rPr>
          <w:t>해당하는</w:t>
        </w:r>
        <w:r w:rsidR="00E63464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E63464">
          <w:rPr>
            <w:rFonts w:ascii="Calibri" w:hAnsi="Calibri" w:cs="Calibri" w:hint="eastAsia"/>
            <w:sz w:val="20"/>
            <w:szCs w:val="20"/>
            <w:lang w:val="en-US"/>
          </w:rPr>
          <w:t>변수들을</w:t>
        </w:r>
        <w:r w:rsidR="00E63464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E63464">
          <w:rPr>
            <w:rFonts w:ascii="Calibri" w:hAnsi="Calibri" w:cs="Calibri" w:hint="eastAsia"/>
            <w:sz w:val="20"/>
            <w:szCs w:val="20"/>
            <w:lang w:val="en-US"/>
          </w:rPr>
          <w:t>모두</w:t>
        </w:r>
        <w:r w:rsidR="00E63464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E63464">
          <w:rPr>
            <w:rFonts w:ascii="Calibri" w:hAnsi="Calibri" w:cs="Calibri"/>
            <w:sz w:val="20"/>
            <w:szCs w:val="20"/>
            <w:lang w:val="en-US"/>
          </w:rPr>
          <w:t>0</w:t>
        </w:r>
        <w:r w:rsidR="00E63464">
          <w:rPr>
            <w:rFonts w:ascii="Calibri" w:hAnsi="Calibri" w:cs="Calibri" w:hint="eastAsia"/>
            <w:sz w:val="20"/>
            <w:szCs w:val="20"/>
            <w:lang w:val="en-US"/>
          </w:rPr>
          <w:t>으로</w:t>
        </w:r>
        <w:r w:rsidR="00E63464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E63464">
          <w:rPr>
            <w:rFonts w:ascii="Calibri" w:hAnsi="Calibri" w:cs="Calibri" w:hint="eastAsia"/>
            <w:sz w:val="20"/>
            <w:szCs w:val="20"/>
            <w:lang w:val="en-US"/>
          </w:rPr>
          <w:t>초기화</w:t>
        </w:r>
        <w:r w:rsidR="00E63464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E63464">
          <w:rPr>
            <w:rFonts w:ascii="Calibri" w:hAnsi="Calibri" w:cs="Calibri" w:hint="eastAsia"/>
            <w:sz w:val="20"/>
            <w:szCs w:val="20"/>
            <w:lang w:val="en-US"/>
          </w:rPr>
          <w:t>한후</w:t>
        </w:r>
        <w:r w:rsidR="00E63464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E63464">
          <w:rPr>
            <w:rFonts w:ascii="Calibri" w:hAnsi="Calibri" w:cs="Calibri"/>
            <w:sz w:val="20"/>
            <w:szCs w:val="20"/>
            <w:lang w:val="en-US"/>
          </w:rPr>
          <w:t>main</w:t>
        </w:r>
        <w:r w:rsidR="00E63464">
          <w:rPr>
            <w:rFonts w:ascii="Calibri" w:hAnsi="Calibri" w:cs="Calibri" w:hint="eastAsia"/>
            <w:sz w:val="20"/>
            <w:szCs w:val="20"/>
            <w:lang w:val="en-US"/>
          </w:rPr>
          <w:t>함수로</w:t>
        </w:r>
        <w:r w:rsidR="00E63464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E63464">
          <w:rPr>
            <w:rFonts w:ascii="Calibri" w:hAnsi="Calibri" w:cs="Calibri"/>
            <w:sz w:val="20"/>
            <w:szCs w:val="20"/>
            <w:lang w:val="en-US"/>
          </w:rPr>
          <w:t>jump</w:t>
        </w:r>
        <w:r w:rsidR="00E63464">
          <w:rPr>
            <w:rFonts w:ascii="Calibri" w:hAnsi="Calibri" w:cs="Calibri" w:hint="eastAsia"/>
            <w:sz w:val="20"/>
            <w:szCs w:val="20"/>
            <w:lang w:val="en-US"/>
          </w:rPr>
          <w:t>한다</w:t>
        </w:r>
        <w:r w:rsidR="00E63464">
          <w:rPr>
            <w:rFonts w:ascii="Calibri" w:hAnsi="Calibri" w:cs="Calibri" w:hint="eastAsia"/>
            <w:sz w:val="20"/>
            <w:szCs w:val="20"/>
            <w:lang w:val="en-US"/>
          </w:rPr>
          <w:t>.</w:t>
        </w:r>
      </w:ins>
    </w:p>
    <w:p w14:paraId="6DA304FD" w14:textId="22034144" w:rsidR="006B7E2D" w:rsidRDefault="006B7E2D" w:rsidP="00DF3D85">
      <w:pPr>
        <w:ind w:firstLineChars="100" w:firstLine="200"/>
        <w:rPr>
          <w:ins w:id="687" w:author="최광열" w:date="2023-10-28T16:45:00Z"/>
          <w:rFonts w:ascii="Calibri" w:hAnsi="Calibri" w:cs="Calibri"/>
          <w:sz w:val="20"/>
          <w:szCs w:val="20"/>
          <w:lang w:val="en-US"/>
        </w:rPr>
      </w:pPr>
    </w:p>
    <w:p w14:paraId="7B336FB5" w14:textId="6205A986" w:rsidR="0097693F" w:rsidRPr="00443DF8" w:rsidRDefault="006B7E2D" w:rsidP="008C7F3D">
      <w:pPr>
        <w:ind w:firstLineChars="100" w:firstLine="200"/>
        <w:rPr>
          <w:ins w:id="688" w:author="최광열" w:date="2023-10-28T17:01:00Z"/>
          <w:rFonts w:ascii="Calibri" w:hAnsi="Calibri" w:cs="Calibri" w:hint="eastAsia"/>
          <w:sz w:val="20"/>
          <w:szCs w:val="20"/>
          <w:lang w:val="en-US"/>
          <w:rPrChange w:id="689" w:author="최광열" w:date="2024-01-11T15:13:00Z">
            <w:rPr>
              <w:ins w:id="690" w:author="최광열" w:date="2023-10-28T17:01:00Z"/>
              <w:rFonts w:ascii="Calibri" w:hAnsi="Calibri" w:cs="Calibri"/>
              <w:sz w:val="20"/>
              <w:szCs w:val="20"/>
              <w:lang w:val="en-US"/>
            </w:rPr>
          </w:rPrChange>
        </w:rPr>
      </w:pPr>
      <w:ins w:id="691" w:author="최광열" w:date="2023-10-28T16:45:00Z">
        <w:r w:rsidRPr="00443DF8">
          <w:rPr>
            <w:rFonts w:ascii="Calibri" w:hAnsi="Calibri" w:cs="Calibri"/>
            <w:sz w:val="20"/>
            <w:szCs w:val="20"/>
            <w:lang w:val="en-US"/>
            <w:rPrChange w:id="692" w:author="최광열" w:date="2024-01-11T15:13:00Z">
              <w:rPr>
                <w:rFonts w:ascii="Calibri" w:hAnsi="Calibri" w:cs="Calibri"/>
                <w:sz w:val="20"/>
                <w:szCs w:val="20"/>
                <w:lang w:val="en-US"/>
              </w:rPr>
            </w:rPrChange>
          </w:rPr>
          <w:t>ELF</w:t>
        </w:r>
        <w:r w:rsidRPr="00443DF8">
          <w:rPr>
            <w:rFonts w:ascii="Calibri" w:hAnsi="Calibri" w:cs="Calibri" w:hint="eastAsia"/>
            <w:sz w:val="20"/>
            <w:szCs w:val="20"/>
            <w:lang w:val="en-US"/>
            <w:rPrChange w:id="693" w:author="최광열" w:date="2024-01-11T15:13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>를</w:t>
        </w:r>
        <w:r w:rsidRPr="00443DF8">
          <w:rPr>
            <w:rFonts w:ascii="Calibri" w:hAnsi="Calibri" w:cs="Calibri" w:hint="eastAsia"/>
            <w:sz w:val="20"/>
            <w:szCs w:val="20"/>
            <w:lang w:val="en-US"/>
            <w:rPrChange w:id="694" w:author="최광열" w:date="2024-01-11T15:13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 xml:space="preserve"> </w:t>
        </w:r>
        <w:r w:rsidRPr="00443DF8">
          <w:rPr>
            <w:rFonts w:ascii="Calibri" w:hAnsi="Calibri" w:cs="Calibri" w:hint="eastAsia"/>
            <w:sz w:val="20"/>
            <w:szCs w:val="20"/>
            <w:lang w:val="en-US"/>
            <w:rPrChange w:id="695" w:author="최광열" w:date="2024-01-11T15:13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>실행한</w:t>
        </w:r>
        <w:r w:rsidRPr="00443DF8">
          <w:rPr>
            <w:rFonts w:ascii="Calibri" w:hAnsi="Calibri" w:cs="Calibri" w:hint="eastAsia"/>
            <w:sz w:val="20"/>
            <w:szCs w:val="20"/>
            <w:lang w:val="en-US"/>
            <w:rPrChange w:id="696" w:author="최광열" w:date="2024-01-11T15:13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 xml:space="preserve"> </w:t>
        </w:r>
        <w:r w:rsidRPr="00443DF8">
          <w:rPr>
            <w:rFonts w:ascii="Calibri" w:hAnsi="Calibri" w:cs="Calibri" w:hint="eastAsia"/>
            <w:sz w:val="20"/>
            <w:szCs w:val="20"/>
            <w:lang w:val="en-US"/>
            <w:rPrChange w:id="697" w:author="최광열" w:date="2024-01-11T15:13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>후</w:t>
        </w:r>
        <w:r w:rsidRPr="00443DF8">
          <w:rPr>
            <w:rFonts w:ascii="Calibri" w:hAnsi="Calibri" w:cs="Calibri" w:hint="eastAsia"/>
            <w:sz w:val="20"/>
            <w:szCs w:val="20"/>
            <w:lang w:val="en-US"/>
            <w:rPrChange w:id="698" w:author="최광열" w:date="2024-01-11T15:13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 xml:space="preserve"> </w:t>
        </w:r>
        <w:r w:rsidRPr="00443DF8">
          <w:rPr>
            <w:rFonts w:ascii="Calibri" w:hAnsi="Calibri" w:cs="Calibri" w:hint="eastAsia"/>
            <w:sz w:val="20"/>
            <w:szCs w:val="20"/>
            <w:lang w:val="en-US"/>
            <w:rPrChange w:id="699" w:author="최광열" w:date="2024-01-11T15:13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>원래의</w:t>
        </w:r>
        <w:r w:rsidRPr="00443DF8">
          <w:rPr>
            <w:rFonts w:ascii="Calibri" w:hAnsi="Calibri" w:cs="Calibri" w:hint="eastAsia"/>
            <w:sz w:val="20"/>
            <w:szCs w:val="20"/>
            <w:lang w:val="en-US"/>
            <w:rPrChange w:id="700" w:author="최광열" w:date="2024-01-11T15:13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 xml:space="preserve"> </w:t>
        </w:r>
      </w:ins>
      <w:ins w:id="701" w:author="최광열" w:date="2023-10-28T16:46:00Z">
        <w:r w:rsidRPr="00443DF8">
          <w:rPr>
            <w:rFonts w:ascii="Calibri" w:hAnsi="Calibri" w:cs="Calibri" w:hint="eastAsia"/>
            <w:sz w:val="20"/>
            <w:szCs w:val="20"/>
            <w:lang w:val="en-US"/>
            <w:rPrChange w:id="702" w:author="최광열" w:date="2024-01-11T15:13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>함수로</w:t>
        </w:r>
        <w:r w:rsidRPr="00443DF8">
          <w:rPr>
            <w:rFonts w:ascii="Calibri" w:hAnsi="Calibri" w:cs="Calibri" w:hint="eastAsia"/>
            <w:sz w:val="20"/>
            <w:szCs w:val="20"/>
            <w:lang w:val="en-US"/>
            <w:rPrChange w:id="703" w:author="최광열" w:date="2024-01-11T15:13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 xml:space="preserve"> </w:t>
        </w:r>
        <w:r w:rsidRPr="00443DF8">
          <w:rPr>
            <w:rFonts w:ascii="Calibri" w:hAnsi="Calibri" w:cs="Calibri"/>
            <w:sz w:val="20"/>
            <w:szCs w:val="20"/>
            <w:lang w:val="en-US"/>
            <w:rPrChange w:id="704" w:author="최광열" w:date="2024-01-11T15:13:00Z">
              <w:rPr>
                <w:rFonts w:ascii="Calibri" w:hAnsi="Calibri" w:cs="Calibri"/>
                <w:sz w:val="20"/>
                <w:szCs w:val="20"/>
                <w:lang w:val="en-US"/>
              </w:rPr>
            </w:rPrChange>
          </w:rPr>
          <w:t>return</w:t>
        </w:r>
        <w:r w:rsidRPr="00443DF8">
          <w:rPr>
            <w:rFonts w:ascii="Calibri" w:hAnsi="Calibri" w:cs="Calibri" w:hint="eastAsia"/>
            <w:sz w:val="20"/>
            <w:szCs w:val="20"/>
            <w:lang w:val="en-US"/>
            <w:rPrChange w:id="705" w:author="최광열" w:date="2024-01-11T15:13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>하기</w:t>
        </w:r>
        <w:r w:rsidRPr="00443DF8">
          <w:rPr>
            <w:rFonts w:ascii="Calibri" w:hAnsi="Calibri" w:cs="Calibri" w:hint="eastAsia"/>
            <w:sz w:val="20"/>
            <w:szCs w:val="20"/>
            <w:lang w:val="en-US"/>
            <w:rPrChange w:id="706" w:author="최광열" w:date="2024-01-11T15:13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 xml:space="preserve"> </w:t>
        </w:r>
        <w:r w:rsidRPr="00443DF8">
          <w:rPr>
            <w:rFonts w:ascii="Calibri" w:hAnsi="Calibri" w:cs="Calibri" w:hint="eastAsia"/>
            <w:sz w:val="20"/>
            <w:szCs w:val="20"/>
            <w:lang w:val="en-US"/>
            <w:rPrChange w:id="707" w:author="최광열" w:date="2024-01-11T15:13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>위해</w:t>
        </w:r>
        <w:r w:rsidRPr="00443DF8">
          <w:rPr>
            <w:rFonts w:ascii="Calibri" w:hAnsi="Calibri" w:cs="Calibri" w:hint="eastAsia"/>
            <w:sz w:val="20"/>
            <w:szCs w:val="20"/>
            <w:lang w:val="en-US"/>
            <w:rPrChange w:id="708" w:author="최광열" w:date="2024-01-11T15:13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 xml:space="preserve"> </w:t>
        </w:r>
        <w:r w:rsidRPr="00443DF8">
          <w:rPr>
            <w:rFonts w:ascii="Calibri" w:hAnsi="Calibri" w:cs="Calibri" w:hint="eastAsia"/>
            <w:sz w:val="20"/>
            <w:szCs w:val="20"/>
            <w:lang w:val="en-US"/>
            <w:rPrChange w:id="709" w:author="최광열" w:date="2024-01-11T15:13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>기존의</w:t>
        </w:r>
        <w:r w:rsidRPr="00443DF8">
          <w:rPr>
            <w:rFonts w:ascii="Calibri" w:hAnsi="Calibri" w:cs="Calibri" w:hint="eastAsia"/>
            <w:sz w:val="20"/>
            <w:szCs w:val="20"/>
            <w:lang w:val="en-US"/>
            <w:rPrChange w:id="710" w:author="최광열" w:date="2024-01-11T15:13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 xml:space="preserve"> </w:t>
        </w:r>
        <w:r w:rsidRPr="00443DF8">
          <w:rPr>
            <w:rFonts w:ascii="Calibri" w:hAnsi="Calibri" w:cs="Calibri" w:hint="eastAsia"/>
            <w:sz w:val="20"/>
            <w:szCs w:val="20"/>
            <w:lang w:val="en-US"/>
            <w:rPrChange w:id="711" w:author="최광열" w:date="2024-01-11T15:13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>레지스터에</w:t>
        </w:r>
        <w:r w:rsidRPr="00443DF8">
          <w:rPr>
            <w:rFonts w:ascii="Calibri" w:hAnsi="Calibri" w:cs="Calibri" w:hint="eastAsia"/>
            <w:sz w:val="20"/>
            <w:szCs w:val="20"/>
            <w:lang w:val="en-US"/>
            <w:rPrChange w:id="712" w:author="최광열" w:date="2024-01-11T15:13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 xml:space="preserve"> </w:t>
        </w:r>
        <w:r w:rsidRPr="00443DF8">
          <w:rPr>
            <w:rFonts w:ascii="Calibri" w:hAnsi="Calibri" w:cs="Calibri" w:hint="eastAsia"/>
            <w:sz w:val="20"/>
            <w:szCs w:val="20"/>
            <w:lang w:val="en-US"/>
            <w:rPrChange w:id="713" w:author="최광열" w:date="2024-01-11T15:13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>존재하던</w:t>
        </w:r>
        <w:r w:rsidRPr="00443DF8">
          <w:rPr>
            <w:rFonts w:ascii="Calibri" w:hAnsi="Calibri" w:cs="Calibri" w:hint="eastAsia"/>
            <w:sz w:val="20"/>
            <w:szCs w:val="20"/>
            <w:lang w:val="en-US"/>
            <w:rPrChange w:id="714" w:author="최광열" w:date="2024-01-11T15:13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 xml:space="preserve"> </w:t>
        </w:r>
        <w:r w:rsidRPr="00443DF8">
          <w:rPr>
            <w:rFonts w:ascii="Calibri" w:hAnsi="Calibri" w:cs="Calibri" w:hint="eastAsia"/>
            <w:sz w:val="20"/>
            <w:szCs w:val="20"/>
            <w:lang w:val="en-US"/>
            <w:rPrChange w:id="715" w:author="최광열" w:date="2024-01-11T15:13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>모든</w:t>
        </w:r>
        <w:r w:rsidRPr="00443DF8">
          <w:rPr>
            <w:rFonts w:ascii="Calibri" w:hAnsi="Calibri" w:cs="Calibri" w:hint="eastAsia"/>
            <w:sz w:val="20"/>
            <w:szCs w:val="20"/>
            <w:lang w:val="en-US"/>
            <w:rPrChange w:id="716" w:author="최광열" w:date="2024-01-11T15:13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 xml:space="preserve"> </w:t>
        </w:r>
        <w:r w:rsidRPr="00443DF8">
          <w:rPr>
            <w:rFonts w:ascii="Calibri" w:hAnsi="Calibri" w:cs="Calibri" w:hint="eastAsia"/>
            <w:sz w:val="20"/>
            <w:szCs w:val="20"/>
            <w:lang w:val="en-US"/>
            <w:rPrChange w:id="717" w:author="최광열" w:date="2024-01-11T15:13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>값들을</w:t>
        </w:r>
        <w:r w:rsidRPr="00443DF8">
          <w:rPr>
            <w:rFonts w:ascii="Calibri" w:hAnsi="Calibri" w:cs="Calibri" w:hint="eastAsia"/>
            <w:sz w:val="20"/>
            <w:szCs w:val="20"/>
            <w:lang w:val="en-US"/>
            <w:rPrChange w:id="718" w:author="최광열" w:date="2024-01-11T15:13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 xml:space="preserve"> </w:t>
        </w:r>
        <w:r w:rsidRPr="00443DF8">
          <w:rPr>
            <w:rFonts w:ascii="Calibri" w:hAnsi="Calibri" w:cs="Calibri"/>
            <w:sz w:val="20"/>
            <w:szCs w:val="20"/>
            <w:lang w:val="en-US"/>
            <w:rPrChange w:id="719" w:author="최광열" w:date="2024-01-11T15:13:00Z">
              <w:rPr>
                <w:rFonts w:ascii="Calibri" w:hAnsi="Calibri" w:cs="Calibri"/>
                <w:sz w:val="20"/>
                <w:szCs w:val="20"/>
                <w:lang w:val="en-US"/>
              </w:rPr>
            </w:rPrChange>
          </w:rPr>
          <w:t>stack</w:t>
        </w:r>
        <w:r w:rsidRPr="00443DF8">
          <w:rPr>
            <w:rFonts w:ascii="Calibri" w:hAnsi="Calibri" w:cs="Calibri" w:hint="eastAsia"/>
            <w:sz w:val="20"/>
            <w:szCs w:val="20"/>
            <w:lang w:val="en-US"/>
            <w:rPrChange w:id="720" w:author="최광열" w:date="2024-01-11T15:13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>에</w:t>
        </w:r>
        <w:r w:rsidRPr="00443DF8">
          <w:rPr>
            <w:rFonts w:ascii="Calibri" w:hAnsi="Calibri" w:cs="Calibri" w:hint="eastAsia"/>
            <w:sz w:val="20"/>
            <w:szCs w:val="20"/>
            <w:lang w:val="en-US"/>
            <w:rPrChange w:id="721" w:author="최광열" w:date="2024-01-11T15:13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 xml:space="preserve"> </w:t>
        </w:r>
        <w:r w:rsidRPr="00443DF8">
          <w:rPr>
            <w:rFonts w:ascii="Calibri" w:hAnsi="Calibri" w:cs="Calibri" w:hint="eastAsia"/>
            <w:sz w:val="20"/>
            <w:szCs w:val="20"/>
            <w:lang w:val="en-US"/>
            <w:rPrChange w:id="722" w:author="최광열" w:date="2024-01-11T15:13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>저장한다</w:t>
        </w:r>
        <w:r w:rsidRPr="00443DF8">
          <w:rPr>
            <w:rFonts w:ascii="Calibri" w:hAnsi="Calibri" w:cs="Calibri" w:hint="eastAsia"/>
            <w:sz w:val="20"/>
            <w:szCs w:val="20"/>
            <w:lang w:val="en-US"/>
            <w:rPrChange w:id="723" w:author="최광열" w:date="2024-01-11T15:13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>.</w:t>
        </w:r>
      </w:ins>
      <w:ins w:id="724" w:author="최광열" w:date="2024-01-11T17:29:00Z">
        <w:r w:rsidR="003E2AE0">
          <w:rPr>
            <w:rFonts w:ascii="Calibri" w:hAnsi="Calibri" w:cs="Calibri"/>
            <w:sz w:val="20"/>
            <w:szCs w:val="20"/>
            <w:lang w:val="en-US"/>
          </w:rPr>
          <w:t xml:space="preserve"> </w:t>
        </w:r>
        <w:r w:rsidR="003E2AE0" w:rsidRPr="00897ABD">
          <w:rPr>
            <w:rFonts w:ascii="Consolas" w:eastAsia="맑은 고딕" w:hAnsi="Consolas" w:cs="맑은 고딕"/>
            <w:sz w:val="20"/>
            <w:szCs w:val="20"/>
            <w:lang w:val="en-US"/>
          </w:rPr>
          <w:t>sub sp, sp, #256</w:t>
        </w:r>
        <w:r w:rsidR="003E2AE0">
          <w:rPr>
            <w:rFonts w:ascii="Calibri" w:hAnsi="Calibri" w:cs="Calibri" w:hint="eastAsia"/>
            <w:sz w:val="20"/>
            <w:szCs w:val="20"/>
            <w:lang w:val="en-US"/>
          </w:rPr>
          <w:t>은</w:t>
        </w:r>
        <w:r w:rsidR="003E2AE0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3E2AE0">
          <w:rPr>
            <w:rFonts w:ascii="Calibri" w:hAnsi="Calibri" w:cs="Calibri" w:hint="eastAsia"/>
            <w:sz w:val="20"/>
            <w:szCs w:val="20"/>
            <w:lang w:val="en-US"/>
          </w:rPr>
          <w:t>스택</w:t>
        </w:r>
        <w:r w:rsidR="003E2AE0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</w:ins>
      <w:ins w:id="725" w:author="최광열" w:date="2024-01-11T17:30:00Z">
        <w:r w:rsidR="003E2AE0">
          <w:rPr>
            <w:rFonts w:ascii="Calibri" w:hAnsi="Calibri" w:cs="Calibri" w:hint="eastAsia"/>
            <w:sz w:val="20"/>
            <w:szCs w:val="20"/>
            <w:lang w:val="en-US"/>
          </w:rPr>
          <w:t>포인터의</w:t>
        </w:r>
        <w:r w:rsidR="003E2AE0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3E2AE0">
          <w:rPr>
            <w:rFonts w:ascii="Calibri" w:hAnsi="Calibri" w:cs="Calibri" w:hint="eastAsia"/>
            <w:sz w:val="20"/>
            <w:szCs w:val="20"/>
            <w:lang w:val="en-US"/>
          </w:rPr>
          <w:t>값을</w:t>
        </w:r>
        <w:r w:rsidR="003E2AE0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3E2AE0">
          <w:rPr>
            <w:rFonts w:ascii="Calibri" w:hAnsi="Calibri" w:cs="Calibri" w:hint="eastAsia"/>
            <w:sz w:val="20"/>
            <w:szCs w:val="20"/>
            <w:lang w:val="en-US"/>
          </w:rPr>
          <w:t>빼</w:t>
        </w:r>
        <w:r w:rsidR="003E2AE0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3E2AE0">
          <w:rPr>
            <w:rFonts w:ascii="Calibri" w:hAnsi="Calibri" w:cs="Calibri" w:hint="eastAsia"/>
            <w:sz w:val="20"/>
            <w:szCs w:val="20"/>
            <w:lang w:val="en-US"/>
          </w:rPr>
          <w:t>레지스터</w:t>
        </w:r>
        <w:r w:rsidR="003E2AE0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3E2AE0">
          <w:rPr>
            <w:rFonts w:ascii="Calibri" w:hAnsi="Calibri" w:cs="Calibri" w:hint="eastAsia"/>
            <w:sz w:val="20"/>
            <w:szCs w:val="20"/>
            <w:lang w:val="en-US"/>
          </w:rPr>
          <w:t>값들을</w:t>
        </w:r>
        <w:r w:rsidR="003E2AE0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3E2AE0">
          <w:rPr>
            <w:rFonts w:ascii="Calibri" w:hAnsi="Calibri" w:cs="Calibri" w:hint="eastAsia"/>
            <w:sz w:val="20"/>
            <w:szCs w:val="20"/>
            <w:lang w:val="en-US"/>
          </w:rPr>
          <w:t>저장할</w:t>
        </w:r>
        <w:r w:rsidR="003E2AE0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3E2AE0">
          <w:rPr>
            <w:rFonts w:ascii="Calibri" w:hAnsi="Calibri" w:cs="Calibri" w:hint="eastAsia"/>
            <w:sz w:val="20"/>
            <w:szCs w:val="20"/>
            <w:lang w:val="en-US"/>
          </w:rPr>
          <w:t>공간을</w:t>
        </w:r>
        <w:r w:rsidR="003E2AE0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3E2AE0">
          <w:rPr>
            <w:rFonts w:ascii="Calibri" w:hAnsi="Calibri" w:cs="Calibri" w:hint="eastAsia"/>
            <w:sz w:val="20"/>
            <w:szCs w:val="20"/>
            <w:lang w:val="en-US"/>
          </w:rPr>
          <w:t>확보한다</w:t>
        </w:r>
        <w:r w:rsidR="003E2AE0">
          <w:rPr>
            <w:rFonts w:ascii="Calibri" w:hAnsi="Calibri" w:cs="Calibri" w:hint="eastAsia"/>
            <w:sz w:val="20"/>
            <w:szCs w:val="20"/>
            <w:lang w:val="en-US"/>
          </w:rPr>
          <w:t>.</w:t>
        </w:r>
        <w:r w:rsidR="00DD703A">
          <w:rPr>
            <w:rFonts w:ascii="Calibri" w:hAnsi="Calibri" w:cs="Calibri"/>
            <w:sz w:val="20"/>
            <w:szCs w:val="20"/>
            <w:lang w:val="en-US"/>
          </w:rPr>
          <w:t xml:space="preserve"> </w:t>
        </w:r>
        <w:r w:rsidR="00DD703A" w:rsidRPr="00897ABD">
          <w:rPr>
            <w:rFonts w:ascii="Consolas" w:eastAsia="맑은 고딕" w:hAnsi="Consolas" w:cs="맑은 고딕"/>
            <w:sz w:val="20"/>
            <w:szCs w:val="20"/>
            <w:lang w:val="en-US"/>
          </w:rPr>
          <w:t>str x0, [sp, #8]</w:t>
        </w:r>
        <w:r w:rsidR="00DD703A">
          <w:rPr>
            <w:rFonts w:ascii="Calibri" w:hAnsi="Calibri" w:cs="Calibri" w:hint="eastAsia"/>
            <w:sz w:val="20"/>
            <w:szCs w:val="20"/>
            <w:lang w:val="en-US"/>
          </w:rPr>
          <w:t>은</w:t>
        </w:r>
        <w:r w:rsidR="00DD703A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DD703A">
          <w:rPr>
            <w:rFonts w:ascii="Calibri" w:hAnsi="Calibri" w:cs="Calibri" w:hint="eastAsia"/>
            <w:sz w:val="20"/>
            <w:szCs w:val="20"/>
            <w:lang w:val="en-US"/>
          </w:rPr>
          <w:t>스택으로부터</w:t>
        </w:r>
        <w:r w:rsidR="00DD703A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DD703A">
          <w:rPr>
            <w:rFonts w:ascii="Calibri" w:hAnsi="Calibri" w:cs="Calibri" w:hint="eastAsia"/>
            <w:sz w:val="20"/>
            <w:szCs w:val="20"/>
            <w:lang w:val="en-US"/>
          </w:rPr>
          <w:t>첫번째</w:t>
        </w:r>
        <w:r w:rsidR="00DD703A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DD703A">
          <w:rPr>
            <w:rFonts w:ascii="Calibri" w:hAnsi="Calibri" w:cs="Calibri" w:hint="eastAsia"/>
            <w:sz w:val="20"/>
            <w:szCs w:val="20"/>
            <w:lang w:val="en-US"/>
          </w:rPr>
          <w:t>위치에</w:t>
        </w:r>
        <w:r w:rsidR="00DD703A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DD703A">
          <w:rPr>
            <w:rFonts w:ascii="Calibri" w:hAnsi="Calibri" w:cs="Calibri" w:hint="eastAsia"/>
            <w:sz w:val="20"/>
            <w:szCs w:val="20"/>
            <w:lang w:val="en-US"/>
          </w:rPr>
          <w:t>레지스터</w:t>
        </w:r>
      </w:ins>
      <w:ins w:id="726" w:author="최광열" w:date="2024-01-11T17:31:00Z">
        <w:r w:rsidR="00984C3D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984C3D" w:rsidRPr="00897ABD">
          <w:rPr>
            <w:rFonts w:ascii="Consolas" w:eastAsia="맑은 고딕" w:hAnsi="Consolas" w:cs="맑은 고딕"/>
            <w:sz w:val="20"/>
            <w:szCs w:val="20"/>
            <w:lang w:val="en-US"/>
          </w:rPr>
          <w:t>x0</w:t>
        </w:r>
      </w:ins>
      <w:ins w:id="727" w:author="최광열" w:date="2024-01-11T17:30:00Z">
        <w:r w:rsidR="00DD703A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DD703A">
          <w:rPr>
            <w:rFonts w:ascii="Calibri" w:hAnsi="Calibri" w:cs="Calibri" w:hint="eastAsia"/>
            <w:sz w:val="20"/>
            <w:szCs w:val="20"/>
            <w:lang w:val="en-US"/>
          </w:rPr>
          <w:t>값을</w:t>
        </w:r>
        <w:r w:rsidR="00DD703A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DD703A">
          <w:rPr>
            <w:rFonts w:ascii="Calibri" w:hAnsi="Calibri" w:cs="Calibri" w:hint="eastAsia"/>
            <w:sz w:val="20"/>
            <w:szCs w:val="20"/>
            <w:lang w:val="en-US"/>
          </w:rPr>
          <w:t>저장</w:t>
        </w:r>
      </w:ins>
      <w:ins w:id="728" w:author="최광열" w:date="2024-01-11T17:31:00Z">
        <w:r w:rsidR="00DD703A">
          <w:rPr>
            <w:rFonts w:ascii="Calibri" w:hAnsi="Calibri" w:cs="Calibri" w:hint="eastAsia"/>
            <w:sz w:val="20"/>
            <w:szCs w:val="20"/>
            <w:lang w:val="en-US"/>
          </w:rPr>
          <w:t>하며</w:t>
        </w:r>
        <w:r w:rsidR="00DD703A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984C3D" w:rsidRPr="00897ABD">
          <w:rPr>
            <w:rFonts w:ascii="Consolas" w:eastAsia="맑은 고딕" w:hAnsi="Consolas" w:cs="맑은 고딕"/>
            <w:sz w:val="20"/>
            <w:szCs w:val="20"/>
            <w:lang w:val="en-US"/>
          </w:rPr>
          <w:t>x</w:t>
        </w:r>
        <w:r w:rsidR="00984C3D">
          <w:rPr>
            <w:rFonts w:ascii="Consolas" w:eastAsia="맑은 고딕" w:hAnsi="Consolas" w:cs="맑은 고딕"/>
            <w:sz w:val="20"/>
            <w:szCs w:val="20"/>
            <w:lang w:val="en-US"/>
          </w:rPr>
          <w:t>3</w:t>
        </w:r>
        <w:r w:rsidR="00984C3D" w:rsidRPr="00897ABD">
          <w:rPr>
            <w:rFonts w:ascii="Consolas" w:eastAsia="맑은 고딕" w:hAnsi="Consolas" w:cs="맑은 고딕"/>
            <w:sz w:val="20"/>
            <w:szCs w:val="20"/>
            <w:lang w:val="en-US"/>
          </w:rPr>
          <w:t>0</w:t>
        </w:r>
        <w:r w:rsidR="00DD703A">
          <w:rPr>
            <w:rFonts w:ascii="Calibri" w:hAnsi="Calibri" w:cs="Calibri" w:hint="eastAsia"/>
            <w:sz w:val="20"/>
            <w:szCs w:val="20"/>
            <w:lang w:val="en-US"/>
          </w:rPr>
          <w:t>까지</w:t>
        </w:r>
        <w:r w:rsidR="00DD703A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DD703A">
          <w:rPr>
            <w:rFonts w:ascii="Calibri" w:hAnsi="Calibri" w:cs="Calibri" w:hint="eastAsia"/>
            <w:sz w:val="20"/>
            <w:szCs w:val="20"/>
            <w:lang w:val="en-US"/>
          </w:rPr>
          <w:t>반복한다</w:t>
        </w:r>
        <w:r w:rsidR="00DD703A">
          <w:rPr>
            <w:rFonts w:ascii="Calibri" w:hAnsi="Calibri" w:cs="Calibri" w:hint="eastAsia"/>
            <w:sz w:val="20"/>
            <w:szCs w:val="20"/>
            <w:lang w:val="en-US"/>
          </w:rPr>
          <w:t>.</w:t>
        </w:r>
      </w:ins>
      <w:ins w:id="729" w:author="최광열" w:date="2023-10-28T16:46:00Z">
        <w:r w:rsidRPr="00443DF8">
          <w:rPr>
            <w:rFonts w:ascii="Calibri" w:hAnsi="Calibri" w:cs="Calibri"/>
            <w:sz w:val="20"/>
            <w:szCs w:val="20"/>
            <w:lang w:val="en-US"/>
            <w:rPrChange w:id="730" w:author="최광열" w:date="2024-01-11T15:13:00Z">
              <w:rPr>
                <w:rFonts w:ascii="Calibri" w:hAnsi="Calibri" w:cs="Calibri"/>
                <w:sz w:val="20"/>
                <w:szCs w:val="20"/>
                <w:lang w:val="en-US"/>
              </w:rPr>
            </w:rPrChange>
          </w:rPr>
          <w:t xml:space="preserve"> </w:t>
        </w:r>
        <w:r w:rsidRPr="00443DF8">
          <w:rPr>
            <w:rFonts w:ascii="Calibri" w:hAnsi="Calibri" w:cs="Calibri" w:hint="eastAsia"/>
            <w:sz w:val="20"/>
            <w:szCs w:val="20"/>
            <w:lang w:val="en-US"/>
            <w:rPrChange w:id="731" w:author="최광열" w:date="2024-01-11T15:13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>또한</w:t>
        </w:r>
        <w:r w:rsidRPr="00443DF8">
          <w:rPr>
            <w:rFonts w:ascii="Calibri" w:hAnsi="Calibri" w:cs="Calibri"/>
            <w:sz w:val="20"/>
            <w:szCs w:val="20"/>
            <w:lang w:val="en-US"/>
            <w:rPrChange w:id="732" w:author="최광열" w:date="2024-01-11T15:13:00Z">
              <w:rPr>
                <w:rFonts w:ascii="Calibri" w:hAnsi="Calibri" w:cs="Calibri"/>
                <w:sz w:val="20"/>
                <w:szCs w:val="20"/>
                <w:lang w:val="en-US"/>
              </w:rPr>
            </w:rPrChange>
          </w:rPr>
          <w:t xml:space="preserve"> ELF</w:t>
        </w:r>
        <w:r w:rsidRPr="00443DF8">
          <w:rPr>
            <w:rFonts w:ascii="Calibri" w:hAnsi="Calibri" w:cs="Calibri" w:hint="eastAsia"/>
            <w:sz w:val="20"/>
            <w:szCs w:val="20"/>
            <w:lang w:val="en-US"/>
            <w:rPrChange w:id="733" w:author="최광열" w:date="2024-01-11T15:13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>의</w:t>
        </w:r>
        <w:r w:rsidRPr="00443DF8">
          <w:rPr>
            <w:rFonts w:ascii="Calibri" w:hAnsi="Calibri" w:cs="Calibri" w:hint="eastAsia"/>
            <w:sz w:val="20"/>
            <w:szCs w:val="20"/>
            <w:lang w:val="en-US"/>
            <w:rPrChange w:id="734" w:author="최광열" w:date="2024-01-11T15:13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 xml:space="preserve"> </w:t>
        </w:r>
        <w:r w:rsidRPr="00443DF8">
          <w:rPr>
            <w:rFonts w:ascii="Calibri" w:hAnsi="Calibri" w:cs="Calibri"/>
            <w:sz w:val="20"/>
            <w:szCs w:val="20"/>
            <w:lang w:val="en-US"/>
            <w:rPrChange w:id="735" w:author="최광열" w:date="2024-01-11T15:13:00Z">
              <w:rPr>
                <w:rFonts w:ascii="Calibri" w:hAnsi="Calibri" w:cs="Calibri"/>
                <w:sz w:val="20"/>
                <w:szCs w:val="20"/>
                <w:lang w:val="en-US"/>
              </w:rPr>
            </w:rPrChange>
          </w:rPr>
          <w:t>stack pointer</w:t>
        </w:r>
        <w:r w:rsidRPr="00443DF8">
          <w:rPr>
            <w:rFonts w:ascii="Calibri" w:hAnsi="Calibri" w:cs="Calibri" w:hint="eastAsia"/>
            <w:sz w:val="20"/>
            <w:szCs w:val="20"/>
            <w:lang w:val="en-US"/>
            <w:rPrChange w:id="736" w:author="최광열" w:date="2024-01-11T15:13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>또한</w:t>
        </w:r>
        <w:r w:rsidRPr="00443DF8">
          <w:rPr>
            <w:rFonts w:ascii="Calibri" w:hAnsi="Calibri" w:cs="Calibri" w:hint="eastAsia"/>
            <w:sz w:val="20"/>
            <w:szCs w:val="20"/>
            <w:lang w:val="en-US"/>
            <w:rPrChange w:id="737" w:author="최광열" w:date="2024-01-11T15:13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 xml:space="preserve"> </w:t>
        </w:r>
        <w:r w:rsidRPr="00443DF8">
          <w:rPr>
            <w:rFonts w:ascii="Calibri" w:hAnsi="Calibri" w:cs="Calibri" w:hint="eastAsia"/>
            <w:sz w:val="20"/>
            <w:szCs w:val="20"/>
            <w:lang w:val="en-US"/>
            <w:rPrChange w:id="738" w:author="최광열" w:date="2024-01-11T15:13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>기존과</w:t>
        </w:r>
        <w:r w:rsidRPr="00443DF8">
          <w:rPr>
            <w:rFonts w:ascii="Calibri" w:hAnsi="Calibri" w:cs="Calibri" w:hint="eastAsia"/>
            <w:sz w:val="20"/>
            <w:szCs w:val="20"/>
            <w:lang w:val="en-US"/>
            <w:rPrChange w:id="739" w:author="최광열" w:date="2024-01-11T15:13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 xml:space="preserve"> </w:t>
        </w:r>
        <w:r w:rsidRPr="00443DF8">
          <w:rPr>
            <w:rFonts w:ascii="Calibri" w:hAnsi="Calibri" w:cs="Calibri" w:hint="eastAsia"/>
            <w:sz w:val="20"/>
            <w:szCs w:val="20"/>
            <w:lang w:val="en-US"/>
            <w:rPrChange w:id="740" w:author="최광열" w:date="2024-01-11T15:13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>다른</w:t>
        </w:r>
        <w:r w:rsidRPr="00443DF8">
          <w:rPr>
            <w:rFonts w:ascii="Calibri" w:hAnsi="Calibri" w:cs="Calibri"/>
            <w:sz w:val="20"/>
            <w:szCs w:val="20"/>
            <w:lang w:val="en-US"/>
            <w:rPrChange w:id="741" w:author="최광열" w:date="2024-01-11T15:13:00Z">
              <w:rPr>
                <w:rFonts w:ascii="Calibri" w:hAnsi="Calibri" w:cs="Calibri"/>
                <w:sz w:val="20"/>
                <w:szCs w:val="20"/>
                <w:lang w:val="en-US"/>
              </w:rPr>
            </w:rPrChange>
          </w:rPr>
          <w:t xml:space="preserve"> </w:t>
        </w:r>
        <w:r w:rsidRPr="00443DF8">
          <w:rPr>
            <w:rFonts w:ascii="Calibri" w:hAnsi="Calibri" w:cs="Calibri" w:hint="eastAsia"/>
            <w:sz w:val="20"/>
            <w:szCs w:val="20"/>
            <w:lang w:val="en-US"/>
            <w:rPrChange w:id="742" w:author="최광열" w:date="2024-01-11T15:13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>값을</w:t>
        </w:r>
        <w:r w:rsidRPr="00443DF8">
          <w:rPr>
            <w:rFonts w:ascii="Calibri" w:hAnsi="Calibri" w:cs="Calibri" w:hint="eastAsia"/>
            <w:sz w:val="20"/>
            <w:szCs w:val="20"/>
            <w:lang w:val="en-US"/>
            <w:rPrChange w:id="743" w:author="최광열" w:date="2024-01-11T15:13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 xml:space="preserve"> </w:t>
        </w:r>
        <w:r w:rsidRPr="00443DF8">
          <w:rPr>
            <w:rFonts w:ascii="Calibri" w:hAnsi="Calibri" w:cs="Calibri" w:hint="eastAsia"/>
            <w:sz w:val="20"/>
            <w:szCs w:val="20"/>
            <w:lang w:val="en-US"/>
            <w:rPrChange w:id="744" w:author="최광열" w:date="2024-01-11T15:13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>가지기</w:t>
        </w:r>
        <w:r w:rsidRPr="00443DF8">
          <w:rPr>
            <w:rFonts w:ascii="Calibri" w:hAnsi="Calibri" w:cs="Calibri" w:hint="eastAsia"/>
            <w:sz w:val="20"/>
            <w:szCs w:val="20"/>
            <w:lang w:val="en-US"/>
            <w:rPrChange w:id="745" w:author="최광열" w:date="2024-01-11T15:13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 xml:space="preserve"> </w:t>
        </w:r>
        <w:r w:rsidRPr="00443DF8">
          <w:rPr>
            <w:rFonts w:ascii="Calibri" w:hAnsi="Calibri" w:cs="Calibri" w:hint="eastAsia"/>
            <w:sz w:val="20"/>
            <w:szCs w:val="20"/>
            <w:lang w:val="en-US"/>
            <w:rPrChange w:id="746" w:author="최광열" w:date="2024-01-11T15:13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>때문에</w:t>
        </w:r>
        <w:r w:rsidRPr="00443DF8">
          <w:rPr>
            <w:rFonts w:ascii="Calibri" w:hAnsi="Calibri" w:cs="Calibri" w:hint="eastAsia"/>
            <w:sz w:val="20"/>
            <w:szCs w:val="20"/>
            <w:lang w:val="en-US"/>
            <w:rPrChange w:id="747" w:author="최광열" w:date="2024-01-11T15:13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 xml:space="preserve"> </w:t>
        </w:r>
        <w:r w:rsidR="00904DE4" w:rsidRPr="00443DF8">
          <w:rPr>
            <w:rFonts w:ascii="Calibri" w:hAnsi="Calibri" w:cs="Calibri" w:hint="eastAsia"/>
            <w:sz w:val="20"/>
            <w:szCs w:val="20"/>
            <w:lang w:val="en-US"/>
            <w:rPrChange w:id="748" w:author="최광열" w:date="2024-01-11T15:13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>컴파일</w:t>
        </w:r>
        <w:r w:rsidR="00904DE4" w:rsidRPr="00443DF8">
          <w:rPr>
            <w:rFonts w:ascii="Calibri" w:hAnsi="Calibri" w:cs="Calibri" w:hint="eastAsia"/>
            <w:sz w:val="20"/>
            <w:szCs w:val="20"/>
            <w:lang w:val="en-US"/>
            <w:rPrChange w:id="749" w:author="최광열" w:date="2024-01-11T15:13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 xml:space="preserve"> </w:t>
        </w:r>
        <w:r w:rsidR="00904DE4" w:rsidRPr="00443DF8">
          <w:rPr>
            <w:rFonts w:ascii="Calibri" w:hAnsi="Calibri" w:cs="Calibri" w:hint="eastAsia"/>
            <w:sz w:val="20"/>
            <w:szCs w:val="20"/>
            <w:lang w:val="en-US"/>
            <w:rPrChange w:id="750" w:author="최광열" w:date="2024-01-11T15:13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>후</w:t>
        </w:r>
        <w:r w:rsidR="00904DE4" w:rsidRPr="00443DF8">
          <w:rPr>
            <w:rFonts w:ascii="Calibri" w:hAnsi="Calibri" w:cs="Calibri" w:hint="eastAsia"/>
            <w:sz w:val="20"/>
            <w:szCs w:val="20"/>
            <w:lang w:val="en-US"/>
            <w:rPrChange w:id="751" w:author="최광열" w:date="2024-01-11T15:13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 xml:space="preserve"> </w:t>
        </w:r>
      </w:ins>
      <w:ins w:id="752" w:author="최광열" w:date="2023-10-28T16:47:00Z">
        <w:r w:rsidR="00904DE4" w:rsidRPr="00443DF8">
          <w:rPr>
            <w:rFonts w:ascii="Calibri" w:hAnsi="Calibri" w:cs="Calibri" w:hint="eastAsia"/>
            <w:sz w:val="20"/>
            <w:szCs w:val="20"/>
            <w:lang w:val="en-US"/>
            <w:rPrChange w:id="753" w:author="최광열" w:date="2024-01-11T15:13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>주어지는</w:t>
        </w:r>
        <w:r w:rsidR="00904DE4" w:rsidRPr="00443DF8">
          <w:rPr>
            <w:rFonts w:ascii="Calibri" w:hAnsi="Calibri" w:cs="Calibri" w:hint="eastAsia"/>
            <w:sz w:val="20"/>
            <w:szCs w:val="20"/>
            <w:lang w:val="en-US"/>
            <w:rPrChange w:id="754" w:author="최광열" w:date="2024-01-11T15:13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 xml:space="preserve"> </w:t>
        </w:r>
        <w:r w:rsidR="00904DE4" w:rsidRPr="00443DF8">
          <w:rPr>
            <w:rFonts w:ascii="Calibri" w:hAnsi="Calibri" w:cs="Calibri"/>
            <w:sz w:val="20"/>
            <w:szCs w:val="20"/>
            <w:lang w:val="en-US"/>
            <w:rPrChange w:id="755" w:author="최광열" w:date="2024-01-11T15:13:00Z">
              <w:rPr>
                <w:rFonts w:ascii="Calibri" w:hAnsi="Calibri" w:cs="Calibri"/>
                <w:sz w:val="20"/>
                <w:szCs w:val="20"/>
                <w:lang w:val="en-US"/>
              </w:rPr>
            </w:rPrChange>
          </w:rPr>
          <w:t xml:space="preserve">stack </w:t>
        </w:r>
        <w:r w:rsidR="00904DE4" w:rsidRPr="00443DF8">
          <w:rPr>
            <w:rFonts w:ascii="Calibri" w:hAnsi="Calibri" w:cs="Calibri" w:hint="eastAsia"/>
            <w:sz w:val="20"/>
            <w:szCs w:val="20"/>
            <w:lang w:val="en-US"/>
            <w:rPrChange w:id="756" w:author="최광열" w:date="2024-01-11T15:13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>p</w:t>
        </w:r>
        <w:r w:rsidR="00904DE4" w:rsidRPr="00443DF8">
          <w:rPr>
            <w:rFonts w:ascii="Calibri" w:hAnsi="Calibri" w:cs="Calibri"/>
            <w:sz w:val="20"/>
            <w:szCs w:val="20"/>
            <w:lang w:val="en-US"/>
            <w:rPrChange w:id="757" w:author="최광열" w:date="2024-01-11T15:13:00Z">
              <w:rPr>
                <w:rFonts w:ascii="Calibri" w:hAnsi="Calibri" w:cs="Calibri"/>
                <w:sz w:val="20"/>
                <w:szCs w:val="20"/>
                <w:lang w:val="en-US"/>
              </w:rPr>
            </w:rPrChange>
          </w:rPr>
          <w:t>ointe</w:t>
        </w:r>
        <w:r w:rsidR="00904DE4" w:rsidRPr="00443DF8">
          <w:rPr>
            <w:rFonts w:ascii="Calibri" w:hAnsi="Calibri" w:cs="Calibri" w:hint="eastAsia"/>
            <w:sz w:val="20"/>
            <w:szCs w:val="20"/>
            <w:lang w:val="en-US"/>
            <w:rPrChange w:id="758" w:author="최광열" w:date="2024-01-11T15:13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>r</w:t>
        </w:r>
        <w:r w:rsidR="00904DE4" w:rsidRPr="00443DF8">
          <w:rPr>
            <w:rFonts w:ascii="Calibri" w:hAnsi="Calibri" w:cs="Calibri" w:hint="eastAsia"/>
            <w:sz w:val="20"/>
            <w:szCs w:val="20"/>
            <w:lang w:val="en-US"/>
            <w:rPrChange w:id="759" w:author="최광열" w:date="2024-01-11T15:13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>값을</w:t>
        </w:r>
        <w:r w:rsidR="00904DE4" w:rsidRPr="00443DF8">
          <w:rPr>
            <w:rFonts w:ascii="Calibri" w:hAnsi="Calibri" w:cs="Calibri" w:hint="eastAsia"/>
            <w:sz w:val="20"/>
            <w:szCs w:val="20"/>
            <w:lang w:val="en-US"/>
            <w:rPrChange w:id="760" w:author="최광열" w:date="2024-01-11T15:13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 xml:space="preserve"> </w:t>
        </w:r>
        <w:r w:rsidR="00904DE4" w:rsidRPr="00443DF8">
          <w:rPr>
            <w:rFonts w:ascii="Calibri" w:hAnsi="Calibri" w:cs="Calibri" w:hint="eastAsia"/>
            <w:sz w:val="20"/>
            <w:szCs w:val="20"/>
            <w:lang w:val="en-US"/>
            <w:rPrChange w:id="761" w:author="최광열" w:date="2024-01-11T15:13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>레지스터에</w:t>
        </w:r>
        <w:r w:rsidR="00904DE4" w:rsidRPr="00443DF8">
          <w:rPr>
            <w:rFonts w:ascii="Calibri" w:hAnsi="Calibri" w:cs="Calibri" w:hint="eastAsia"/>
            <w:sz w:val="20"/>
            <w:szCs w:val="20"/>
            <w:lang w:val="en-US"/>
            <w:rPrChange w:id="762" w:author="최광열" w:date="2024-01-11T15:13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 xml:space="preserve"> </w:t>
        </w:r>
        <w:r w:rsidR="0067167F" w:rsidRPr="00443DF8">
          <w:rPr>
            <w:rFonts w:ascii="Calibri" w:hAnsi="Calibri" w:cs="Calibri" w:hint="eastAsia"/>
            <w:sz w:val="20"/>
            <w:szCs w:val="20"/>
            <w:lang w:val="en-US"/>
            <w:rPrChange w:id="763" w:author="최광열" w:date="2024-01-11T15:13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>l</w:t>
        </w:r>
        <w:r w:rsidR="0067167F" w:rsidRPr="00443DF8">
          <w:rPr>
            <w:rFonts w:ascii="Calibri" w:hAnsi="Calibri" w:cs="Calibri"/>
            <w:sz w:val="20"/>
            <w:szCs w:val="20"/>
            <w:lang w:val="en-US"/>
            <w:rPrChange w:id="764" w:author="최광열" w:date="2024-01-11T15:13:00Z">
              <w:rPr>
                <w:rFonts w:ascii="Calibri" w:hAnsi="Calibri" w:cs="Calibri"/>
                <w:sz w:val="20"/>
                <w:szCs w:val="20"/>
                <w:lang w:val="en-US"/>
              </w:rPr>
            </w:rPrChange>
          </w:rPr>
          <w:t>oad</w:t>
        </w:r>
        <w:r w:rsidR="00904DE4" w:rsidRPr="00443DF8">
          <w:rPr>
            <w:rFonts w:ascii="Calibri" w:hAnsi="Calibri" w:cs="Calibri" w:hint="eastAsia"/>
            <w:sz w:val="20"/>
            <w:szCs w:val="20"/>
            <w:lang w:val="en-US"/>
            <w:rPrChange w:id="765" w:author="최광열" w:date="2024-01-11T15:13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 xml:space="preserve"> </w:t>
        </w:r>
        <w:r w:rsidR="00904DE4" w:rsidRPr="00443DF8">
          <w:rPr>
            <w:rFonts w:ascii="Calibri" w:hAnsi="Calibri" w:cs="Calibri" w:hint="eastAsia"/>
            <w:sz w:val="20"/>
            <w:szCs w:val="20"/>
            <w:lang w:val="en-US"/>
            <w:rPrChange w:id="766" w:author="최광열" w:date="2024-01-11T15:13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>한다</w:t>
        </w:r>
        <w:r w:rsidR="00904DE4" w:rsidRPr="00443DF8">
          <w:rPr>
            <w:rFonts w:ascii="Calibri" w:hAnsi="Calibri" w:cs="Calibri" w:hint="eastAsia"/>
            <w:sz w:val="20"/>
            <w:szCs w:val="20"/>
            <w:lang w:val="en-US"/>
            <w:rPrChange w:id="767" w:author="최광열" w:date="2024-01-11T15:13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>.</w:t>
        </w:r>
        <w:r w:rsidR="00904DE4" w:rsidRPr="00443DF8">
          <w:rPr>
            <w:rFonts w:ascii="Calibri" w:hAnsi="Calibri" w:cs="Calibri"/>
            <w:sz w:val="20"/>
            <w:szCs w:val="20"/>
            <w:lang w:val="en-US"/>
            <w:rPrChange w:id="768" w:author="최광열" w:date="2024-01-11T15:13:00Z">
              <w:rPr>
                <w:rFonts w:ascii="Calibri" w:hAnsi="Calibri" w:cs="Calibri"/>
                <w:sz w:val="20"/>
                <w:szCs w:val="20"/>
                <w:lang w:val="en-US"/>
              </w:rPr>
            </w:rPrChange>
          </w:rPr>
          <w:t xml:space="preserve"> </w:t>
        </w:r>
        <w:r w:rsidR="00B92017" w:rsidRPr="00443DF8">
          <w:rPr>
            <w:rFonts w:ascii="Calibri" w:hAnsi="Calibri" w:cs="Calibri" w:hint="eastAsia"/>
            <w:sz w:val="20"/>
            <w:szCs w:val="20"/>
            <w:lang w:val="en-US"/>
            <w:rPrChange w:id="769" w:author="최광열" w:date="2024-01-11T15:13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>이후에는</w:t>
        </w:r>
        <w:r w:rsidR="00B92017" w:rsidRPr="00443DF8">
          <w:rPr>
            <w:rFonts w:ascii="Calibri" w:hAnsi="Calibri" w:cs="Calibri" w:hint="eastAsia"/>
            <w:sz w:val="20"/>
            <w:szCs w:val="20"/>
            <w:lang w:val="en-US"/>
            <w:rPrChange w:id="770" w:author="최광열" w:date="2024-01-11T15:13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 xml:space="preserve"> </w:t>
        </w:r>
        <w:r w:rsidR="00B92017" w:rsidRPr="00443DF8">
          <w:rPr>
            <w:rFonts w:ascii="Calibri" w:hAnsi="Calibri" w:cs="Calibri"/>
            <w:sz w:val="20"/>
            <w:szCs w:val="20"/>
            <w:lang w:val="en-US"/>
            <w:rPrChange w:id="771" w:author="최광열" w:date="2024-01-11T15:13:00Z">
              <w:rPr>
                <w:rFonts w:ascii="Calibri" w:hAnsi="Calibri" w:cs="Calibri"/>
                <w:sz w:val="20"/>
                <w:szCs w:val="20"/>
                <w:lang w:val="en-US"/>
              </w:rPr>
            </w:rPrChange>
          </w:rPr>
          <w:t>entry point</w:t>
        </w:r>
        <w:r w:rsidR="00B92017" w:rsidRPr="00443DF8">
          <w:rPr>
            <w:rFonts w:ascii="Calibri" w:hAnsi="Calibri" w:cs="Calibri" w:hint="eastAsia"/>
            <w:sz w:val="20"/>
            <w:szCs w:val="20"/>
            <w:lang w:val="en-US"/>
            <w:rPrChange w:id="772" w:author="최광열" w:date="2024-01-11T15:13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>로</w:t>
        </w:r>
        <w:r w:rsidR="00B92017" w:rsidRPr="00443DF8">
          <w:rPr>
            <w:rFonts w:ascii="Calibri" w:hAnsi="Calibri" w:cs="Calibri" w:hint="eastAsia"/>
            <w:sz w:val="20"/>
            <w:szCs w:val="20"/>
            <w:lang w:val="en-US"/>
            <w:rPrChange w:id="773" w:author="최광열" w:date="2024-01-11T15:13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 xml:space="preserve"> </w:t>
        </w:r>
        <w:r w:rsidR="00B92017" w:rsidRPr="00443DF8">
          <w:rPr>
            <w:rFonts w:ascii="Calibri" w:hAnsi="Calibri" w:cs="Calibri"/>
            <w:sz w:val="20"/>
            <w:szCs w:val="20"/>
            <w:lang w:val="en-US"/>
            <w:rPrChange w:id="774" w:author="최광열" w:date="2024-01-11T15:13:00Z">
              <w:rPr>
                <w:rFonts w:ascii="Calibri" w:hAnsi="Calibri" w:cs="Calibri"/>
                <w:sz w:val="20"/>
                <w:szCs w:val="20"/>
                <w:lang w:val="en-US"/>
              </w:rPr>
            </w:rPrChange>
          </w:rPr>
          <w:t>jump</w:t>
        </w:r>
        <w:r w:rsidR="00B92017" w:rsidRPr="00443DF8">
          <w:rPr>
            <w:rFonts w:ascii="Calibri" w:hAnsi="Calibri" w:cs="Calibri" w:hint="eastAsia"/>
            <w:sz w:val="20"/>
            <w:szCs w:val="20"/>
            <w:lang w:val="en-US"/>
            <w:rPrChange w:id="775" w:author="최광열" w:date="2024-01-11T15:13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>하게</w:t>
        </w:r>
        <w:r w:rsidR="00B92017" w:rsidRPr="00443DF8">
          <w:rPr>
            <w:rFonts w:ascii="Calibri" w:hAnsi="Calibri" w:cs="Calibri" w:hint="eastAsia"/>
            <w:sz w:val="20"/>
            <w:szCs w:val="20"/>
            <w:lang w:val="en-US"/>
            <w:rPrChange w:id="776" w:author="최광열" w:date="2024-01-11T15:13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 xml:space="preserve"> </w:t>
        </w:r>
        <w:r w:rsidR="00B92017" w:rsidRPr="00443DF8">
          <w:rPr>
            <w:rFonts w:ascii="Calibri" w:hAnsi="Calibri" w:cs="Calibri" w:hint="eastAsia"/>
            <w:sz w:val="20"/>
            <w:szCs w:val="20"/>
            <w:lang w:val="en-US"/>
            <w:rPrChange w:id="777" w:author="최광열" w:date="2024-01-11T15:13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>된다</w:t>
        </w:r>
        <w:r w:rsidR="00B92017" w:rsidRPr="00443DF8">
          <w:rPr>
            <w:rFonts w:ascii="Calibri" w:hAnsi="Calibri" w:cs="Calibri" w:hint="eastAsia"/>
            <w:sz w:val="20"/>
            <w:szCs w:val="20"/>
            <w:lang w:val="en-US"/>
            <w:rPrChange w:id="778" w:author="최광열" w:date="2024-01-11T15:13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>.</w:t>
        </w:r>
        <w:r w:rsidR="00186058" w:rsidRPr="00443DF8">
          <w:rPr>
            <w:rFonts w:ascii="Calibri" w:hAnsi="Calibri" w:cs="Calibri"/>
            <w:sz w:val="20"/>
            <w:szCs w:val="20"/>
            <w:lang w:val="en-US"/>
            <w:rPrChange w:id="779" w:author="최광열" w:date="2024-01-11T15:13:00Z">
              <w:rPr>
                <w:rFonts w:ascii="Calibri" w:hAnsi="Calibri" w:cs="Calibri"/>
                <w:sz w:val="20"/>
                <w:szCs w:val="20"/>
                <w:lang w:val="en-US"/>
              </w:rPr>
            </w:rPrChange>
          </w:rPr>
          <w:t xml:space="preserve"> </w:t>
        </w:r>
        <w:r w:rsidR="00186058" w:rsidRPr="00443DF8">
          <w:rPr>
            <w:rFonts w:ascii="Calibri" w:hAnsi="Calibri" w:cs="Calibri" w:hint="eastAsia"/>
            <w:sz w:val="20"/>
            <w:szCs w:val="20"/>
            <w:lang w:val="en-US"/>
            <w:rPrChange w:id="780" w:author="최광열" w:date="2024-01-11T15:13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>단</w:t>
        </w:r>
        <w:r w:rsidR="00186058" w:rsidRPr="00443DF8">
          <w:rPr>
            <w:rFonts w:ascii="Calibri" w:hAnsi="Calibri" w:cs="Calibri" w:hint="eastAsia"/>
            <w:sz w:val="20"/>
            <w:szCs w:val="20"/>
            <w:lang w:val="en-US"/>
            <w:rPrChange w:id="781" w:author="최광열" w:date="2024-01-11T15:13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>,</w:t>
        </w:r>
        <w:r w:rsidR="00186058" w:rsidRPr="00443DF8">
          <w:rPr>
            <w:rFonts w:ascii="Calibri" w:hAnsi="Calibri" w:cs="Calibri"/>
            <w:sz w:val="20"/>
            <w:szCs w:val="20"/>
            <w:lang w:val="en-US"/>
            <w:rPrChange w:id="782" w:author="최광열" w:date="2024-01-11T15:13:00Z">
              <w:rPr>
                <w:rFonts w:ascii="Calibri" w:hAnsi="Calibri" w:cs="Calibri"/>
                <w:sz w:val="20"/>
                <w:szCs w:val="20"/>
                <w:lang w:val="en-US"/>
              </w:rPr>
            </w:rPrChange>
          </w:rPr>
          <w:t xml:space="preserve"> </w:t>
        </w:r>
        <w:r w:rsidR="00186058" w:rsidRPr="00443DF8">
          <w:rPr>
            <w:rFonts w:ascii="Calibri" w:hAnsi="Calibri" w:cs="Calibri" w:hint="eastAsia"/>
            <w:sz w:val="20"/>
            <w:szCs w:val="20"/>
            <w:lang w:val="en-US"/>
            <w:rPrChange w:id="783" w:author="최광열" w:date="2024-01-11T15:13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>기존</w:t>
        </w:r>
      </w:ins>
      <w:ins w:id="784" w:author="최광열" w:date="2023-10-28T16:48:00Z">
        <w:r w:rsidR="00186058" w:rsidRPr="00443DF8">
          <w:rPr>
            <w:rFonts w:ascii="Calibri" w:hAnsi="Calibri" w:cs="Calibri" w:hint="eastAsia"/>
            <w:sz w:val="20"/>
            <w:szCs w:val="20"/>
            <w:lang w:val="en-US"/>
            <w:rPrChange w:id="785" w:author="최광열" w:date="2024-01-11T15:13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>의</w:t>
        </w:r>
        <w:r w:rsidR="00186058" w:rsidRPr="00443DF8">
          <w:rPr>
            <w:rFonts w:ascii="Calibri" w:hAnsi="Calibri" w:cs="Calibri" w:hint="eastAsia"/>
            <w:sz w:val="20"/>
            <w:szCs w:val="20"/>
            <w:lang w:val="en-US"/>
            <w:rPrChange w:id="786" w:author="최광열" w:date="2024-01-11T15:13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 xml:space="preserve"> </w:t>
        </w:r>
        <w:r w:rsidR="00186058" w:rsidRPr="00443DF8">
          <w:rPr>
            <w:rFonts w:ascii="Calibri" w:hAnsi="Calibri" w:cs="Calibri"/>
            <w:sz w:val="20"/>
            <w:szCs w:val="20"/>
            <w:lang w:val="en-US"/>
            <w:rPrChange w:id="787" w:author="최광열" w:date="2024-01-11T15:13:00Z">
              <w:rPr>
                <w:rFonts w:ascii="Calibri" w:hAnsi="Calibri" w:cs="Calibri"/>
                <w:sz w:val="20"/>
                <w:szCs w:val="20"/>
                <w:lang w:val="en-US"/>
              </w:rPr>
            </w:rPrChange>
          </w:rPr>
          <w:t>data cache, intstruction cache</w:t>
        </w:r>
        <w:r w:rsidR="00186058" w:rsidRPr="00443DF8">
          <w:rPr>
            <w:rFonts w:ascii="Calibri" w:hAnsi="Calibri" w:cs="Calibri" w:hint="eastAsia"/>
            <w:sz w:val="20"/>
            <w:szCs w:val="20"/>
            <w:lang w:val="en-US"/>
            <w:rPrChange w:id="788" w:author="최광열" w:date="2024-01-11T15:13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>에</w:t>
        </w:r>
        <w:r w:rsidR="00186058" w:rsidRPr="00443DF8">
          <w:rPr>
            <w:rFonts w:ascii="Calibri" w:hAnsi="Calibri" w:cs="Calibri" w:hint="eastAsia"/>
            <w:sz w:val="20"/>
            <w:szCs w:val="20"/>
            <w:lang w:val="en-US"/>
            <w:rPrChange w:id="789" w:author="최광열" w:date="2024-01-11T15:13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 xml:space="preserve"> </w:t>
        </w:r>
        <w:r w:rsidR="00186058" w:rsidRPr="00443DF8">
          <w:rPr>
            <w:rFonts w:ascii="Calibri" w:hAnsi="Calibri" w:cs="Calibri" w:hint="eastAsia"/>
            <w:sz w:val="20"/>
            <w:szCs w:val="20"/>
            <w:lang w:val="en-US"/>
            <w:rPrChange w:id="790" w:author="최광열" w:date="2024-01-11T15:13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>존재하던</w:t>
        </w:r>
        <w:r w:rsidR="00186058" w:rsidRPr="00443DF8">
          <w:rPr>
            <w:rFonts w:ascii="Calibri" w:hAnsi="Calibri" w:cs="Calibri" w:hint="eastAsia"/>
            <w:sz w:val="20"/>
            <w:szCs w:val="20"/>
            <w:lang w:val="en-US"/>
            <w:rPrChange w:id="791" w:author="최광열" w:date="2024-01-11T15:13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 xml:space="preserve"> </w:t>
        </w:r>
        <w:r w:rsidR="00186058" w:rsidRPr="00443DF8">
          <w:rPr>
            <w:rFonts w:ascii="Calibri" w:hAnsi="Calibri" w:cs="Calibri" w:hint="eastAsia"/>
            <w:sz w:val="20"/>
            <w:szCs w:val="20"/>
            <w:lang w:val="en-US"/>
            <w:rPrChange w:id="792" w:author="최광열" w:date="2024-01-11T15:13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>값이</w:t>
        </w:r>
        <w:r w:rsidR="00186058" w:rsidRPr="00443DF8">
          <w:rPr>
            <w:rFonts w:ascii="Calibri" w:hAnsi="Calibri" w:cs="Calibri" w:hint="eastAsia"/>
            <w:sz w:val="20"/>
            <w:szCs w:val="20"/>
            <w:lang w:val="en-US"/>
            <w:rPrChange w:id="793" w:author="최광열" w:date="2024-01-11T15:13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 xml:space="preserve"> </w:t>
        </w:r>
        <w:r w:rsidR="00186058" w:rsidRPr="00443DF8">
          <w:rPr>
            <w:rFonts w:ascii="Calibri" w:hAnsi="Calibri" w:cs="Calibri" w:hint="eastAsia"/>
            <w:sz w:val="20"/>
            <w:szCs w:val="20"/>
            <w:lang w:val="en-US"/>
            <w:rPrChange w:id="794" w:author="최광열" w:date="2024-01-11T15:13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>사용되는</w:t>
        </w:r>
        <w:r w:rsidR="00186058" w:rsidRPr="00443DF8">
          <w:rPr>
            <w:rFonts w:ascii="Calibri" w:hAnsi="Calibri" w:cs="Calibri" w:hint="eastAsia"/>
            <w:sz w:val="20"/>
            <w:szCs w:val="20"/>
            <w:lang w:val="en-US"/>
            <w:rPrChange w:id="795" w:author="최광열" w:date="2024-01-11T15:13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 xml:space="preserve"> </w:t>
        </w:r>
        <w:r w:rsidR="00186058" w:rsidRPr="00443DF8">
          <w:rPr>
            <w:rFonts w:ascii="Calibri" w:hAnsi="Calibri" w:cs="Calibri" w:hint="eastAsia"/>
            <w:sz w:val="20"/>
            <w:szCs w:val="20"/>
            <w:lang w:val="en-US"/>
            <w:rPrChange w:id="796" w:author="최광열" w:date="2024-01-11T15:13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>것을</w:t>
        </w:r>
        <w:r w:rsidR="00186058" w:rsidRPr="00443DF8">
          <w:rPr>
            <w:rFonts w:ascii="Calibri" w:hAnsi="Calibri" w:cs="Calibri" w:hint="eastAsia"/>
            <w:sz w:val="20"/>
            <w:szCs w:val="20"/>
            <w:lang w:val="en-US"/>
            <w:rPrChange w:id="797" w:author="최광열" w:date="2024-01-11T15:13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 xml:space="preserve"> </w:t>
        </w:r>
        <w:r w:rsidR="00186058" w:rsidRPr="00443DF8">
          <w:rPr>
            <w:rFonts w:ascii="Calibri" w:hAnsi="Calibri" w:cs="Calibri" w:hint="eastAsia"/>
            <w:sz w:val="20"/>
            <w:szCs w:val="20"/>
            <w:lang w:val="en-US"/>
            <w:rPrChange w:id="798" w:author="최광열" w:date="2024-01-11T15:13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>방지</w:t>
        </w:r>
        <w:r w:rsidR="00186058" w:rsidRPr="00443DF8">
          <w:rPr>
            <w:rFonts w:ascii="Calibri" w:hAnsi="Calibri" w:cs="Calibri" w:hint="eastAsia"/>
            <w:sz w:val="20"/>
            <w:szCs w:val="20"/>
            <w:lang w:val="en-US"/>
            <w:rPrChange w:id="799" w:author="최광열" w:date="2024-01-11T15:13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 xml:space="preserve"> </w:t>
        </w:r>
        <w:r w:rsidR="00186058" w:rsidRPr="00443DF8">
          <w:rPr>
            <w:rFonts w:ascii="Calibri" w:hAnsi="Calibri" w:cs="Calibri" w:hint="eastAsia"/>
            <w:sz w:val="20"/>
            <w:szCs w:val="20"/>
            <w:lang w:val="en-US"/>
            <w:rPrChange w:id="800" w:author="최광열" w:date="2024-01-11T15:13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>하기위해</w:t>
        </w:r>
        <w:r w:rsidR="00186058" w:rsidRPr="00443DF8">
          <w:rPr>
            <w:rFonts w:ascii="Calibri" w:hAnsi="Calibri" w:cs="Calibri" w:hint="eastAsia"/>
            <w:sz w:val="20"/>
            <w:szCs w:val="20"/>
            <w:lang w:val="en-US"/>
            <w:rPrChange w:id="801" w:author="최광열" w:date="2024-01-11T15:13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 xml:space="preserve"> </w:t>
        </w:r>
        <w:r w:rsidR="00186058" w:rsidRPr="00443DF8">
          <w:rPr>
            <w:rFonts w:ascii="Calibri" w:hAnsi="Calibri" w:cs="Calibri"/>
            <w:sz w:val="20"/>
            <w:szCs w:val="20"/>
            <w:lang w:val="en-US"/>
            <w:rPrChange w:id="802" w:author="최광열" w:date="2024-01-11T15:13:00Z">
              <w:rPr>
                <w:rFonts w:ascii="Calibri" w:hAnsi="Calibri" w:cs="Calibri"/>
                <w:sz w:val="20"/>
                <w:szCs w:val="20"/>
                <w:lang w:val="en-US"/>
              </w:rPr>
            </w:rPrChange>
          </w:rPr>
          <w:t>xilinx</w:t>
        </w:r>
        <w:r w:rsidR="00186058" w:rsidRPr="00443DF8">
          <w:rPr>
            <w:rFonts w:ascii="Calibri" w:hAnsi="Calibri" w:cs="Calibri" w:hint="eastAsia"/>
            <w:sz w:val="20"/>
            <w:szCs w:val="20"/>
            <w:lang w:val="en-US"/>
            <w:rPrChange w:id="803" w:author="최광열" w:date="2024-01-11T15:13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>에서</w:t>
        </w:r>
        <w:r w:rsidR="00186058" w:rsidRPr="00443DF8">
          <w:rPr>
            <w:rFonts w:ascii="Calibri" w:hAnsi="Calibri" w:cs="Calibri" w:hint="eastAsia"/>
            <w:sz w:val="20"/>
            <w:szCs w:val="20"/>
            <w:lang w:val="en-US"/>
            <w:rPrChange w:id="804" w:author="최광열" w:date="2024-01-11T15:13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 xml:space="preserve"> </w:t>
        </w:r>
        <w:r w:rsidR="00186058" w:rsidRPr="00443DF8">
          <w:rPr>
            <w:rFonts w:ascii="Calibri" w:hAnsi="Calibri" w:cs="Calibri" w:hint="eastAsia"/>
            <w:sz w:val="20"/>
            <w:szCs w:val="20"/>
            <w:lang w:val="en-US"/>
            <w:rPrChange w:id="805" w:author="최광열" w:date="2024-01-11T15:13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>주어진</w:t>
        </w:r>
        <w:r w:rsidR="00186058" w:rsidRPr="00443DF8">
          <w:rPr>
            <w:rFonts w:ascii="Calibri" w:hAnsi="Calibri" w:cs="Calibri" w:hint="eastAsia"/>
            <w:sz w:val="20"/>
            <w:szCs w:val="20"/>
            <w:lang w:val="en-US"/>
            <w:rPrChange w:id="806" w:author="최광열" w:date="2024-01-11T15:13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 xml:space="preserve"> </w:t>
        </w:r>
        <w:r w:rsidR="00186058" w:rsidRPr="00443DF8">
          <w:rPr>
            <w:rFonts w:ascii="Calibri" w:hAnsi="Calibri" w:cs="Calibri"/>
            <w:sz w:val="20"/>
            <w:szCs w:val="20"/>
            <w:lang w:val="en-US"/>
            <w:rPrChange w:id="807" w:author="최광열" w:date="2024-01-11T15:13:00Z">
              <w:rPr>
                <w:rFonts w:ascii="Calibri" w:hAnsi="Calibri" w:cs="Calibri"/>
                <w:sz w:val="20"/>
                <w:szCs w:val="20"/>
                <w:lang w:val="en-US"/>
              </w:rPr>
            </w:rPrChange>
          </w:rPr>
          <w:t xml:space="preserve">cache flush </w:t>
        </w:r>
        <w:r w:rsidR="00186058" w:rsidRPr="00443DF8">
          <w:rPr>
            <w:rFonts w:ascii="Calibri" w:hAnsi="Calibri" w:cs="Calibri" w:hint="eastAsia"/>
            <w:sz w:val="20"/>
            <w:szCs w:val="20"/>
            <w:lang w:val="en-US"/>
            <w:rPrChange w:id="808" w:author="최광열" w:date="2024-01-11T15:13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>함수를</w:t>
        </w:r>
        <w:r w:rsidR="00186058" w:rsidRPr="00443DF8">
          <w:rPr>
            <w:rFonts w:ascii="Calibri" w:hAnsi="Calibri" w:cs="Calibri" w:hint="eastAsia"/>
            <w:sz w:val="20"/>
            <w:szCs w:val="20"/>
            <w:lang w:val="en-US"/>
            <w:rPrChange w:id="809" w:author="최광열" w:date="2024-01-11T15:13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 xml:space="preserve"> </w:t>
        </w:r>
        <w:r w:rsidR="00186058" w:rsidRPr="00443DF8">
          <w:rPr>
            <w:rFonts w:ascii="Calibri" w:hAnsi="Calibri" w:cs="Calibri" w:hint="eastAsia"/>
            <w:sz w:val="20"/>
            <w:szCs w:val="20"/>
            <w:lang w:val="en-US"/>
            <w:rPrChange w:id="810" w:author="최광열" w:date="2024-01-11T15:13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>실행한</w:t>
        </w:r>
        <w:r w:rsidR="00186058" w:rsidRPr="00443DF8">
          <w:rPr>
            <w:rFonts w:ascii="Calibri" w:hAnsi="Calibri" w:cs="Calibri" w:hint="eastAsia"/>
            <w:sz w:val="20"/>
            <w:szCs w:val="20"/>
            <w:lang w:val="en-US"/>
            <w:rPrChange w:id="811" w:author="최광열" w:date="2024-01-11T15:13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 xml:space="preserve"> </w:t>
        </w:r>
        <w:r w:rsidR="00186058" w:rsidRPr="00443DF8">
          <w:rPr>
            <w:rFonts w:ascii="Calibri" w:hAnsi="Calibri" w:cs="Calibri" w:hint="eastAsia"/>
            <w:sz w:val="20"/>
            <w:szCs w:val="20"/>
            <w:lang w:val="en-US"/>
            <w:rPrChange w:id="812" w:author="최광열" w:date="2024-01-11T15:13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>후</w:t>
        </w:r>
        <w:r w:rsidR="00186058" w:rsidRPr="00443DF8">
          <w:rPr>
            <w:rFonts w:ascii="Calibri" w:hAnsi="Calibri" w:cs="Calibri" w:hint="eastAsia"/>
            <w:sz w:val="20"/>
            <w:szCs w:val="20"/>
            <w:lang w:val="en-US"/>
            <w:rPrChange w:id="813" w:author="최광열" w:date="2024-01-11T15:13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 xml:space="preserve"> </w:t>
        </w:r>
        <w:r w:rsidR="00186058" w:rsidRPr="00443DF8">
          <w:rPr>
            <w:rFonts w:ascii="Calibri" w:hAnsi="Calibri" w:cs="Calibri" w:hint="eastAsia"/>
            <w:sz w:val="20"/>
            <w:szCs w:val="20"/>
            <w:lang w:val="en-US"/>
            <w:rPrChange w:id="814" w:author="최광열" w:date="2024-01-11T15:13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>해당</w:t>
        </w:r>
        <w:r w:rsidR="00186058" w:rsidRPr="00443DF8">
          <w:rPr>
            <w:rFonts w:ascii="Calibri" w:hAnsi="Calibri" w:cs="Calibri" w:hint="eastAsia"/>
            <w:sz w:val="20"/>
            <w:szCs w:val="20"/>
            <w:lang w:val="en-US"/>
            <w:rPrChange w:id="815" w:author="최광열" w:date="2024-01-11T15:13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 xml:space="preserve"> </w:t>
        </w:r>
        <w:r w:rsidR="00186058" w:rsidRPr="00443DF8">
          <w:rPr>
            <w:rFonts w:ascii="Calibri" w:hAnsi="Calibri" w:cs="Calibri" w:hint="eastAsia"/>
            <w:sz w:val="20"/>
            <w:szCs w:val="20"/>
            <w:lang w:val="en-US"/>
            <w:rPrChange w:id="816" w:author="최광열" w:date="2024-01-11T15:13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>작업을</w:t>
        </w:r>
        <w:r w:rsidR="00186058" w:rsidRPr="00443DF8">
          <w:rPr>
            <w:rFonts w:ascii="Calibri" w:hAnsi="Calibri" w:cs="Calibri" w:hint="eastAsia"/>
            <w:sz w:val="20"/>
            <w:szCs w:val="20"/>
            <w:lang w:val="en-US"/>
            <w:rPrChange w:id="817" w:author="최광열" w:date="2024-01-11T15:13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 xml:space="preserve"> </w:t>
        </w:r>
        <w:r w:rsidR="00186058" w:rsidRPr="00443DF8">
          <w:rPr>
            <w:rFonts w:ascii="Calibri" w:hAnsi="Calibri" w:cs="Calibri" w:hint="eastAsia"/>
            <w:sz w:val="20"/>
            <w:szCs w:val="20"/>
            <w:lang w:val="en-US"/>
            <w:rPrChange w:id="818" w:author="최광열" w:date="2024-01-11T15:13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>수행한다</w:t>
        </w:r>
        <w:r w:rsidR="00186058" w:rsidRPr="00443DF8">
          <w:rPr>
            <w:rFonts w:ascii="Calibri" w:hAnsi="Calibri" w:cs="Calibri" w:hint="eastAsia"/>
            <w:sz w:val="20"/>
            <w:szCs w:val="20"/>
            <w:lang w:val="en-US"/>
            <w:rPrChange w:id="819" w:author="최광열" w:date="2024-01-11T15:13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>.</w:t>
        </w:r>
        <w:r w:rsidR="00186058" w:rsidRPr="00443DF8">
          <w:rPr>
            <w:rFonts w:ascii="Calibri" w:hAnsi="Calibri" w:cs="Calibri"/>
            <w:sz w:val="20"/>
            <w:szCs w:val="20"/>
            <w:lang w:val="en-US"/>
            <w:rPrChange w:id="820" w:author="최광열" w:date="2024-01-11T15:13:00Z">
              <w:rPr>
                <w:rFonts w:ascii="Calibri" w:hAnsi="Calibri" w:cs="Calibri"/>
                <w:sz w:val="20"/>
                <w:szCs w:val="20"/>
                <w:lang w:val="en-US"/>
              </w:rPr>
            </w:rPrChange>
          </w:rPr>
          <w:t xml:space="preserve"> </w:t>
        </w:r>
        <w:r w:rsidR="00186058" w:rsidRPr="00443DF8">
          <w:rPr>
            <w:rFonts w:ascii="Calibri" w:hAnsi="Calibri" w:cs="Calibri" w:hint="eastAsia"/>
            <w:sz w:val="20"/>
            <w:szCs w:val="20"/>
            <w:lang w:val="en-US"/>
            <w:rPrChange w:id="821" w:author="최광열" w:date="2024-01-11T15:13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>해당</w:t>
        </w:r>
        <w:r w:rsidR="00186058" w:rsidRPr="00443DF8">
          <w:rPr>
            <w:rFonts w:ascii="Calibri" w:hAnsi="Calibri" w:cs="Calibri" w:hint="eastAsia"/>
            <w:sz w:val="20"/>
            <w:szCs w:val="20"/>
            <w:lang w:val="en-US"/>
            <w:rPrChange w:id="822" w:author="최광열" w:date="2024-01-11T15:13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 xml:space="preserve"> </w:t>
        </w:r>
        <w:r w:rsidR="00186058" w:rsidRPr="00443DF8">
          <w:rPr>
            <w:rFonts w:ascii="Calibri" w:hAnsi="Calibri" w:cs="Calibri" w:hint="eastAsia"/>
            <w:sz w:val="20"/>
            <w:szCs w:val="20"/>
            <w:lang w:val="en-US"/>
            <w:rPrChange w:id="823" w:author="최광열" w:date="2024-01-11T15:13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>과정에</w:t>
        </w:r>
        <w:r w:rsidR="00186058" w:rsidRPr="00443DF8">
          <w:rPr>
            <w:rFonts w:ascii="Calibri" w:hAnsi="Calibri" w:cs="Calibri" w:hint="eastAsia"/>
            <w:sz w:val="20"/>
            <w:szCs w:val="20"/>
            <w:lang w:val="en-US"/>
            <w:rPrChange w:id="824" w:author="최광열" w:date="2024-01-11T15:13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 xml:space="preserve"> </w:t>
        </w:r>
      </w:ins>
      <w:ins w:id="825" w:author="최광열" w:date="2023-10-28T16:49:00Z">
        <w:r w:rsidR="00186058" w:rsidRPr="00443DF8">
          <w:rPr>
            <w:rFonts w:ascii="Calibri" w:hAnsi="Calibri" w:cs="Calibri" w:hint="eastAsia"/>
            <w:sz w:val="20"/>
            <w:szCs w:val="20"/>
            <w:lang w:val="en-US"/>
            <w:rPrChange w:id="826" w:author="최광열" w:date="2024-01-11T15:13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>대한</w:t>
        </w:r>
        <w:r w:rsidR="00186058" w:rsidRPr="00443DF8">
          <w:rPr>
            <w:rFonts w:ascii="Calibri" w:hAnsi="Calibri" w:cs="Calibri" w:hint="eastAsia"/>
            <w:sz w:val="20"/>
            <w:szCs w:val="20"/>
            <w:lang w:val="en-US"/>
            <w:rPrChange w:id="827" w:author="최광열" w:date="2024-01-11T15:13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 xml:space="preserve"> </w:t>
        </w:r>
        <w:r w:rsidR="00186058" w:rsidRPr="00443DF8">
          <w:rPr>
            <w:rFonts w:ascii="Calibri" w:hAnsi="Calibri" w:cs="Calibri" w:hint="eastAsia"/>
            <w:sz w:val="20"/>
            <w:szCs w:val="20"/>
            <w:lang w:val="en-US"/>
            <w:rPrChange w:id="828" w:author="최광열" w:date="2024-01-11T15:13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>코드는</w:t>
        </w:r>
        <w:r w:rsidR="00186058" w:rsidRPr="00443DF8">
          <w:rPr>
            <w:rFonts w:ascii="Calibri" w:hAnsi="Calibri" w:cs="Calibri" w:hint="eastAsia"/>
            <w:sz w:val="20"/>
            <w:szCs w:val="20"/>
            <w:lang w:val="en-US"/>
            <w:rPrChange w:id="829" w:author="최광열" w:date="2024-01-11T15:13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 xml:space="preserve"> </w:t>
        </w:r>
      </w:ins>
      <w:ins w:id="830" w:author="최광열" w:date="2023-10-28T16:57:00Z">
        <w:r w:rsidR="00AC1F4D" w:rsidRPr="0074243E">
          <w:rPr>
            <w:rFonts w:ascii="Consolas" w:eastAsia="맑은 고딕" w:hAnsi="Consolas" w:cs="맑은 고딕"/>
            <w:sz w:val="20"/>
            <w:szCs w:val="20"/>
            <w:lang w:val="en-US"/>
            <w:rPrChange w:id="831" w:author="최광열" w:date="2024-01-11T15:25:00Z">
              <w:rPr>
                <w:rFonts w:ascii="Calibri" w:hAnsi="Calibri" w:cs="Calibri"/>
                <w:sz w:val="20"/>
                <w:szCs w:val="20"/>
                <w:lang w:val="en-US"/>
              </w:rPr>
            </w:rPrChange>
          </w:rPr>
          <w:t>run_binary.c</w:t>
        </w:r>
        <w:r w:rsidR="00AC1F4D" w:rsidRPr="00443DF8">
          <w:rPr>
            <w:rFonts w:ascii="Calibri" w:hAnsi="Calibri" w:cs="Calibri" w:hint="eastAsia"/>
            <w:sz w:val="20"/>
            <w:szCs w:val="20"/>
            <w:lang w:val="en-US"/>
            <w:rPrChange w:id="832" w:author="최광열" w:date="2024-01-11T15:13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>에서</w:t>
        </w:r>
        <w:r w:rsidR="00AC1F4D" w:rsidRPr="00443DF8">
          <w:rPr>
            <w:rFonts w:ascii="Calibri" w:hAnsi="Calibri" w:cs="Calibri" w:hint="eastAsia"/>
            <w:sz w:val="20"/>
            <w:szCs w:val="20"/>
            <w:lang w:val="en-US"/>
            <w:rPrChange w:id="833" w:author="최광열" w:date="2024-01-11T15:13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 xml:space="preserve"> </w:t>
        </w:r>
        <w:r w:rsidR="00AC1F4D" w:rsidRPr="00443DF8">
          <w:rPr>
            <w:rFonts w:ascii="Calibri" w:hAnsi="Calibri" w:cs="Calibri" w:hint="eastAsia"/>
            <w:sz w:val="20"/>
            <w:szCs w:val="20"/>
            <w:lang w:val="en-US"/>
            <w:rPrChange w:id="834" w:author="최광열" w:date="2024-01-11T15:13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>수행하며</w:t>
        </w:r>
        <w:r w:rsidR="00AC1F4D" w:rsidRPr="00443DF8">
          <w:rPr>
            <w:rFonts w:ascii="Calibri" w:hAnsi="Calibri" w:cs="Calibri" w:hint="eastAsia"/>
            <w:sz w:val="20"/>
            <w:szCs w:val="20"/>
            <w:lang w:val="en-US"/>
            <w:rPrChange w:id="835" w:author="최광열" w:date="2024-01-11T15:13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 xml:space="preserve"> </w:t>
        </w:r>
      </w:ins>
      <w:ins w:id="836" w:author="최광열" w:date="2023-10-28T16:49:00Z">
        <w:r w:rsidR="00A95B41" w:rsidRPr="00443DF8">
          <w:rPr>
            <w:rFonts w:ascii="Calibri" w:hAnsi="Calibri" w:cs="Calibri" w:hint="eastAsia"/>
            <w:sz w:val="20"/>
            <w:szCs w:val="20"/>
            <w:lang w:val="en-US"/>
            <w:rPrChange w:id="837" w:author="최광열" w:date="2024-01-11T15:13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>아래에</w:t>
        </w:r>
        <w:r w:rsidR="00A95B41" w:rsidRPr="00443DF8">
          <w:rPr>
            <w:rFonts w:ascii="Calibri" w:hAnsi="Calibri" w:cs="Calibri" w:hint="eastAsia"/>
            <w:sz w:val="20"/>
            <w:szCs w:val="20"/>
            <w:lang w:val="en-US"/>
            <w:rPrChange w:id="838" w:author="최광열" w:date="2024-01-11T15:13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 xml:space="preserve"> </w:t>
        </w:r>
        <w:r w:rsidR="00A95B41" w:rsidRPr="00443DF8">
          <w:rPr>
            <w:rFonts w:ascii="Calibri" w:hAnsi="Calibri" w:cs="Calibri" w:hint="eastAsia"/>
            <w:sz w:val="20"/>
            <w:szCs w:val="20"/>
            <w:lang w:val="en-US"/>
            <w:rPrChange w:id="839" w:author="최광열" w:date="2024-01-11T15:13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>주어</w:t>
        </w:r>
      </w:ins>
      <w:ins w:id="840" w:author="최광열" w:date="2023-10-28T16:50:00Z">
        <w:r w:rsidR="00A95B41" w:rsidRPr="00443DF8">
          <w:rPr>
            <w:rFonts w:ascii="Calibri" w:hAnsi="Calibri" w:cs="Calibri" w:hint="eastAsia"/>
            <w:sz w:val="20"/>
            <w:szCs w:val="20"/>
            <w:lang w:val="en-US"/>
            <w:rPrChange w:id="841" w:author="최광열" w:date="2024-01-11T15:13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>져</w:t>
        </w:r>
        <w:r w:rsidR="00C529A1" w:rsidRPr="00443DF8">
          <w:rPr>
            <w:rFonts w:ascii="Calibri" w:hAnsi="Calibri" w:cs="Calibri" w:hint="eastAsia"/>
            <w:sz w:val="20"/>
            <w:szCs w:val="20"/>
            <w:lang w:val="en-US"/>
            <w:rPrChange w:id="842" w:author="최광열" w:date="2024-01-11T15:13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 xml:space="preserve"> </w:t>
        </w:r>
        <w:r w:rsidR="00A95B41" w:rsidRPr="00443DF8">
          <w:rPr>
            <w:rFonts w:ascii="Calibri" w:hAnsi="Calibri" w:cs="Calibri" w:hint="eastAsia"/>
            <w:sz w:val="20"/>
            <w:szCs w:val="20"/>
            <w:lang w:val="en-US"/>
            <w:rPrChange w:id="843" w:author="최광열" w:date="2024-01-11T15:13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>있다</w:t>
        </w:r>
        <w:r w:rsidR="00A95B41" w:rsidRPr="00443DF8">
          <w:rPr>
            <w:rFonts w:ascii="Calibri" w:hAnsi="Calibri" w:cs="Calibri" w:hint="eastAsia"/>
            <w:sz w:val="20"/>
            <w:szCs w:val="20"/>
            <w:lang w:val="en-US"/>
            <w:rPrChange w:id="844" w:author="최광열" w:date="2024-01-11T15:13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>.</w:t>
        </w:r>
      </w:ins>
      <w:ins w:id="845" w:author="최광열" w:date="2024-01-11T15:05:00Z">
        <w:r w:rsidR="00272E5C" w:rsidRPr="00443DF8">
          <w:rPr>
            <w:rFonts w:ascii="Calibri" w:hAnsi="Calibri" w:cs="Calibri" w:hint="eastAsia"/>
            <w:sz w:val="20"/>
            <w:szCs w:val="20"/>
            <w:lang w:val="en-US"/>
            <w:rPrChange w:id="846" w:author="최광열" w:date="2024-01-11T15:13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 xml:space="preserve"> </w:t>
        </w:r>
      </w:ins>
      <w:ins w:id="847" w:author="최광열" w:date="2024-01-11T15:06:00Z">
        <w:r w:rsidR="00272E5C" w:rsidRPr="0074243E">
          <w:rPr>
            <w:rFonts w:ascii="Consolas" w:eastAsia="맑은 고딕" w:hAnsi="Consolas" w:cs="맑은 고딕"/>
            <w:sz w:val="20"/>
            <w:szCs w:val="20"/>
            <w:lang w:val="en-US"/>
            <w:rPrChange w:id="848" w:author="최광열" w:date="2024-01-11T15:25:00Z">
              <w:rPr>
                <w:rFonts w:ascii="맑은 고딕" w:eastAsia="맑은 고딕" w:hAnsi="맑은 고딕" w:cs="맑은 고딕"/>
                <w:b/>
                <w:sz w:val="20"/>
                <w:szCs w:val="20"/>
                <w:lang w:val="en-US"/>
              </w:rPr>
            </w:rPrChange>
          </w:rPr>
          <w:t>blr x1</w:t>
        </w:r>
        <w:r w:rsidR="00272E5C" w:rsidRPr="00443DF8">
          <w:rPr>
            <w:rFonts w:ascii="맑은 고딕" w:eastAsia="맑은 고딕" w:hAnsi="맑은 고딕" w:cs="맑은 고딕" w:hint="eastAsia"/>
            <w:b/>
            <w:sz w:val="20"/>
            <w:szCs w:val="20"/>
            <w:lang w:val="en-US"/>
            <w:rPrChange w:id="849" w:author="최광열" w:date="2024-01-11T15:13:00Z">
              <w:rPr>
                <w:rFonts w:ascii="맑은 고딕" w:eastAsia="맑은 고딕" w:hAnsi="맑은 고딕" w:cs="맑은 고딕" w:hint="eastAsia"/>
                <w:b/>
                <w:sz w:val="20"/>
                <w:szCs w:val="20"/>
                <w:lang w:val="en-US"/>
              </w:rPr>
            </w:rPrChange>
          </w:rPr>
          <w:t xml:space="preserve"> </w:t>
        </w:r>
      </w:ins>
      <w:ins w:id="850" w:author="최광열" w:date="2024-01-11T15:05:00Z">
        <w:r w:rsidR="00272E5C" w:rsidRPr="00443DF8">
          <w:rPr>
            <w:rFonts w:ascii="Calibri" w:hAnsi="Calibri" w:cs="Calibri" w:hint="eastAsia"/>
            <w:sz w:val="20"/>
            <w:szCs w:val="20"/>
            <w:lang w:val="en-US"/>
            <w:rPrChange w:id="851" w:author="최광열" w:date="2024-01-11T15:13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>코</w:t>
        </w:r>
      </w:ins>
      <w:ins w:id="852" w:author="최광열" w:date="2024-01-11T15:06:00Z">
        <w:r w:rsidR="00272E5C" w:rsidRPr="00443DF8">
          <w:rPr>
            <w:rFonts w:ascii="Calibri" w:hAnsi="Calibri" w:cs="Calibri" w:hint="eastAsia"/>
            <w:sz w:val="20"/>
            <w:szCs w:val="20"/>
            <w:lang w:val="en-US"/>
            <w:rPrChange w:id="853" w:author="최광열" w:date="2024-01-11T15:13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>드에서</w:t>
        </w:r>
        <w:r w:rsidR="00272E5C" w:rsidRPr="00443DF8">
          <w:rPr>
            <w:rFonts w:ascii="Calibri" w:hAnsi="Calibri" w:cs="Calibri" w:hint="eastAsia"/>
            <w:sz w:val="20"/>
            <w:szCs w:val="20"/>
            <w:lang w:val="en-US"/>
            <w:rPrChange w:id="854" w:author="최광열" w:date="2024-01-11T15:13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 xml:space="preserve"> ELF</w:t>
        </w:r>
        <w:r w:rsidR="00272E5C" w:rsidRPr="00443DF8">
          <w:rPr>
            <w:rFonts w:ascii="Calibri" w:hAnsi="Calibri" w:cs="Calibri" w:hint="eastAsia"/>
            <w:sz w:val="20"/>
            <w:szCs w:val="20"/>
            <w:lang w:val="en-US"/>
            <w:rPrChange w:id="855" w:author="최광열" w:date="2024-01-11T15:13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>파일에</w:t>
        </w:r>
        <w:r w:rsidR="00272E5C" w:rsidRPr="00443DF8">
          <w:rPr>
            <w:rFonts w:ascii="Calibri" w:hAnsi="Calibri" w:cs="Calibri" w:hint="eastAsia"/>
            <w:sz w:val="20"/>
            <w:szCs w:val="20"/>
            <w:lang w:val="en-US"/>
            <w:rPrChange w:id="856" w:author="최광열" w:date="2024-01-11T15:13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 xml:space="preserve"> </w:t>
        </w:r>
        <w:r w:rsidR="00272E5C" w:rsidRPr="00443DF8">
          <w:rPr>
            <w:rFonts w:ascii="Calibri" w:hAnsi="Calibri" w:cs="Calibri" w:hint="eastAsia"/>
            <w:sz w:val="20"/>
            <w:szCs w:val="20"/>
            <w:lang w:val="en-US"/>
            <w:rPrChange w:id="857" w:author="최광열" w:date="2024-01-11T15:13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>주어진</w:t>
        </w:r>
        <w:r w:rsidR="00272E5C" w:rsidRPr="00443DF8">
          <w:rPr>
            <w:rFonts w:ascii="Calibri" w:hAnsi="Calibri" w:cs="Calibri" w:hint="eastAsia"/>
            <w:sz w:val="20"/>
            <w:szCs w:val="20"/>
            <w:lang w:val="en-US"/>
            <w:rPrChange w:id="858" w:author="최광열" w:date="2024-01-11T15:13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 xml:space="preserve"> entry point</w:t>
        </w:r>
        <w:r w:rsidR="00272E5C" w:rsidRPr="00443DF8">
          <w:rPr>
            <w:rFonts w:ascii="Calibri" w:hAnsi="Calibri" w:cs="Calibri" w:hint="eastAsia"/>
            <w:sz w:val="20"/>
            <w:szCs w:val="20"/>
            <w:lang w:val="en-US"/>
            <w:rPrChange w:id="859" w:author="최광열" w:date="2024-01-11T15:13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>로</w:t>
        </w:r>
        <w:r w:rsidR="00272E5C" w:rsidRPr="00443DF8">
          <w:rPr>
            <w:rFonts w:ascii="Calibri" w:hAnsi="Calibri" w:cs="Calibri" w:hint="eastAsia"/>
            <w:sz w:val="20"/>
            <w:szCs w:val="20"/>
            <w:lang w:val="en-US"/>
            <w:rPrChange w:id="860" w:author="최광열" w:date="2024-01-11T15:13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 xml:space="preserve"> jump</w:t>
        </w:r>
        <w:r w:rsidR="00272E5C" w:rsidRPr="00443DF8">
          <w:rPr>
            <w:rFonts w:ascii="Calibri" w:hAnsi="Calibri" w:cs="Calibri" w:hint="eastAsia"/>
            <w:sz w:val="20"/>
            <w:szCs w:val="20"/>
            <w:lang w:val="en-US"/>
            <w:rPrChange w:id="861" w:author="최광열" w:date="2024-01-11T15:13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>하게</w:t>
        </w:r>
        <w:r w:rsidR="00272E5C" w:rsidRPr="00443DF8">
          <w:rPr>
            <w:rFonts w:ascii="Calibri" w:hAnsi="Calibri" w:cs="Calibri" w:hint="eastAsia"/>
            <w:sz w:val="20"/>
            <w:szCs w:val="20"/>
            <w:lang w:val="en-US"/>
            <w:rPrChange w:id="862" w:author="최광열" w:date="2024-01-11T15:13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 xml:space="preserve"> </w:t>
        </w:r>
        <w:r w:rsidR="00272E5C" w:rsidRPr="00443DF8">
          <w:rPr>
            <w:rFonts w:ascii="Calibri" w:hAnsi="Calibri" w:cs="Calibri" w:hint="eastAsia"/>
            <w:sz w:val="20"/>
            <w:szCs w:val="20"/>
            <w:lang w:val="en-US"/>
            <w:rPrChange w:id="863" w:author="최광열" w:date="2024-01-11T15:13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>된다</w:t>
        </w:r>
        <w:r w:rsidR="00272E5C" w:rsidRPr="00443DF8">
          <w:rPr>
            <w:rFonts w:ascii="Calibri" w:hAnsi="Calibri" w:cs="Calibri" w:hint="eastAsia"/>
            <w:sz w:val="20"/>
            <w:szCs w:val="20"/>
            <w:lang w:val="en-US"/>
            <w:rPrChange w:id="864" w:author="최광열" w:date="2024-01-11T15:13:00Z">
              <w:rPr>
                <w:rFonts w:ascii="Calibri" w:hAnsi="Calibri" w:cs="Calibri" w:hint="eastAsia"/>
                <w:sz w:val="20"/>
                <w:szCs w:val="20"/>
                <w:lang w:val="en-US"/>
              </w:rPr>
            </w:rPrChange>
          </w:rPr>
          <w:t>.</w:t>
        </w:r>
      </w:ins>
    </w:p>
    <w:tbl>
      <w:tblPr>
        <w:tblStyle w:val="a5"/>
        <w:tblW w:w="0" w:type="auto"/>
        <w:jc w:val="center"/>
        <w:tblLook w:val="04A0" w:firstRow="1" w:lastRow="0" w:firstColumn="1" w:lastColumn="0" w:noHBand="0" w:noVBand="1"/>
        <w:tblPrChange w:id="865" w:author="최광열" w:date="2023-10-28T17:01:00Z">
          <w:tblPr>
            <w:tblStyle w:val="a5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9019"/>
        <w:tblGridChange w:id="866">
          <w:tblGrid>
            <w:gridCol w:w="9019"/>
          </w:tblGrid>
        </w:tblGridChange>
      </w:tblGrid>
      <w:tr w:rsidR="00263851" w14:paraId="348EA294" w14:textId="77777777" w:rsidTr="004D10B4">
        <w:trPr>
          <w:jc w:val="center"/>
          <w:ins w:id="867" w:author="최광열" w:date="2023-10-28T17:01:00Z"/>
        </w:trPr>
        <w:tc>
          <w:tcPr>
            <w:tcW w:w="9019" w:type="dxa"/>
            <w:tcPrChange w:id="868" w:author="최광열" w:date="2023-10-28T17:01:00Z">
              <w:tcPr>
                <w:tcW w:w="9019" w:type="dxa"/>
              </w:tcPr>
            </w:tcPrChange>
          </w:tcPr>
          <w:p w14:paraId="73D5E92D" w14:textId="47F85659" w:rsidR="00263851" w:rsidRPr="00953D79" w:rsidRDefault="0028280A" w:rsidP="00263851">
            <w:pPr>
              <w:rPr>
                <w:ins w:id="869" w:author="최광열" w:date="2023-10-28T17:01:00Z"/>
                <w:rFonts w:ascii="Consolas" w:eastAsia="맑은 고딕" w:hAnsi="Consolas" w:cs="맑은 고딕"/>
                <w:sz w:val="20"/>
                <w:szCs w:val="20"/>
                <w:lang w:val="en-US"/>
                <w:rPrChange w:id="870" w:author="최광열" w:date="2024-01-11T15:25:00Z">
                  <w:rPr>
                    <w:ins w:id="871" w:author="최광열" w:date="2023-10-28T17:01:00Z"/>
                    <w:rFonts w:ascii="맑은 고딕" w:eastAsia="맑은 고딕" w:hAnsi="맑은 고딕" w:cs="맑은 고딕"/>
                    <w:b/>
                    <w:sz w:val="20"/>
                    <w:szCs w:val="20"/>
                    <w:lang w:val="en-US"/>
                  </w:rPr>
                </w:rPrChange>
              </w:rPr>
            </w:pPr>
            <w:ins w:id="872" w:author="최광열" w:date="2024-01-11T14:34:00Z">
              <w:r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873" w:author="최광열" w:date="2024-01-11T15:25:00Z">
                    <w:rPr>
                      <w:rFonts w:ascii="맑은 고딕" w:eastAsia="맑은 고딕" w:hAnsi="맑은 고딕" w:cs="맑은 고딕" w:hint="eastAsia"/>
                      <w:b/>
                      <w:sz w:val="20"/>
                      <w:szCs w:val="20"/>
                      <w:lang w:val="en-US"/>
                    </w:rPr>
                  </w:rPrChange>
                </w:rPr>
                <w:t>0</w:t>
              </w:r>
            </w:ins>
            <w:ins w:id="874" w:author="최광열" w:date="2024-01-11T14:33:00Z">
              <w:r w:rsidR="000E5885"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875" w:author="최광열" w:date="2024-01-11T15:25:00Z">
                    <w:rPr>
                      <w:rFonts w:ascii="맑은 고딕" w:eastAsia="맑은 고딕" w:hAnsi="맑은 고딕" w:cs="맑은 고딕" w:hint="eastAsia"/>
                      <w:b/>
                      <w:sz w:val="20"/>
                      <w:szCs w:val="20"/>
                      <w:lang w:val="en-US"/>
                    </w:rPr>
                  </w:rPrChange>
                </w:rPr>
                <w:t xml:space="preserve">1 </w:t>
              </w:r>
            </w:ins>
            <w:ins w:id="876" w:author="최광열" w:date="2023-10-28T17:01:00Z">
              <w:r w:rsidR="00263851"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877" w:author="최광열" w:date="2024-01-11T15:25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>Xil_</w:t>
              </w:r>
              <w:proofErr w:type="gramStart"/>
              <w:r w:rsidR="00263851"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878" w:author="최광열" w:date="2024-01-11T15:25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>DCacheFlush(</w:t>
              </w:r>
              <w:proofErr w:type="gramEnd"/>
              <w:r w:rsidR="00263851"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879" w:author="최광열" w:date="2024-01-11T15:25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>);</w:t>
              </w:r>
            </w:ins>
          </w:p>
          <w:p w14:paraId="705F5EE7" w14:textId="1D1567CE" w:rsidR="00263851" w:rsidRPr="00953D79" w:rsidRDefault="0028280A" w:rsidP="00263851">
            <w:pPr>
              <w:rPr>
                <w:ins w:id="880" w:author="최광열" w:date="2023-10-28T17:01:00Z"/>
                <w:rFonts w:ascii="Consolas" w:eastAsia="맑은 고딕" w:hAnsi="Consolas" w:cs="맑은 고딕"/>
                <w:sz w:val="20"/>
                <w:szCs w:val="20"/>
                <w:lang w:val="en-US"/>
                <w:rPrChange w:id="881" w:author="최광열" w:date="2024-01-11T15:25:00Z">
                  <w:rPr>
                    <w:ins w:id="882" w:author="최광열" w:date="2023-10-28T17:01:00Z"/>
                    <w:rFonts w:ascii="맑은 고딕" w:eastAsia="맑은 고딕" w:hAnsi="맑은 고딕" w:cs="맑은 고딕"/>
                    <w:b/>
                    <w:sz w:val="20"/>
                    <w:szCs w:val="20"/>
                    <w:lang w:val="en-US"/>
                  </w:rPr>
                </w:rPrChange>
              </w:rPr>
            </w:pPr>
            <w:ins w:id="883" w:author="최광열" w:date="2024-01-11T14:34:00Z">
              <w:r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884" w:author="최광열" w:date="2024-01-11T15:25:00Z">
                    <w:rPr>
                      <w:rFonts w:ascii="맑은 고딕" w:eastAsia="맑은 고딕" w:hAnsi="맑은 고딕" w:cs="맑은 고딕" w:hint="eastAsia"/>
                      <w:b/>
                      <w:sz w:val="20"/>
                      <w:szCs w:val="20"/>
                      <w:lang w:val="en-US"/>
                    </w:rPr>
                  </w:rPrChange>
                </w:rPr>
                <w:t>0</w:t>
              </w:r>
            </w:ins>
            <w:ins w:id="885" w:author="최광열" w:date="2024-01-11T14:33:00Z">
              <w:r w:rsidR="000E5885"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886" w:author="최광열" w:date="2024-01-11T15:25:00Z">
                    <w:rPr>
                      <w:rFonts w:ascii="맑은 고딕" w:eastAsia="맑은 고딕" w:hAnsi="맑은 고딕" w:cs="맑은 고딕" w:hint="eastAsia"/>
                      <w:b/>
                      <w:sz w:val="20"/>
                      <w:szCs w:val="20"/>
                      <w:lang w:val="en-US"/>
                    </w:rPr>
                  </w:rPrChange>
                </w:rPr>
                <w:t xml:space="preserve">2 </w:t>
              </w:r>
            </w:ins>
            <w:ins w:id="887" w:author="최광열" w:date="2023-10-28T17:01:00Z">
              <w:r w:rsidR="00263851"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888" w:author="최광열" w:date="2024-01-11T15:25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>Xil_</w:t>
              </w:r>
              <w:proofErr w:type="gramStart"/>
              <w:r w:rsidR="00263851"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889" w:author="최광열" w:date="2024-01-11T15:25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>ICacheInvalidate(</w:t>
              </w:r>
              <w:proofErr w:type="gramEnd"/>
              <w:r w:rsidR="00263851"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890" w:author="최광열" w:date="2024-01-11T15:25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>);</w:t>
              </w:r>
            </w:ins>
          </w:p>
          <w:p w14:paraId="15C8B1FE" w14:textId="593C0AA6" w:rsidR="00263851" w:rsidRPr="00953D79" w:rsidRDefault="0028280A" w:rsidP="00263851">
            <w:pPr>
              <w:rPr>
                <w:ins w:id="891" w:author="최광열" w:date="2023-10-28T17:01:00Z"/>
                <w:rFonts w:ascii="Consolas" w:eastAsia="맑은 고딕" w:hAnsi="Consolas" w:cs="맑은 고딕"/>
                <w:sz w:val="20"/>
                <w:szCs w:val="20"/>
                <w:lang w:val="en-US"/>
                <w:rPrChange w:id="892" w:author="최광열" w:date="2024-01-11T15:25:00Z">
                  <w:rPr>
                    <w:ins w:id="893" w:author="최광열" w:date="2023-10-28T17:01:00Z"/>
                    <w:rFonts w:ascii="맑은 고딕" w:eastAsia="맑은 고딕" w:hAnsi="맑은 고딕" w:cs="맑은 고딕"/>
                    <w:b/>
                    <w:sz w:val="20"/>
                    <w:szCs w:val="20"/>
                    <w:lang w:val="en-US"/>
                  </w:rPr>
                </w:rPrChange>
              </w:rPr>
            </w:pPr>
            <w:ins w:id="894" w:author="최광열" w:date="2024-01-11T14:34:00Z">
              <w:r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895" w:author="최광열" w:date="2024-01-11T15:25:00Z">
                    <w:rPr>
                      <w:rFonts w:ascii="맑은 고딕" w:eastAsia="맑은 고딕" w:hAnsi="맑은 고딕" w:cs="맑은 고딕" w:hint="eastAsia"/>
                      <w:b/>
                      <w:sz w:val="20"/>
                      <w:szCs w:val="20"/>
                      <w:lang w:val="en-US"/>
                    </w:rPr>
                  </w:rPrChange>
                </w:rPr>
                <w:t>0</w:t>
              </w:r>
            </w:ins>
            <w:ins w:id="896" w:author="최광열" w:date="2024-01-11T14:33:00Z">
              <w:r w:rsidR="000E5885"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897" w:author="최광열" w:date="2024-01-11T15:25:00Z">
                    <w:rPr>
                      <w:rFonts w:ascii="맑은 고딕" w:eastAsia="맑은 고딕" w:hAnsi="맑은 고딕" w:cs="맑은 고딕" w:hint="eastAsia"/>
                      <w:b/>
                      <w:sz w:val="20"/>
                      <w:szCs w:val="20"/>
                      <w:lang w:val="en-US"/>
                    </w:rPr>
                  </w:rPrChange>
                </w:rPr>
                <w:t xml:space="preserve">3 </w:t>
              </w:r>
            </w:ins>
            <w:ins w:id="898" w:author="최광열" w:date="2023-10-28T17:01:00Z">
              <w:r w:rsidR="00263851"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899" w:author="최광열" w:date="2024-01-11T15:25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>__asm__ __volatile__ (</w:t>
              </w:r>
            </w:ins>
          </w:p>
          <w:p w14:paraId="4F610A4E" w14:textId="6F7160B6" w:rsidR="00263851" w:rsidRPr="00953D79" w:rsidRDefault="0028280A" w:rsidP="00263851">
            <w:pPr>
              <w:rPr>
                <w:ins w:id="900" w:author="최광열" w:date="2023-10-28T17:01:00Z"/>
                <w:rFonts w:ascii="Consolas" w:eastAsia="맑은 고딕" w:hAnsi="Consolas" w:cs="맑은 고딕"/>
                <w:sz w:val="20"/>
                <w:szCs w:val="20"/>
                <w:lang w:val="en-US"/>
                <w:rPrChange w:id="901" w:author="최광열" w:date="2024-01-11T15:25:00Z">
                  <w:rPr>
                    <w:ins w:id="902" w:author="최광열" w:date="2023-10-28T17:01:00Z"/>
                    <w:rFonts w:ascii="맑은 고딕" w:eastAsia="맑은 고딕" w:hAnsi="맑은 고딕" w:cs="맑은 고딕"/>
                    <w:b/>
                    <w:sz w:val="20"/>
                    <w:szCs w:val="20"/>
                    <w:lang w:val="en-US"/>
                  </w:rPr>
                </w:rPrChange>
              </w:rPr>
            </w:pPr>
            <w:ins w:id="903" w:author="최광열" w:date="2024-01-11T14:34:00Z">
              <w:r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904" w:author="최광열" w:date="2024-01-11T15:25:00Z">
                    <w:rPr>
                      <w:rFonts w:ascii="맑은 고딕" w:eastAsia="맑은 고딕" w:hAnsi="맑은 고딕" w:cs="맑은 고딕" w:hint="eastAsia"/>
                      <w:b/>
                      <w:sz w:val="20"/>
                      <w:szCs w:val="20"/>
                      <w:lang w:val="en-US"/>
                    </w:rPr>
                  </w:rPrChange>
                </w:rPr>
                <w:t>0</w:t>
              </w:r>
            </w:ins>
            <w:ins w:id="905" w:author="최광열" w:date="2024-01-11T14:33:00Z">
              <w:r w:rsidR="000E5885"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906" w:author="최광열" w:date="2024-01-11T15:25:00Z">
                    <w:rPr>
                      <w:rFonts w:ascii="맑은 고딕" w:eastAsia="맑은 고딕" w:hAnsi="맑은 고딕" w:cs="맑은 고딕" w:hint="eastAsia"/>
                      <w:b/>
                      <w:sz w:val="20"/>
                      <w:szCs w:val="20"/>
                      <w:lang w:val="en-US"/>
                    </w:rPr>
                  </w:rPrChange>
                </w:rPr>
                <w:t xml:space="preserve">4 </w:t>
              </w:r>
            </w:ins>
            <w:ins w:id="907" w:author="최광열" w:date="2023-10-28T17:01:00Z">
              <w:r w:rsidR="00263851"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908" w:author="최광열" w:date="2024-01-11T15:25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ab/>
                <w:t>"sub sp, sp, #256\n\t"</w:t>
              </w:r>
            </w:ins>
          </w:p>
          <w:p w14:paraId="58D5328B" w14:textId="6B982139" w:rsidR="00263851" w:rsidRPr="00953D79" w:rsidRDefault="0028280A" w:rsidP="00263851">
            <w:pPr>
              <w:rPr>
                <w:ins w:id="909" w:author="최광열" w:date="2023-10-28T17:01:00Z"/>
                <w:rFonts w:ascii="Consolas" w:eastAsia="맑은 고딕" w:hAnsi="Consolas" w:cs="맑은 고딕"/>
                <w:sz w:val="20"/>
                <w:szCs w:val="20"/>
                <w:lang w:val="en-US"/>
                <w:rPrChange w:id="910" w:author="최광열" w:date="2024-01-11T15:25:00Z">
                  <w:rPr>
                    <w:ins w:id="911" w:author="최광열" w:date="2023-10-28T17:01:00Z"/>
                    <w:rFonts w:ascii="맑은 고딕" w:eastAsia="맑은 고딕" w:hAnsi="맑은 고딕" w:cs="맑은 고딕"/>
                    <w:b/>
                    <w:sz w:val="20"/>
                    <w:szCs w:val="20"/>
                    <w:lang w:val="en-US"/>
                  </w:rPr>
                </w:rPrChange>
              </w:rPr>
            </w:pPr>
            <w:ins w:id="912" w:author="최광열" w:date="2024-01-11T14:34:00Z">
              <w:r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913" w:author="최광열" w:date="2024-01-11T15:25:00Z">
                    <w:rPr>
                      <w:rFonts w:ascii="맑은 고딕" w:eastAsia="맑은 고딕" w:hAnsi="맑은 고딕" w:cs="맑은 고딕" w:hint="eastAsia"/>
                      <w:b/>
                      <w:sz w:val="20"/>
                      <w:szCs w:val="20"/>
                      <w:lang w:val="en-US"/>
                    </w:rPr>
                  </w:rPrChange>
                </w:rPr>
                <w:t>0</w:t>
              </w:r>
            </w:ins>
            <w:ins w:id="914" w:author="최광열" w:date="2024-01-11T14:33:00Z">
              <w:r w:rsidR="000E5885"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915" w:author="최광열" w:date="2024-01-11T15:25:00Z">
                    <w:rPr>
                      <w:rFonts w:ascii="맑은 고딕" w:eastAsia="맑은 고딕" w:hAnsi="맑은 고딕" w:cs="맑은 고딕" w:hint="eastAsia"/>
                      <w:b/>
                      <w:sz w:val="20"/>
                      <w:szCs w:val="20"/>
                      <w:lang w:val="en-US"/>
                    </w:rPr>
                  </w:rPrChange>
                </w:rPr>
                <w:t xml:space="preserve">5 </w:t>
              </w:r>
            </w:ins>
            <w:ins w:id="916" w:author="최광열" w:date="2023-10-28T17:01:00Z">
              <w:r w:rsidR="00263851"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917" w:author="최광열" w:date="2024-01-11T15:25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ab/>
                <w:t>"str x0, [sp, #</w:t>
              </w:r>
              <w:proofErr w:type="gramStart"/>
              <w:r w:rsidR="00263851"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918" w:author="최광열" w:date="2024-01-11T15:25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>8]\n\t</w:t>
              </w:r>
              <w:proofErr w:type="gramEnd"/>
              <w:r w:rsidR="00263851"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919" w:author="최광열" w:date="2024-01-11T15:25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>"</w:t>
              </w:r>
            </w:ins>
          </w:p>
          <w:p w14:paraId="0600E108" w14:textId="463F7254" w:rsidR="00263851" w:rsidRPr="00953D79" w:rsidRDefault="0028280A" w:rsidP="00263851">
            <w:pPr>
              <w:rPr>
                <w:ins w:id="920" w:author="최광열" w:date="2023-10-28T17:01:00Z"/>
                <w:rFonts w:ascii="Consolas" w:eastAsia="맑은 고딕" w:hAnsi="Consolas" w:cs="맑은 고딕"/>
                <w:sz w:val="20"/>
                <w:szCs w:val="20"/>
                <w:lang w:val="en-US"/>
                <w:rPrChange w:id="921" w:author="최광열" w:date="2024-01-11T15:25:00Z">
                  <w:rPr>
                    <w:ins w:id="922" w:author="최광열" w:date="2023-10-28T17:01:00Z"/>
                    <w:rFonts w:ascii="맑은 고딕" w:eastAsia="맑은 고딕" w:hAnsi="맑은 고딕" w:cs="맑은 고딕"/>
                    <w:b/>
                    <w:sz w:val="20"/>
                    <w:szCs w:val="20"/>
                    <w:lang w:val="en-US"/>
                  </w:rPr>
                </w:rPrChange>
              </w:rPr>
            </w:pPr>
            <w:ins w:id="923" w:author="최광열" w:date="2024-01-11T14:34:00Z">
              <w:r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924" w:author="최광열" w:date="2024-01-11T15:25:00Z">
                    <w:rPr>
                      <w:rFonts w:ascii="맑은 고딕" w:eastAsia="맑은 고딕" w:hAnsi="맑은 고딕" w:cs="맑은 고딕" w:hint="eastAsia"/>
                      <w:b/>
                      <w:sz w:val="20"/>
                      <w:szCs w:val="20"/>
                      <w:lang w:val="en-US"/>
                    </w:rPr>
                  </w:rPrChange>
                </w:rPr>
                <w:t>0</w:t>
              </w:r>
            </w:ins>
            <w:ins w:id="925" w:author="최광열" w:date="2024-01-11T14:33:00Z">
              <w:r w:rsidR="000E5885"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926" w:author="최광열" w:date="2024-01-11T15:25:00Z">
                    <w:rPr>
                      <w:rFonts w:ascii="맑은 고딕" w:eastAsia="맑은 고딕" w:hAnsi="맑은 고딕" w:cs="맑은 고딕" w:hint="eastAsia"/>
                      <w:b/>
                      <w:sz w:val="20"/>
                      <w:szCs w:val="20"/>
                      <w:lang w:val="en-US"/>
                    </w:rPr>
                  </w:rPrChange>
                </w:rPr>
                <w:t xml:space="preserve">6 </w:t>
              </w:r>
            </w:ins>
            <w:ins w:id="927" w:author="최광열" w:date="2023-10-28T17:06:00Z">
              <w:r w:rsidR="00E44FCE"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928" w:author="최광열" w:date="2024-01-11T15:25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>…</w:t>
              </w:r>
            </w:ins>
          </w:p>
          <w:p w14:paraId="6AC59DE9" w14:textId="0B11ECA4" w:rsidR="00263851" w:rsidRPr="00953D79" w:rsidRDefault="0028280A" w:rsidP="00263851">
            <w:pPr>
              <w:rPr>
                <w:ins w:id="929" w:author="최광열" w:date="2023-10-28T17:01:00Z"/>
                <w:rFonts w:ascii="Consolas" w:eastAsia="맑은 고딕" w:hAnsi="Consolas" w:cs="맑은 고딕"/>
                <w:sz w:val="20"/>
                <w:szCs w:val="20"/>
                <w:lang w:val="en-US"/>
                <w:rPrChange w:id="930" w:author="최광열" w:date="2024-01-11T15:25:00Z">
                  <w:rPr>
                    <w:ins w:id="931" w:author="최광열" w:date="2023-10-28T17:01:00Z"/>
                    <w:rFonts w:ascii="맑은 고딕" w:eastAsia="맑은 고딕" w:hAnsi="맑은 고딕" w:cs="맑은 고딕"/>
                    <w:b/>
                    <w:sz w:val="20"/>
                    <w:szCs w:val="20"/>
                    <w:lang w:val="en-US"/>
                  </w:rPr>
                </w:rPrChange>
              </w:rPr>
            </w:pPr>
            <w:ins w:id="932" w:author="최광열" w:date="2024-01-11T14:34:00Z">
              <w:r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933" w:author="최광열" w:date="2024-01-11T15:25:00Z">
                    <w:rPr>
                      <w:rFonts w:ascii="맑은 고딕" w:eastAsia="맑은 고딕" w:hAnsi="맑은 고딕" w:cs="맑은 고딕" w:hint="eastAsia"/>
                      <w:b/>
                      <w:sz w:val="20"/>
                      <w:szCs w:val="20"/>
                      <w:lang w:val="en-US"/>
                    </w:rPr>
                  </w:rPrChange>
                </w:rPr>
                <w:t>0</w:t>
              </w:r>
            </w:ins>
            <w:ins w:id="934" w:author="최광열" w:date="2024-01-11T14:33:00Z">
              <w:r w:rsidR="000E5885"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935" w:author="최광열" w:date="2024-01-11T15:25:00Z">
                    <w:rPr>
                      <w:rFonts w:ascii="맑은 고딕" w:eastAsia="맑은 고딕" w:hAnsi="맑은 고딕" w:cs="맑은 고딕" w:hint="eastAsia"/>
                      <w:b/>
                      <w:sz w:val="20"/>
                      <w:szCs w:val="20"/>
                      <w:lang w:val="en-US"/>
                    </w:rPr>
                  </w:rPrChange>
                </w:rPr>
                <w:t xml:space="preserve">7 </w:t>
              </w:r>
            </w:ins>
            <w:ins w:id="936" w:author="최광열" w:date="2023-10-28T17:01:00Z">
              <w:r w:rsidR="00263851"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937" w:author="최광열" w:date="2024-01-11T15:25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ab/>
                <w:t>"str x30, [sp, #</w:t>
              </w:r>
              <w:proofErr w:type="gramStart"/>
              <w:r w:rsidR="00263851"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938" w:author="최광열" w:date="2024-01-11T15:25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>248]\n\t</w:t>
              </w:r>
              <w:proofErr w:type="gramEnd"/>
              <w:r w:rsidR="00263851"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939" w:author="최광열" w:date="2024-01-11T15:25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>"</w:t>
              </w:r>
            </w:ins>
          </w:p>
          <w:p w14:paraId="3A47E1B7" w14:textId="49B0072D" w:rsidR="00263851" w:rsidRPr="00953D79" w:rsidRDefault="0028280A" w:rsidP="00263851">
            <w:pPr>
              <w:rPr>
                <w:ins w:id="940" w:author="최광열" w:date="2023-10-28T17:01:00Z"/>
                <w:rFonts w:ascii="Consolas" w:eastAsia="맑은 고딕" w:hAnsi="Consolas" w:cs="맑은 고딕"/>
                <w:sz w:val="20"/>
                <w:szCs w:val="20"/>
                <w:lang w:val="en-US"/>
                <w:rPrChange w:id="941" w:author="최광열" w:date="2024-01-11T15:25:00Z">
                  <w:rPr>
                    <w:ins w:id="942" w:author="최광열" w:date="2023-10-28T17:01:00Z"/>
                    <w:rFonts w:ascii="맑은 고딕" w:eastAsia="맑은 고딕" w:hAnsi="맑은 고딕" w:cs="맑은 고딕"/>
                    <w:b/>
                    <w:sz w:val="20"/>
                    <w:szCs w:val="20"/>
                    <w:lang w:val="en-US"/>
                  </w:rPr>
                </w:rPrChange>
              </w:rPr>
            </w:pPr>
            <w:ins w:id="943" w:author="최광열" w:date="2024-01-11T14:34:00Z">
              <w:r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944" w:author="최광열" w:date="2024-01-11T15:25:00Z">
                    <w:rPr>
                      <w:rFonts w:ascii="맑은 고딕" w:eastAsia="맑은 고딕" w:hAnsi="맑은 고딕" w:cs="맑은 고딕" w:hint="eastAsia"/>
                      <w:b/>
                      <w:sz w:val="20"/>
                      <w:szCs w:val="20"/>
                      <w:lang w:val="en-US"/>
                    </w:rPr>
                  </w:rPrChange>
                </w:rPr>
                <w:t>0</w:t>
              </w:r>
            </w:ins>
            <w:ins w:id="945" w:author="최광열" w:date="2024-01-11T14:33:00Z">
              <w:r w:rsidR="000E5885"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946" w:author="최광열" w:date="2024-01-11T15:25:00Z">
                    <w:rPr>
                      <w:rFonts w:ascii="맑은 고딕" w:eastAsia="맑은 고딕" w:hAnsi="맑은 고딕" w:cs="맑은 고딕" w:hint="eastAsia"/>
                      <w:b/>
                      <w:sz w:val="20"/>
                      <w:szCs w:val="20"/>
                      <w:lang w:val="en-US"/>
                    </w:rPr>
                  </w:rPrChange>
                </w:rPr>
                <w:t xml:space="preserve">8 </w:t>
              </w:r>
            </w:ins>
            <w:ins w:id="947" w:author="최광열" w:date="2023-10-28T17:01:00Z">
              <w:r w:rsidR="00263851"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948" w:author="최광열" w:date="2024-01-11T15:25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ab/>
                <w:t>/*save SP*/</w:t>
              </w:r>
            </w:ins>
          </w:p>
          <w:p w14:paraId="72AAFCDF" w14:textId="01101AA6" w:rsidR="00263851" w:rsidRPr="00953D79" w:rsidRDefault="0028280A" w:rsidP="00263851">
            <w:pPr>
              <w:rPr>
                <w:ins w:id="949" w:author="최광열" w:date="2023-10-28T17:01:00Z"/>
                <w:rFonts w:ascii="Consolas" w:eastAsia="맑은 고딕" w:hAnsi="Consolas" w:cs="맑은 고딕"/>
                <w:sz w:val="20"/>
                <w:szCs w:val="20"/>
                <w:lang w:val="en-US"/>
                <w:rPrChange w:id="950" w:author="최광열" w:date="2024-01-11T15:25:00Z">
                  <w:rPr>
                    <w:ins w:id="951" w:author="최광열" w:date="2023-10-28T17:01:00Z"/>
                    <w:rFonts w:ascii="맑은 고딕" w:eastAsia="맑은 고딕" w:hAnsi="맑은 고딕" w:cs="맑은 고딕"/>
                    <w:b/>
                    <w:sz w:val="20"/>
                    <w:szCs w:val="20"/>
                    <w:lang w:val="en-US"/>
                  </w:rPr>
                </w:rPrChange>
              </w:rPr>
            </w:pPr>
            <w:ins w:id="952" w:author="최광열" w:date="2024-01-11T14:34:00Z">
              <w:r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953" w:author="최광열" w:date="2024-01-11T15:25:00Z">
                    <w:rPr>
                      <w:rFonts w:ascii="맑은 고딕" w:eastAsia="맑은 고딕" w:hAnsi="맑은 고딕" w:cs="맑은 고딕" w:hint="eastAsia"/>
                      <w:b/>
                      <w:sz w:val="20"/>
                      <w:szCs w:val="20"/>
                      <w:lang w:val="en-US"/>
                    </w:rPr>
                  </w:rPrChange>
                </w:rPr>
                <w:t>0</w:t>
              </w:r>
            </w:ins>
            <w:ins w:id="954" w:author="최광열" w:date="2024-01-11T14:33:00Z">
              <w:r w:rsidR="000E5885"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955" w:author="최광열" w:date="2024-01-11T15:25:00Z">
                    <w:rPr>
                      <w:rFonts w:ascii="맑은 고딕" w:eastAsia="맑은 고딕" w:hAnsi="맑은 고딕" w:cs="맑은 고딕" w:hint="eastAsia"/>
                      <w:b/>
                      <w:sz w:val="20"/>
                      <w:szCs w:val="20"/>
                      <w:lang w:val="en-US"/>
                    </w:rPr>
                  </w:rPrChange>
                </w:rPr>
                <w:t xml:space="preserve">9 </w:t>
              </w:r>
            </w:ins>
            <w:ins w:id="956" w:author="최광열" w:date="2023-10-28T17:01:00Z">
              <w:r w:rsidR="00263851"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957" w:author="최광열" w:date="2024-01-11T15:25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ab/>
                <w:t>"mov x0, sp\n\t"</w:t>
              </w:r>
            </w:ins>
          </w:p>
          <w:p w14:paraId="24B3FD96" w14:textId="11A0F9EF" w:rsidR="00263851" w:rsidRPr="00953D79" w:rsidRDefault="000E5885" w:rsidP="00263851">
            <w:pPr>
              <w:rPr>
                <w:ins w:id="958" w:author="최광열" w:date="2023-10-28T17:01:00Z"/>
                <w:rFonts w:ascii="Consolas" w:eastAsia="맑은 고딕" w:hAnsi="Consolas" w:cs="맑은 고딕"/>
                <w:sz w:val="20"/>
                <w:szCs w:val="20"/>
                <w:lang w:val="en-US"/>
                <w:rPrChange w:id="959" w:author="최광열" w:date="2024-01-11T15:25:00Z">
                  <w:rPr>
                    <w:ins w:id="960" w:author="최광열" w:date="2023-10-28T17:01:00Z"/>
                    <w:rFonts w:ascii="맑은 고딕" w:eastAsia="맑은 고딕" w:hAnsi="맑은 고딕" w:cs="맑은 고딕"/>
                    <w:b/>
                    <w:sz w:val="20"/>
                    <w:szCs w:val="20"/>
                    <w:lang w:val="en-US"/>
                  </w:rPr>
                </w:rPrChange>
              </w:rPr>
            </w:pPr>
            <w:ins w:id="961" w:author="최광열" w:date="2024-01-11T14:33:00Z">
              <w:r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962" w:author="최광열" w:date="2024-01-11T15:25:00Z">
                    <w:rPr>
                      <w:rFonts w:ascii="맑은 고딕" w:eastAsia="맑은 고딕" w:hAnsi="맑은 고딕" w:cs="맑은 고딕" w:hint="eastAsia"/>
                      <w:b/>
                      <w:sz w:val="20"/>
                      <w:szCs w:val="20"/>
                      <w:lang w:val="en-US"/>
                    </w:rPr>
                  </w:rPrChange>
                </w:rPr>
                <w:t xml:space="preserve">10 </w:t>
              </w:r>
            </w:ins>
            <w:ins w:id="963" w:author="최광열" w:date="2023-10-28T17:01:00Z">
              <w:r w:rsidR="00263851"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964" w:author="최광열" w:date="2024-01-11T15:25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ab/>
                <w:t>"mov x2, #0x700000\n\t"</w:t>
              </w:r>
            </w:ins>
          </w:p>
          <w:p w14:paraId="28141FA9" w14:textId="1A4799FF" w:rsidR="00263851" w:rsidRPr="00953D79" w:rsidRDefault="000E5885" w:rsidP="00263851">
            <w:pPr>
              <w:rPr>
                <w:ins w:id="965" w:author="최광열" w:date="2023-10-28T17:01:00Z"/>
                <w:rFonts w:ascii="Consolas" w:eastAsia="맑은 고딕" w:hAnsi="Consolas" w:cs="맑은 고딕"/>
                <w:sz w:val="20"/>
                <w:szCs w:val="20"/>
                <w:lang w:val="en-US"/>
                <w:rPrChange w:id="966" w:author="최광열" w:date="2024-01-11T15:25:00Z">
                  <w:rPr>
                    <w:ins w:id="967" w:author="최광열" w:date="2023-10-28T17:01:00Z"/>
                    <w:rFonts w:ascii="맑은 고딕" w:eastAsia="맑은 고딕" w:hAnsi="맑은 고딕" w:cs="맑은 고딕"/>
                    <w:b/>
                    <w:sz w:val="20"/>
                    <w:szCs w:val="20"/>
                    <w:lang w:val="en-US"/>
                  </w:rPr>
                </w:rPrChange>
              </w:rPr>
            </w:pPr>
            <w:ins w:id="968" w:author="최광열" w:date="2024-01-11T14:33:00Z">
              <w:r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969" w:author="최광열" w:date="2024-01-11T15:25:00Z">
                    <w:rPr>
                      <w:rFonts w:ascii="맑은 고딕" w:eastAsia="맑은 고딕" w:hAnsi="맑은 고딕" w:cs="맑은 고딕" w:hint="eastAsia"/>
                      <w:b/>
                      <w:sz w:val="20"/>
                      <w:szCs w:val="20"/>
                      <w:lang w:val="en-US"/>
                    </w:rPr>
                  </w:rPrChange>
                </w:rPr>
                <w:t xml:space="preserve">11 </w:t>
              </w:r>
            </w:ins>
            <w:ins w:id="970" w:author="최광열" w:date="2023-10-28T17:01:00Z">
              <w:r w:rsidR="00263851"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971" w:author="최광열" w:date="2024-01-11T15:25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ab/>
                <w:t>"str x0, [x</w:t>
              </w:r>
              <w:proofErr w:type="gramStart"/>
              <w:r w:rsidR="00263851"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972" w:author="최광열" w:date="2024-01-11T15:25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>2]\n\t</w:t>
              </w:r>
              <w:proofErr w:type="gramEnd"/>
              <w:r w:rsidR="00263851"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973" w:author="최광열" w:date="2024-01-11T15:25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>"</w:t>
              </w:r>
            </w:ins>
          </w:p>
          <w:p w14:paraId="270F6AC4" w14:textId="04892FE1" w:rsidR="00263851" w:rsidRPr="00953D79" w:rsidRDefault="000E5885" w:rsidP="00263851">
            <w:pPr>
              <w:rPr>
                <w:ins w:id="974" w:author="최광열" w:date="2023-10-28T17:01:00Z"/>
                <w:rFonts w:ascii="Consolas" w:eastAsia="맑은 고딕" w:hAnsi="Consolas" w:cs="맑은 고딕"/>
                <w:sz w:val="20"/>
                <w:szCs w:val="20"/>
                <w:lang w:val="en-US"/>
                <w:rPrChange w:id="975" w:author="최광열" w:date="2024-01-11T15:25:00Z">
                  <w:rPr>
                    <w:ins w:id="976" w:author="최광열" w:date="2023-10-28T17:01:00Z"/>
                    <w:rFonts w:ascii="맑은 고딕" w:eastAsia="맑은 고딕" w:hAnsi="맑은 고딕" w:cs="맑은 고딕"/>
                    <w:b/>
                    <w:sz w:val="20"/>
                    <w:szCs w:val="20"/>
                    <w:lang w:val="en-US"/>
                  </w:rPr>
                </w:rPrChange>
              </w:rPr>
            </w:pPr>
            <w:ins w:id="977" w:author="최광열" w:date="2024-01-11T14:33:00Z">
              <w:r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978" w:author="최광열" w:date="2024-01-11T15:25:00Z">
                    <w:rPr>
                      <w:rFonts w:ascii="맑은 고딕" w:eastAsia="맑은 고딕" w:hAnsi="맑은 고딕" w:cs="맑은 고딕" w:hint="eastAsia"/>
                      <w:b/>
                      <w:sz w:val="20"/>
                      <w:szCs w:val="20"/>
                      <w:lang w:val="en-US"/>
                    </w:rPr>
                  </w:rPrChange>
                </w:rPr>
                <w:t xml:space="preserve">12 </w:t>
              </w:r>
            </w:ins>
            <w:ins w:id="979" w:author="최광열" w:date="2023-10-28T17:01:00Z">
              <w:r w:rsidR="00263851"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980" w:author="최광열" w:date="2024-01-11T15:25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ab/>
                <w:t>/*save END*/</w:t>
              </w:r>
            </w:ins>
          </w:p>
          <w:p w14:paraId="157FA8EA" w14:textId="07AB0930" w:rsidR="00263851" w:rsidRPr="00953D79" w:rsidRDefault="000E5885" w:rsidP="00263851">
            <w:pPr>
              <w:rPr>
                <w:ins w:id="981" w:author="최광열" w:date="2023-10-28T17:01:00Z"/>
                <w:rFonts w:ascii="Consolas" w:eastAsia="맑은 고딕" w:hAnsi="Consolas" w:cs="맑은 고딕"/>
                <w:sz w:val="20"/>
                <w:szCs w:val="20"/>
                <w:lang w:val="en-US"/>
                <w:rPrChange w:id="982" w:author="최광열" w:date="2024-01-11T15:25:00Z">
                  <w:rPr>
                    <w:ins w:id="983" w:author="최광열" w:date="2023-10-28T17:01:00Z"/>
                    <w:rFonts w:ascii="맑은 고딕" w:eastAsia="맑은 고딕" w:hAnsi="맑은 고딕" w:cs="맑은 고딕"/>
                    <w:b/>
                    <w:sz w:val="20"/>
                    <w:szCs w:val="20"/>
                    <w:lang w:val="en-US"/>
                  </w:rPr>
                </w:rPrChange>
              </w:rPr>
            </w:pPr>
            <w:ins w:id="984" w:author="최광열" w:date="2024-01-11T14:33:00Z">
              <w:r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985" w:author="최광열" w:date="2024-01-11T15:25:00Z">
                    <w:rPr>
                      <w:rFonts w:ascii="맑은 고딕" w:eastAsia="맑은 고딕" w:hAnsi="맑은 고딕" w:cs="맑은 고딕" w:hint="eastAsia"/>
                      <w:b/>
                      <w:sz w:val="20"/>
                      <w:szCs w:val="20"/>
                      <w:lang w:val="en-US"/>
                    </w:rPr>
                  </w:rPrChange>
                </w:rPr>
                <w:t xml:space="preserve">13 </w:t>
              </w:r>
            </w:ins>
            <w:ins w:id="986" w:author="최광열" w:date="2023-10-28T17:01:00Z">
              <w:r w:rsidR="00263851"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987" w:author="최광열" w:date="2024-01-11T15:25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ab/>
                <w:t>"ldr x1, [%</w:t>
              </w:r>
              <w:proofErr w:type="gramStart"/>
              <w:r w:rsidR="00263851"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988" w:author="최광열" w:date="2024-01-11T15:25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>0]\n\t</w:t>
              </w:r>
              <w:proofErr w:type="gramEnd"/>
              <w:r w:rsidR="00263851"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989" w:author="최광열" w:date="2024-01-11T15:25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 xml:space="preserve">"    </w:t>
              </w:r>
              <w:r w:rsidR="00263851"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990" w:author="최광열" w:date="2024-01-11T15:25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ab/>
                <w:t>// Load sp value to x1</w:t>
              </w:r>
            </w:ins>
          </w:p>
          <w:p w14:paraId="5D7FC5F7" w14:textId="23CC0330" w:rsidR="00263851" w:rsidRPr="00953D79" w:rsidRDefault="000E5885" w:rsidP="00263851">
            <w:pPr>
              <w:rPr>
                <w:ins w:id="991" w:author="최광열" w:date="2023-10-28T17:01:00Z"/>
                <w:rFonts w:ascii="Consolas" w:eastAsia="맑은 고딕" w:hAnsi="Consolas" w:cs="맑은 고딕"/>
                <w:sz w:val="20"/>
                <w:szCs w:val="20"/>
                <w:lang w:val="en-US"/>
                <w:rPrChange w:id="992" w:author="최광열" w:date="2024-01-11T15:25:00Z">
                  <w:rPr>
                    <w:ins w:id="993" w:author="최광열" w:date="2023-10-28T17:01:00Z"/>
                    <w:rFonts w:ascii="맑은 고딕" w:eastAsia="맑은 고딕" w:hAnsi="맑은 고딕" w:cs="맑은 고딕"/>
                    <w:b/>
                    <w:sz w:val="20"/>
                    <w:szCs w:val="20"/>
                    <w:lang w:val="en-US"/>
                  </w:rPr>
                </w:rPrChange>
              </w:rPr>
            </w:pPr>
            <w:ins w:id="994" w:author="최광열" w:date="2024-01-11T14:33:00Z">
              <w:r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995" w:author="최광열" w:date="2024-01-11T15:25:00Z">
                    <w:rPr>
                      <w:rFonts w:ascii="맑은 고딕" w:eastAsia="맑은 고딕" w:hAnsi="맑은 고딕" w:cs="맑은 고딕" w:hint="eastAsia"/>
                      <w:b/>
                      <w:sz w:val="20"/>
                      <w:szCs w:val="20"/>
                      <w:lang w:val="en-US"/>
                    </w:rPr>
                  </w:rPrChange>
                </w:rPr>
                <w:lastRenderedPageBreak/>
                <w:t xml:space="preserve">14 </w:t>
              </w:r>
            </w:ins>
            <w:ins w:id="996" w:author="최광열" w:date="2023-10-28T17:01:00Z">
              <w:r w:rsidR="00263851"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997" w:author="최광열" w:date="2024-01-11T15:25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ab/>
                <w:t>"mov sp, x1\n\t"</w:t>
              </w:r>
              <w:r w:rsidR="00263851"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998" w:author="최광열" w:date="2024-01-11T15:25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ab/>
                <w:t>// Move sp value to stack pointer (sp)</w:t>
              </w:r>
            </w:ins>
          </w:p>
          <w:p w14:paraId="09DA6DF9" w14:textId="69D62E75" w:rsidR="00263851" w:rsidRPr="00953D79" w:rsidRDefault="000E5885" w:rsidP="00263851">
            <w:pPr>
              <w:rPr>
                <w:ins w:id="999" w:author="최광열" w:date="2023-10-28T17:01:00Z"/>
                <w:rFonts w:ascii="Consolas" w:eastAsia="맑은 고딕" w:hAnsi="Consolas" w:cs="맑은 고딕"/>
                <w:sz w:val="20"/>
                <w:szCs w:val="20"/>
                <w:lang w:val="en-US"/>
                <w:rPrChange w:id="1000" w:author="최광열" w:date="2024-01-11T15:25:00Z">
                  <w:rPr>
                    <w:ins w:id="1001" w:author="최광열" w:date="2023-10-28T17:01:00Z"/>
                    <w:rFonts w:ascii="맑은 고딕" w:eastAsia="맑은 고딕" w:hAnsi="맑은 고딕" w:cs="맑은 고딕"/>
                    <w:b/>
                    <w:sz w:val="20"/>
                    <w:szCs w:val="20"/>
                    <w:lang w:val="en-US"/>
                  </w:rPr>
                </w:rPrChange>
              </w:rPr>
            </w:pPr>
            <w:ins w:id="1002" w:author="최광열" w:date="2024-01-11T14:33:00Z">
              <w:r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003" w:author="최광열" w:date="2024-01-11T15:25:00Z">
                    <w:rPr>
                      <w:rFonts w:ascii="맑은 고딕" w:eastAsia="맑은 고딕" w:hAnsi="맑은 고딕" w:cs="맑은 고딕" w:hint="eastAsia"/>
                      <w:b/>
                      <w:sz w:val="20"/>
                      <w:szCs w:val="20"/>
                      <w:lang w:val="en-US"/>
                    </w:rPr>
                  </w:rPrChange>
                </w:rPr>
                <w:t xml:space="preserve">15 </w:t>
              </w:r>
            </w:ins>
            <w:ins w:id="1004" w:author="최광열" w:date="2023-10-28T17:01:00Z">
              <w:r w:rsidR="00263851"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005" w:author="최광열" w:date="2024-01-11T15:25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ab/>
                <w:t>"ldr x1, [%</w:t>
              </w:r>
              <w:proofErr w:type="gramStart"/>
              <w:r w:rsidR="00263851"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006" w:author="최광열" w:date="2024-01-11T15:25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>1]\n\t</w:t>
              </w:r>
              <w:proofErr w:type="gramEnd"/>
              <w:r w:rsidR="00263851"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007" w:author="최광열" w:date="2024-01-11T15:25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>"</w:t>
              </w:r>
              <w:r w:rsidR="00263851"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008" w:author="최광열" w:date="2024-01-11T15:25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ab/>
                <w:t>// Load main address to x1</w:t>
              </w:r>
            </w:ins>
          </w:p>
          <w:p w14:paraId="1BB9A9C0" w14:textId="4DF7E012" w:rsidR="00263851" w:rsidRPr="00953D79" w:rsidRDefault="000E5885" w:rsidP="00263851">
            <w:pPr>
              <w:rPr>
                <w:ins w:id="1009" w:author="최광열" w:date="2023-10-28T17:01:00Z"/>
                <w:rFonts w:ascii="Consolas" w:eastAsia="맑은 고딕" w:hAnsi="Consolas" w:cs="맑은 고딕"/>
                <w:sz w:val="20"/>
                <w:szCs w:val="20"/>
                <w:lang w:val="en-US"/>
                <w:rPrChange w:id="1010" w:author="최광열" w:date="2024-01-11T15:25:00Z">
                  <w:rPr>
                    <w:ins w:id="1011" w:author="최광열" w:date="2023-10-28T17:01:00Z"/>
                    <w:rFonts w:ascii="맑은 고딕" w:eastAsia="맑은 고딕" w:hAnsi="맑은 고딕" w:cs="맑은 고딕"/>
                    <w:b/>
                    <w:sz w:val="20"/>
                    <w:szCs w:val="20"/>
                    <w:lang w:val="en-US"/>
                  </w:rPr>
                </w:rPrChange>
              </w:rPr>
            </w:pPr>
            <w:ins w:id="1012" w:author="최광열" w:date="2024-01-11T14:33:00Z">
              <w:r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013" w:author="최광열" w:date="2024-01-11T15:25:00Z">
                    <w:rPr>
                      <w:rFonts w:ascii="맑은 고딕" w:eastAsia="맑은 고딕" w:hAnsi="맑은 고딕" w:cs="맑은 고딕" w:hint="eastAsia"/>
                      <w:b/>
                      <w:sz w:val="20"/>
                      <w:szCs w:val="20"/>
                      <w:lang w:val="en-US"/>
                    </w:rPr>
                  </w:rPrChange>
                </w:rPr>
                <w:t xml:space="preserve">16 </w:t>
              </w:r>
            </w:ins>
            <w:ins w:id="1014" w:author="최광열" w:date="2023-10-28T17:01:00Z">
              <w:r w:rsidR="00263851"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015" w:author="최광열" w:date="2024-01-11T15:25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ab/>
                <w:t>/*####JUMP TO MAIN####*/</w:t>
              </w:r>
            </w:ins>
          </w:p>
          <w:p w14:paraId="3CB1D862" w14:textId="395BFE36" w:rsidR="00263851" w:rsidRPr="00953D79" w:rsidRDefault="000E5885" w:rsidP="00263851">
            <w:pPr>
              <w:rPr>
                <w:ins w:id="1016" w:author="최광열" w:date="2023-10-28T17:01:00Z"/>
                <w:rFonts w:ascii="Consolas" w:eastAsia="맑은 고딕" w:hAnsi="Consolas" w:cs="맑은 고딕"/>
                <w:sz w:val="20"/>
                <w:szCs w:val="20"/>
                <w:lang w:val="en-US"/>
                <w:rPrChange w:id="1017" w:author="최광열" w:date="2024-01-11T15:25:00Z">
                  <w:rPr>
                    <w:ins w:id="1018" w:author="최광열" w:date="2023-10-28T17:01:00Z"/>
                    <w:rFonts w:ascii="맑은 고딕" w:eastAsia="맑은 고딕" w:hAnsi="맑은 고딕" w:cs="맑은 고딕"/>
                    <w:b/>
                    <w:sz w:val="20"/>
                    <w:szCs w:val="20"/>
                    <w:lang w:val="en-US"/>
                  </w:rPr>
                </w:rPrChange>
              </w:rPr>
            </w:pPr>
            <w:ins w:id="1019" w:author="최광열" w:date="2024-01-11T14:33:00Z">
              <w:r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020" w:author="최광열" w:date="2024-01-11T15:25:00Z">
                    <w:rPr>
                      <w:rFonts w:ascii="맑은 고딕" w:eastAsia="맑은 고딕" w:hAnsi="맑은 고딕" w:cs="맑은 고딕" w:hint="eastAsia"/>
                      <w:b/>
                      <w:sz w:val="20"/>
                      <w:szCs w:val="20"/>
                      <w:lang w:val="en-US"/>
                    </w:rPr>
                  </w:rPrChange>
                </w:rPr>
                <w:t xml:space="preserve">17 </w:t>
              </w:r>
            </w:ins>
            <w:ins w:id="1021" w:author="최광열" w:date="2023-10-28T17:01:00Z">
              <w:r w:rsidR="00263851"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022" w:author="최광열" w:date="2024-01-11T15:25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ab/>
                <w:t xml:space="preserve">"blr x1\n\t"         </w:t>
              </w:r>
              <w:r w:rsidR="00263851"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023" w:author="최광열" w:date="2024-01-11T15:25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ab/>
                <w:t>// Branch to the address in x1 (MAIN function)</w:t>
              </w:r>
            </w:ins>
          </w:p>
          <w:p w14:paraId="0DC6F2D5" w14:textId="368A31C1" w:rsidR="00263851" w:rsidRPr="00953D79" w:rsidRDefault="000E5885" w:rsidP="00263851">
            <w:pPr>
              <w:rPr>
                <w:ins w:id="1024" w:author="최광열" w:date="2023-10-28T17:01:00Z"/>
                <w:rFonts w:ascii="Consolas" w:eastAsia="맑은 고딕" w:hAnsi="Consolas" w:cs="맑은 고딕"/>
                <w:sz w:val="20"/>
                <w:szCs w:val="20"/>
                <w:lang w:val="en-US"/>
                <w:rPrChange w:id="1025" w:author="최광열" w:date="2024-01-11T15:25:00Z">
                  <w:rPr>
                    <w:ins w:id="1026" w:author="최광열" w:date="2023-10-28T17:01:00Z"/>
                    <w:rFonts w:ascii="맑은 고딕" w:eastAsia="맑은 고딕" w:hAnsi="맑은 고딕" w:cs="맑은 고딕"/>
                    <w:b/>
                    <w:sz w:val="20"/>
                    <w:szCs w:val="20"/>
                    <w:lang w:val="en-US"/>
                  </w:rPr>
                </w:rPrChange>
              </w:rPr>
            </w:pPr>
            <w:ins w:id="1027" w:author="최광열" w:date="2024-01-11T14:33:00Z">
              <w:r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028" w:author="최광열" w:date="2024-01-11T15:25:00Z">
                    <w:rPr>
                      <w:rFonts w:ascii="맑은 고딕" w:eastAsia="맑은 고딕" w:hAnsi="맑은 고딕" w:cs="맑은 고딕" w:hint="eastAsia"/>
                      <w:b/>
                      <w:sz w:val="20"/>
                      <w:szCs w:val="20"/>
                      <w:lang w:val="en-US"/>
                    </w:rPr>
                  </w:rPrChange>
                </w:rPr>
                <w:t xml:space="preserve">18 </w:t>
              </w:r>
            </w:ins>
            <w:ins w:id="1029" w:author="최광열" w:date="2023-10-28T17:01:00Z">
              <w:r w:rsidR="00263851"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030" w:author="최광열" w:date="2024-01-11T15:25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ab/>
                <w:t>/*return SP*/</w:t>
              </w:r>
            </w:ins>
          </w:p>
          <w:p w14:paraId="245E96F1" w14:textId="7D8B927A" w:rsidR="00263851" w:rsidRPr="00953D79" w:rsidRDefault="000E5885" w:rsidP="00263851">
            <w:pPr>
              <w:rPr>
                <w:ins w:id="1031" w:author="최광열" w:date="2023-10-28T17:01:00Z"/>
                <w:rFonts w:ascii="Consolas" w:eastAsia="맑은 고딕" w:hAnsi="Consolas" w:cs="맑은 고딕"/>
                <w:sz w:val="20"/>
                <w:szCs w:val="20"/>
                <w:lang w:val="en-US"/>
                <w:rPrChange w:id="1032" w:author="최광열" w:date="2024-01-11T15:25:00Z">
                  <w:rPr>
                    <w:ins w:id="1033" w:author="최광열" w:date="2023-10-28T17:01:00Z"/>
                    <w:rFonts w:ascii="맑은 고딕" w:eastAsia="맑은 고딕" w:hAnsi="맑은 고딕" w:cs="맑은 고딕"/>
                    <w:b/>
                    <w:sz w:val="20"/>
                    <w:szCs w:val="20"/>
                    <w:lang w:val="en-US"/>
                  </w:rPr>
                </w:rPrChange>
              </w:rPr>
            </w:pPr>
            <w:ins w:id="1034" w:author="최광열" w:date="2024-01-11T14:33:00Z">
              <w:r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035" w:author="최광열" w:date="2024-01-11T15:25:00Z">
                    <w:rPr>
                      <w:rFonts w:ascii="맑은 고딕" w:eastAsia="맑은 고딕" w:hAnsi="맑은 고딕" w:cs="맑은 고딕" w:hint="eastAsia"/>
                      <w:b/>
                      <w:sz w:val="20"/>
                      <w:szCs w:val="20"/>
                      <w:lang w:val="en-US"/>
                    </w:rPr>
                  </w:rPrChange>
                </w:rPr>
                <w:t xml:space="preserve">19 </w:t>
              </w:r>
            </w:ins>
            <w:ins w:id="1036" w:author="최광열" w:date="2023-10-28T17:01:00Z">
              <w:r w:rsidR="00263851"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037" w:author="최광열" w:date="2024-01-11T15:25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ab/>
                <w:t>"mov x2, #0x700000\n\t"</w:t>
              </w:r>
            </w:ins>
          </w:p>
          <w:p w14:paraId="5BD172EA" w14:textId="24A33101" w:rsidR="00263851" w:rsidRPr="00953D79" w:rsidRDefault="000E5885" w:rsidP="00263851">
            <w:pPr>
              <w:rPr>
                <w:ins w:id="1038" w:author="최광열" w:date="2023-10-28T17:01:00Z"/>
                <w:rFonts w:ascii="Consolas" w:eastAsia="맑은 고딕" w:hAnsi="Consolas" w:cs="맑은 고딕"/>
                <w:sz w:val="20"/>
                <w:szCs w:val="20"/>
                <w:lang w:val="en-US"/>
                <w:rPrChange w:id="1039" w:author="최광열" w:date="2024-01-11T15:25:00Z">
                  <w:rPr>
                    <w:ins w:id="1040" w:author="최광열" w:date="2023-10-28T17:01:00Z"/>
                    <w:rFonts w:ascii="맑은 고딕" w:eastAsia="맑은 고딕" w:hAnsi="맑은 고딕" w:cs="맑은 고딕"/>
                    <w:b/>
                    <w:sz w:val="20"/>
                    <w:szCs w:val="20"/>
                    <w:lang w:val="en-US"/>
                  </w:rPr>
                </w:rPrChange>
              </w:rPr>
            </w:pPr>
            <w:ins w:id="1041" w:author="최광열" w:date="2024-01-11T14:33:00Z">
              <w:r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042" w:author="최광열" w:date="2024-01-11T15:25:00Z">
                    <w:rPr>
                      <w:rFonts w:ascii="맑은 고딕" w:eastAsia="맑은 고딕" w:hAnsi="맑은 고딕" w:cs="맑은 고딕" w:hint="eastAsia"/>
                      <w:b/>
                      <w:sz w:val="20"/>
                      <w:szCs w:val="20"/>
                      <w:lang w:val="en-US"/>
                    </w:rPr>
                  </w:rPrChange>
                </w:rPr>
                <w:t xml:space="preserve">20 </w:t>
              </w:r>
            </w:ins>
            <w:ins w:id="1043" w:author="최광열" w:date="2023-10-28T17:01:00Z">
              <w:r w:rsidR="00263851"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044" w:author="최광열" w:date="2024-01-11T15:25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ab/>
                <w:t>"ldr x0, [x</w:t>
              </w:r>
              <w:proofErr w:type="gramStart"/>
              <w:r w:rsidR="00263851"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045" w:author="최광열" w:date="2024-01-11T15:25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>2]\n\t</w:t>
              </w:r>
              <w:proofErr w:type="gramEnd"/>
              <w:r w:rsidR="00263851"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046" w:author="최광열" w:date="2024-01-11T15:25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>"</w:t>
              </w:r>
            </w:ins>
          </w:p>
          <w:p w14:paraId="0D327345" w14:textId="425F510F" w:rsidR="00263851" w:rsidRPr="00953D79" w:rsidRDefault="000E5885" w:rsidP="00263851">
            <w:pPr>
              <w:rPr>
                <w:ins w:id="1047" w:author="최광열" w:date="2023-10-28T17:01:00Z"/>
                <w:rFonts w:ascii="Consolas" w:eastAsia="맑은 고딕" w:hAnsi="Consolas" w:cs="맑은 고딕"/>
                <w:sz w:val="20"/>
                <w:szCs w:val="20"/>
                <w:lang w:val="en-US"/>
                <w:rPrChange w:id="1048" w:author="최광열" w:date="2024-01-11T15:25:00Z">
                  <w:rPr>
                    <w:ins w:id="1049" w:author="최광열" w:date="2023-10-28T17:01:00Z"/>
                    <w:rFonts w:ascii="맑은 고딕" w:eastAsia="맑은 고딕" w:hAnsi="맑은 고딕" w:cs="맑은 고딕"/>
                    <w:b/>
                    <w:sz w:val="20"/>
                    <w:szCs w:val="20"/>
                    <w:lang w:val="en-US"/>
                  </w:rPr>
                </w:rPrChange>
              </w:rPr>
            </w:pPr>
            <w:ins w:id="1050" w:author="최광열" w:date="2024-01-11T14:33:00Z">
              <w:r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051" w:author="최광열" w:date="2024-01-11T15:25:00Z">
                    <w:rPr>
                      <w:rFonts w:ascii="맑은 고딕" w:eastAsia="맑은 고딕" w:hAnsi="맑은 고딕" w:cs="맑은 고딕" w:hint="eastAsia"/>
                      <w:b/>
                      <w:sz w:val="20"/>
                      <w:szCs w:val="20"/>
                      <w:lang w:val="en-US"/>
                    </w:rPr>
                  </w:rPrChange>
                </w:rPr>
                <w:t xml:space="preserve">21 </w:t>
              </w:r>
            </w:ins>
            <w:ins w:id="1052" w:author="최광열" w:date="2023-10-28T17:01:00Z">
              <w:r w:rsidR="00263851"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053" w:author="최광열" w:date="2024-01-11T15:25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ab/>
                <w:t>"mov sp, x0\n\t"</w:t>
              </w:r>
            </w:ins>
          </w:p>
          <w:p w14:paraId="637CE5FF" w14:textId="777F95B7" w:rsidR="00263851" w:rsidRPr="00953D79" w:rsidRDefault="000E5885" w:rsidP="00263851">
            <w:pPr>
              <w:rPr>
                <w:ins w:id="1054" w:author="최광열" w:date="2023-10-28T17:01:00Z"/>
                <w:rFonts w:ascii="Consolas" w:eastAsia="맑은 고딕" w:hAnsi="Consolas" w:cs="맑은 고딕"/>
                <w:sz w:val="20"/>
                <w:szCs w:val="20"/>
                <w:lang w:val="en-US"/>
                <w:rPrChange w:id="1055" w:author="최광열" w:date="2024-01-11T15:25:00Z">
                  <w:rPr>
                    <w:ins w:id="1056" w:author="최광열" w:date="2023-10-28T17:01:00Z"/>
                    <w:rFonts w:ascii="맑은 고딕" w:eastAsia="맑은 고딕" w:hAnsi="맑은 고딕" w:cs="맑은 고딕"/>
                    <w:b/>
                    <w:sz w:val="20"/>
                    <w:szCs w:val="20"/>
                    <w:lang w:val="en-US"/>
                  </w:rPr>
                </w:rPrChange>
              </w:rPr>
            </w:pPr>
            <w:ins w:id="1057" w:author="최광열" w:date="2024-01-11T14:33:00Z">
              <w:r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058" w:author="최광열" w:date="2024-01-11T15:25:00Z">
                    <w:rPr>
                      <w:rFonts w:ascii="맑은 고딕" w:eastAsia="맑은 고딕" w:hAnsi="맑은 고딕" w:cs="맑은 고딕" w:hint="eastAsia"/>
                      <w:b/>
                      <w:sz w:val="20"/>
                      <w:szCs w:val="20"/>
                      <w:lang w:val="en-US"/>
                    </w:rPr>
                  </w:rPrChange>
                </w:rPr>
                <w:t xml:space="preserve">22 </w:t>
              </w:r>
            </w:ins>
            <w:ins w:id="1059" w:author="최광열" w:date="2023-10-28T17:01:00Z">
              <w:r w:rsidR="00263851"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060" w:author="최광열" w:date="2024-01-11T15:25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ab/>
                <w:t>/*return END*/</w:t>
              </w:r>
            </w:ins>
          </w:p>
          <w:p w14:paraId="49904FDD" w14:textId="2A3D430D" w:rsidR="00263851" w:rsidRPr="00953D79" w:rsidRDefault="000E5885" w:rsidP="00263851">
            <w:pPr>
              <w:rPr>
                <w:ins w:id="1061" w:author="최광열" w:date="2023-10-28T17:01:00Z"/>
                <w:rFonts w:ascii="Consolas" w:eastAsia="맑은 고딕" w:hAnsi="Consolas" w:cs="맑은 고딕"/>
                <w:sz w:val="20"/>
                <w:szCs w:val="20"/>
                <w:lang w:val="en-US"/>
                <w:rPrChange w:id="1062" w:author="최광열" w:date="2024-01-11T15:25:00Z">
                  <w:rPr>
                    <w:ins w:id="1063" w:author="최광열" w:date="2023-10-28T17:01:00Z"/>
                    <w:rFonts w:ascii="맑은 고딕" w:eastAsia="맑은 고딕" w:hAnsi="맑은 고딕" w:cs="맑은 고딕"/>
                    <w:b/>
                    <w:sz w:val="20"/>
                    <w:szCs w:val="20"/>
                    <w:lang w:val="en-US"/>
                  </w:rPr>
                </w:rPrChange>
              </w:rPr>
            </w:pPr>
            <w:ins w:id="1064" w:author="최광열" w:date="2024-01-11T14:33:00Z">
              <w:r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065" w:author="최광열" w:date="2024-01-11T15:25:00Z">
                    <w:rPr>
                      <w:rFonts w:ascii="맑은 고딕" w:eastAsia="맑은 고딕" w:hAnsi="맑은 고딕" w:cs="맑은 고딕" w:hint="eastAsia"/>
                      <w:b/>
                      <w:sz w:val="20"/>
                      <w:szCs w:val="20"/>
                      <w:lang w:val="en-US"/>
                    </w:rPr>
                  </w:rPrChange>
                </w:rPr>
                <w:t>23</w:t>
              </w:r>
            </w:ins>
            <w:ins w:id="1066" w:author="최광열" w:date="2024-01-11T14:34:00Z">
              <w:r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067" w:author="최광열" w:date="2024-01-11T15:25:00Z">
                    <w:rPr>
                      <w:rFonts w:ascii="맑은 고딕" w:eastAsia="맑은 고딕" w:hAnsi="맑은 고딕" w:cs="맑은 고딕" w:hint="eastAsia"/>
                      <w:b/>
                      <w:sz w:val="20"/>
                      <w:szCs w:val="20"/>
                      <w:lang w:val="en-US"/>
                    </w:rPr>
                  </w:rPrChange>
                </w:rPr>
                <w:t xml:space="preserve"> </w:t>
              </w:r>
            </w:ins>
            <w:ins w:id="1068" w:author="최광열" w:date="2023-10-28T17:01:00Z">
              <w:r w:rsidR="00263851"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069" w:author="최광열" w:date="2024-01-11T15:25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ab/>
                <w:t>"ldr x0, [sp, #</w:t>
              </w:r>
              <w:proofErr w:type="gramStart"/>
              <w:r w:rsidR="00263851"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070" w:author="최광열" w:date="2024-01-11T15:25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>8]\n\t</w:t>
              </w:r>
              <w:proofErr w:type="gramEnd"/>
              <w:r w:rsidR="00263851"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071" w:author="최광열" w:date="2024-01-11T15:25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>"</w:t>
              </w:r>
            </w:ins>
          </w:p>
          <w:p w14:paraId="40549E29" w14:textId="640E4337" w:rsidR="00263851" w:rsidRPr="00953D79" w:rsidRDefault="000E5885" w:rsidP="00263851">
            <w:pPr>
              <w:rPr>
                <w:ins w:id="1072" w:author="최광열" w:date="2023-10-28T17:01:00Z"/>
                <w:rFonts w:ascii="Consolas" w:eastAsia="맑은 고딕" w:hAnsi="Consolas" w:cs="맑은 고딕"/>
                <w:sz w:val="20"/>
                <w:szCs w:val="20"/>
                <w:lang w:val="en-US"/>
                <w:rPrChange w:id="1073" w:author="최광열" w:date="2024-01-11T15:25:00Z">
                  <w:rPr>
                    <w:ins w:id="1074" w:author="최광열" w:date="2023-10-28T17:01:00Z"/>
                    <w:rFonts w:ascii="맑은 고딕" w:eastAsia="맑은 고딕" w:hAnsi="맑은 고딕" w:cs="맑은 고딕"/>
                    <w:b/>
                    <w:sz w:val="20"/>
                    <w:szCs w:val="20"/>
                    <w:lang w:val="en-US"/>
                  </w:rPr>
                </w:rPrChange>
              </w:rPr>
            </w:pPr>
            <w:ins w:id="1075" w:author="최광열" w:date="2024-01-11T14:34:00Z">
              <w:r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076" w:author="최광열" w:date="2024-01-11T15:25:00Z">
                    <w:rPr>
                      <w:rFonts w:ascii="맑은 고딕" w:eastAsia="맑은 고딕" w:hAnsi="맑은 고딕" w:cs="맑은 고딕" w:hint="eastAsia"/>
                      <w:b/>
                      <w:sz w:val="20"/>
                      <w:szCs w:val="20"/>
                      <w:lang w:val="en-US"/>
                    </w:rPr>
                  </w:rPrChange>
                </w:rPr>
                <w:t xml:space="preserve">24 </w:t>
              </w:r>
            </w:ins>
            <w:ins w:id="1077" w:author="최광열" w:date="2023-10-28T17:01:00Z">
              <w:r w:rsidR="00263851"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078" w:author="최광열" w:date="2024-01-11T15:25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ab/>
                <w:t>"ldr x1, [sp, #</w:t>
              </w:r>
              <w:proofErr w:type="gramStart"/>
              <w:r w:rsidR="00263851"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079" w:author="최광열" w:date="2024-01-11T15:25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>16]\n\t</w:t>
              </w:r>
              <w:proofErr w:type="gramEnd"/>
              <w:r w:rsidR="00263851"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080" w:author="최광열" w:date="2024-01-11T15:25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>"</w:t>
              </w:r>
            </w:ins>
          </w:p>
          <w:p w14:paraId="094472AD" w14:textId="7AFCB572" w:rsidR="00263851" w:rsidRPr="00953D79" w:rsidRDefault="000E5885" w:rsidP="00263851">
            <w:pPr>
              <w:rPr>
                <w:ins w:id="1081" w:author="최광열" w:date="2023-10-28T17:01:00Z"/>
                <w:rFonts w:ascii="Consolas" w:eastAsia="맑은 고딕" w:hAnsi="Consolas" w:cs="맑은 고딕"/>
                <w:sz w:val="20"/>
                <w:szCs w:val="20"/>
                <w:lang w:val="en-US"/>
                <w:rPrChange w:id="1082" w:author="최광열" w:date="2024-01-11T15:25:00Z">
                  <w:rPr>
                    <w:ins w:id="1083" w:author="최광열" w:date="2023-10-28T17:01:00Z"/>
                    <w:rFonts w:ascii="맑은 고딕" w:eastAsia="맑은 고딕" w:hAnsi="맑은 고딕" w:cs="맑은 고딕"/>
                    <w:b/>
                    <w:sz w:val="20"/>
                    <w:szCs w:val="20"/>
                    <w:lang w:val="en-US"/>
                  </w:rPr>
                </w:rPrChange>
              </w:rPr>
            </w:pPr>
            <w:ins w:id="1084" w:author="최광열" w:date="2024-01-11T14:34:00Z">
              <w:r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085" w:author="최광열" w:date="2024-01-11T15:25:00Z">
                    <w:rPr>
                      <w:rFonts w:ascii="맑은 고딕" w:eastAsia="맑은 고딕" w:hAnsi="맑은 고딕" w:cs="맑은 고딕" w:hint="eastAsia"/>
                      <w:b/>
                      <w:sz w:val="20"/>
                      <w:szCs w:val="20"/>
                      <w:lang w:val="en-US"/>
                    </w:rPr>
                  </w:rPrChange>
                </w:rPr>
                <w:t xml:space="preserve">25 </w:t>
              </w:r>
            </w:ins>
            <w:ins w:id="1086" w:author="최광열" w:date="2023-10-28T17:06:00Z">
              <w:r w:rsidR="005550BD"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087" w:author="최광열" w:date="2024-01-11T15:25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>…</w:t>
              </w:r>
            </w:ins>
          </w:p>
          <w:p w14:paraId="21EFF9EB" w14:textId="28CBA5DF" w:rsidR="00263851" w:rsidRPr="00953D79" w:rsidRDefault="000E5885" w:rsidP="00263851">
            <w:pPr>
              <w:rPr>
                <w:ins w:id="1088" w:author="최광열" w:date="2023-10-28T17:01:00Z"/>
                <w:rFonts w:ascii="Consolas" w:eastAsia="맑은 고딕" w:hAnsi="Consolas" w:cs="맑은 고딕"/>
                <w:sz w:val="20"/>
                <w:szCs w:val="20"/>
                <w:lang w:val="en-US"/>
                <w:rPrChange w:id="1089" w:author="최광열" w:date="2024-01-11T15:25:00Z">
                  <w:rPr>
                    <w:ins w:id="1090" w:author="최광열" w:date="2023-10-28T17:01:00Z"/>
                    <w:rFonts w:ascii="맑은 고딕" w:eastAsia="맑은 고딕" w:hAnsi="맑은 고딕" w:cs="맑은 고딕"/>
                    <w:b/>
                    <w:sz w:val="20"/>
                    <w:szCs w:val="20"/>
                    <w:lang w:val="en-US"/>
                  </w:rPr>
                </w:rPrChange>
              </w:rPr>
            </w:pPr>
            <w:ins w:id="1091" w:author="최광열" w:date="2024-01-11T14:34:00Z">
              <w:r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092" w:author="최광열" w:date="2024-01-11T15:25:00Z">
                    <w:rPr>
                      <w:rFonts w:ascii="맑은 고딕" w:eastAsia="맑은 고딕" w:hAnsi="맑은 고딕" w:cs="맑은 고딕" w:hint="eastAsia"/>
                      <w:b/>
                      <w:sz w:val="20"/>
                      <w:szCs w:val="20"/>
                      <w:lang w:val="en-US"/>
                    </w:rPr>
                  </w:rPrChange>
                </w:rPr>
                <w:t xml:space="preserve">26 </w:t>
              </w:r>
            </w:ins>
            <w:ins w:id="1093" w:author="최광열" w:date="2023-10-28T17:01:00Z">
              <w:r w:rsidR="00263851"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094" w:author="최광열" w:date="2024-01-11T15:25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ab/>
                <w:t>"ldr x30, [sp, #</w:t>
              </w:r>
              <w:proofErr w:type="gramStart"/>
              <w:r w:rsidR="00263851"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095" w:author="최광열" w:date="2024-01-11T15:25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>248]\n\t</w:t>
              </w:r>
              <w:proofErr w:type="gramEnd"/>
              <w:r w:rsidR="00263851"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096" w:author="최광열" w:date="2024-01-11T15:25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>"</w:t>
              </w:r>
            </w:ins>
          </w:p>
          <w:p w14:paraId="0E536026" w14:textId="352BB6C2" w:rsidR="00263851" w:rsidRPr="00953D79" w:rsidRDefault="000E5885" w:rsidP="00263851">
            <w:pPr>
              <w:rPr>
                <w:ins w:id="1097" w:author="최광열" w:date="2023-10-28T17:01:00Z"/>
                <w:rFonts w:ascii="Consolas" w:eastAsia="맑은 고딕" w:hAnsi="Consolas" w:cs="맑은 고딕"/>
                <w:sz w:val="20"/>
                <w:szCs w:val="20"/>
                <w:lang w:val="en-US"/>
                <w:rPrChange w:id="1098" w:author="최광열" w:date="2024-01-11T15:25:00Z">
                  <w:rPr>
                    <w:ins w:id="1099" w:author="최광열" w:date="2023-10-28T17:01:00Z"/>
                    <w:rFonts w:ascii="맑은 고딕" w:eastAsia="맑은 고딕" w:hAnsi="맑은 고딕" w:cs="맑은 고딕"/>
                    <w:b/>
                    <w:sz w:val="20"/>
                    <w:szCs w:val="20"/>
                    <w:lang w:val="en-US"/>
                  </w:rPr>
                </w:rPrChange>
              </w:rPr>
            </w:pPr>
            <w:ins w:id="1100" w:author="최광열" w:date="2024-01-11T14:34:00Z">
              <w:r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101" w:author="최광열" w:date="2024-01-11T15:25:00Z">
                    <w:rPr>
                      <w:rFonts w:ascii="맑은 고딕" w:eastAsia="맑은 고딕" w:hAnsi="맑은 고딕" w:cs="맑은 고딕" w:hint="eastAsia"/>
                      <w:b/>
                      <w:sz w:val="20"/>
                      <w:szCs w:val="20"/>
                      <w:lang w:val="en-US"/>
                    </w:rPr>
                  </w:rPrChange>
                </w:rPr>
                <w:t xml:space="preserve">27 </w:t>
              </w:r>
            </w:ins>
            <w:ins w:id="1102" w:author="최광열" w:date="2023-10-28T17:01:00Z">
              <w:r w:rsidR="00263851"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103" w:author="최광열" w:date="2024-01-11T15:25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ab/>
                <w:t>"add sp, sp, #256\n\t"</w:t>
              </w:r>
            </w:ins>
          </w:p>
          <w:p w14:paraId="2F9C58FD" w14:textId="354C0502" w:rsidR="00263851" w:rsidRPr="00953D79" w:rsidRDefault="000E5885" w:rsidP="00263851">
            <w:pPr>
              <w:rPr>
                <w:ins w:id="1104" w:author="최광열" w:date="2023-10-28T17:01:00Z"/>
                <w:rFonts w:ascii="Consolas" w:eastAsia="맑은 고딕" w:hAnsi="Consolas" w:cs="맑은 고딕"/>
                <w:sz w:val="20"/>
                <w:szCs w:val="20"/>
                <w:lang w:val="en-US"/>
                <w:rPrChange w:id="1105" w:author="최광열" w:date="2024-01-11T15:25:00Z">
                  <w:rPr>
                    <w:ins w:id="1106" w:author="최광열" w:date="2023-10-28T17:01:00Z"/>
                    <w:rFonts w:ascii="맑은 고딕" w:eastAsia="맑은 고딕" w:hAnsi="맑은 고딕" w:cs="맑은 고딕"/>
                    <w:b/>
                    <w:sz w:val="20"/>
                    <w:szCs w:val="20"/>
                    <w:lang w:val="en-US"/>
                  </w:rPr>
                </w:rPrChange>
              </w:rPr>
            </w:pPr>
            <w:ins w:id="1107" w:author="최광열" w:date="2024-01-11T14:34:00Z">
              <w:r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108" w:author="최광열" w:date="2024-01-11T15:25:00Z">
                    <w:rPr>
                      <w:rFonts w:ascii="맑은 고딕" w:eastAsia="맑은 고딕" w:hAnsi="맑은 고딕" w:cs="맑은 고딕" w:hint="eastAsia"/>
                      <w:b/>
                      <w:sz w:val="20"/>
                      <w:szCs w:val="20"/>
                      <w:lang w:val="en-US"/>
                    </w:rPr>
                  </w:rPrChange>
                </w:rPr>
                <w:t xml:space="preserve">28 </w:t>
              </w:r>
            </w:ins>
            <w:ins w:id="1109" w:author="최광열" w:date="2023-10-28T17:01:00Z">
              <w:r w:rsidR="00263851"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110" w:author="최광열" w:date="2024-01-11T15:25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ab/>
                <w:t>:                // No output operands</w:t>
              </w:r>
            </w:ins>
          </w:p>
          <w:p w14:paraId="1C0EAAD1" w14:textId="56170D66" w:rsidR="00263851" w:rsidRPr="00953D79" w:rsidRDefault="000E5885" w:rsidP="00263851">
            <w:pPr>
              <w:rPr>
                <w:ins w:id="1111" w:author="최광열" w:date="2023-10-28T17:01:00Z"/>
                <w:rFonts w:ascii="Consolas" w:eastAsia="맑은 고딕" w:hAnsi="Consolas" w:cs="맑은 고딕"/>
                <w:sz w:val="20"/>
                <w:szCs w:val="20"/>
                <w:lang w:val="en-US"/>
                <w:rPrChange w:id="1112" w:author="최광열" w:date="2024-01-11T15:25:00Z">
                  <w:rPr>
                    <w:ins w:id="1113" w:author="최광열" w:date="2023-10-28T17:01:00Z"/>
                    <w:rFonts w:ascii="맑은 고딕" w:eastAsia="맑은 고딕" w:hAnsi="맑은 고딕" w:cs="맑은 고딕"/>
                    <w:b/>
                    <w:sz w:val="20"/>
                    <w:szCs w:val="20"/>
                    <w:lang w:val="en-US"/>
                  </w:rPr>
                </w:rPrChange>
              </w:rPr>
            </w:pPr>
            <w:ins w:id="1114" w:author="최광열" w:date="2024-01-11T14:34:00Z">
              <w:r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115" w:author="최광열" w:date="2024-01-11T15:25:00Z">
                    <w:rPr>
                      <w:rFonts w:ascii="맑은 고딕" w:eastAsia="맑은 고딕" w:hAnsi="맑은 고딕" w:cs="맑은 고딕" w:hint="eastAsia"/>
                      <w:b/>
                      <w:sz w:val="20"/>
                      <w:szCs w:val="20"/>
                      <w:lang w:val="en-US"/>
                    </w:rPr>
                  </w:rPrChange>
                </w:rPr>
                <w:t xml:space="preserve">29 </w:t>
              </w:r>
            </w:ins>
            <w:ins w:id="1116" w:author="최광열" w:date="2023-10-28T17:01:00Z">
              <w:r w:rsidR="00263851"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117" w:author="최광열" w:date="2024-01-11T15:25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ab/>
                <w:t>: "r" (STACK_START_PTR_ADDR), "r" (ENTRY_PTR_ADDR)</w:t>
              </w:r>
            </w:ins>
          </w:p>
          <w:p w14:paraId="79BBE3A5" w14:textId="286DDD13" w:rsidR="00263851" w:rsidRPr="00953D79" w:rsidRDefault="000E5885" w:rsidP="00263851">
            <w:pPr>
              <w:rPr>
                <w:ins w:id="1118" w:author="최광열" w:date="2023-10-28T17:01:00Z"/>
                <w:rFonts w:ascii="Consolas" w:eastAsia="맑은 고딕" w:hAnsi="Consolas" w:cs="맑은 고딕"/>
                <w:sz w:val="20"/>
                <w:szCs w:val="20"/>
                <w:lang w:val="en-US"/>
                <w:rPrChange w:id="1119" w:author="최광열" w:date="2024-01-11T15:25:00Z">
                  <w:rPr>
                    <w:ins w:id="1120" w:author="최광열" w:date="2023-10-28T17:01:00Z"/>
                    <w:rFonts w:ascii="맑은 고딕" w:eastAsia="맑은 고딕" w:hAnsi="맑은 고딕" w:cs="맑은 고딕"/>
                    <w:b/>
                    <w:sz w:val="20"/>
                    <w:szCs w:val="20"/>
                    <w:lang w:val="en-US"/>
                  </w:rPr>
                </w:rPrChange>
              </w:rPr>
            </w:pPr>
            <w:ins w:id="1121" w:author="최광열" w:date="2024-01-11T14:34:00Z">
              <w:r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122" w:author="최광열" w:date="2024-01-11T15:25:00Z">
                    <w:rPr>
                      <w:rFonts w:ascii="맑은 고딕" w:eastAsia="맑은 고딕" w:hAnsi="맑은 고딕" w:cs="맑은 고딕" w:hint="eastAsia"/>
                      <w:b/>
                      <w:sz w:val="20"/>
                      <w:szCs w:val="20"/>
                      <w:lang w:val="en-US"/>
                    </w:rPr>
                  </w:rPrChange>
                </w:rPr>
                <w:t xml:space="preserve">30 </w:t>
              </w:r>
            </w:ins>
            <w:ins w:id="1123" w:author="최광열" w:date="2023-10-28T17:01:00Z">
              <w:r w:rsidR="00263851"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124" w:author="최광열" w:date="2024-01-11T15:25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ab/>
                <w:t>:</w:t>
              </w:r>
            </w:ins>
          </w:p>
          <w:p w14:paraId="38193B56" w14:textId="455B9BBA" w:rsidR="00263851" w:rsidRPr="00953D79" w:rsidRDefault="000E5885" w:rsidP="00263851">
            <w:pPr>
              <w:rPr>
                <w:ins w:id="1125" w:author="최광열" w:date="2023-10-28T17:01:00Z"/>
                <w:rFonts w:ascii="Consolas" w:eastAsia="맑은 고딕" w:hAnsi="Consolas" w:cs="맑은 고딕"/>
                <w:sz w:val="20"/>
                <w:szCs w:val="20"/>
                <w:lang w:val="en-US"/>
                <w:rPrChange w:id="1126" w:author="최광열" w:date="2024-01-11T15:25:00Z">
                  <w:rPr>
                    <w:ins w:id="1127" w:author="최광열" w:date="2023-10-28T17:01:00Z"/>
                    <w:rFonts w:ascii="맑은 고딕" w:eastAsia="맑은 고딕" w:hAnsi="맑은 고딕" w:cs="맑은 고딕"/>
                    <w:b/>
                    <w:sz w:val="20"/>
                    <w:szCs w:val="20"/>
                    <w:lang w:val="en-US"/>
                  </w:rPr>
                </w:rPrChange>
              </w:rPr>
            </w:pPr>
            <w:proofErr w:type="gramStart"/>
            <w:ins w:id="1128" w:author="최광열" w:date="2024-01-11T14:34:00Z">
              <w:r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129" w:author="최광열" w:date="2024-01-11T15:25:00Z">
                    <w:rPr>
                      <w:rFonts w:ascii="맑은 고딕" w:eastAsia="맑은 고딕" w:hAnsi="맑은 고딕" w:cs="맑은 고딕" w:hint="eastAsia"/>
                      <w:b/>
                      <w:sz w:val="20"/>
                      <w:szCs w:val="20"/>
                      <w:lang w:val="en-US"/>
                    </w:rPr>
                  </w:rPrChange>
                </w:rPr>
                <w:t xml:space="preserve">31 </w:t>
              </w:r>
            </w:ins>
            <w:ins w:id="1130" w:author="최광열" w:date="2023-10-28T17:01:00Z">
              <w:r w:rsidR="00263851"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131" w:author="최광열" w:date="2024-01-11T15:25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>)</w:t>
              </w:r>
              <w:proofErr w:type="gramEnd"/>
              <w:r w:rsidR="00263851"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132" w:author="최광열" w:date="2024-01-11T15:25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>;</w:t>
              </w:r>
            </w:ins>
          </w:p>
          <w:p w14:paraId="3B06189A" w14:textId="6E43BC98" w:rsidR="00263851" w:rsidRPr="00953D79" w:rsidRDefault="000E5885" w:rsidP="00263851">
            <w:pPr>
              <w:rPr>
                <w:ins w:id="1133" w:author="최광열" w:date="2023-10-28T17:01:00Z"/>
                <w:rFonts w:ascii="Consolas" w:eastAsia="맑은 고딕" w:hAnsi="Consolas" w:cs="맑은 고딕"/>
                <w:sz w:val="20"/>
                <w:szCs w:val="20"/>
                <w:lang w:val="en-US"/>
                <w:rPrChange w:id="1134" w:author="최광열" w:date="2024-01-11T15:25:00Z">
                  <w:rPr>
                    <w:ins w:id="1135" w:author="최광열" w:date="2023-10-28T17:01:00Z"/>
                    <w:rFonts w:ascii="맑은 고딕" w:eastAsia="맑은 고딕" w:hAnsi="맑은 고딕" w:cs="맑은 고딕"/>
                    <w:b/>
                    <w:sz w:val="20"/>
                    <w:szCs w:val="20"/>
                    <w:lang w:val="en-US"/>
                  </w:rPr>
                </w:rPrChange>
              </w:rPr>
            </w:pPr>
            <w:ins w:id="1136" w:author="최광열" w:date="2024-01-11T14:34:00Z">
              <w:r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137" w:author="최광열" w:date="2024-01-11T15:25:00Z">
                    <w:rPr>
                      <w:rFonts w:ascii="맑은 고딕" w:eastAsia="맑은 고딕" w:hAnsi="맑은 고딕" w:cs="맑은 고딕" w:hint="eastAsia"/>
                      <w:b/>
                      <w:sz w:val="20"/>
                      <w:szCs w:val="20"/>
                      <w:lang w:val="en-US"/>
                    </w:rPr>
                  </w:rPrChange>
                </w:rPr>
                <w:t xml:space="preserve">32 </w:t>
              </w:r>
            </w:ins>
            <w:ins w:id="1138" w:author="최광열" w:date="2023-10-28T17:01:00Z">
              <w:r w:rsidR="00263851"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139" w:author="최광열" w:date="2024-01-11T15:25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>xil_</w:t>
              </w:r>
              <w:proofErr w:type="gramStart"/>
              <w:r w:rsidR="00263851"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140" w:author="최광열" w:date="2024-01-11T15:25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>printf(</w:t>
              </w:r>
              <w:proofErr w:type="gramEnd"/>
              <w:r w:rsidR="00263851"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141" w:author="최광열" w:date="2024-01-11T15:25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>"\r\nELF DONE\r\n");</w:t>
              </w:r>
            </w:ins>
          </w:p>
          <w:p w14:paraId="168983B6" w14:textId="71137CC5" w:rsidR="00263851" w:rsidRDefault="000E5885">
            <w:pPr>
              <w:rPr>
                <w:ins w:id="1142" w:author="최광열" w:date="2023-10-28T17:01:00Z"/>
                <w:rFonts w:ascii="Calibri" w:hAnsi="Calibri" w:cs="Calibri"/>
                <w:sz w:val="20"/>
                <w:szCs w:val="20"/>
                <w:lang w:val="en-US"/>
              </w:rPr>
            </w:pPr>
            <w:ins w:id="1143" w:author="최광열" w:date="2024-01-11T14:34:00Z">
              <w:r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144" w:author="최광열" w:date="2024-01-11T15:25:00Z">
                    <w:rPr>
                      <w:rFonts w:ascii="맑은 고딕" w:eastAsia="맑은 고딕" w:hAnsi="맑은 고딕" w:cs="맑은 고딕" w:hint="eastAsia"/>
                      <w:b/>
                      <w:sz w:val="20"/>
                      <w:szCs w:val="20"/>
                      <w:lang w:val="en-US"/>
                    </w:rPr>
                  </w:rPrChange>
                </w:rPr>
                <w:t xml:space="preserve">33 </w:t>
              </w:r>
            </w:ins>
            <w:ins w:id="1145" w:author="최광열" w:date="2023-10-28T17:01:00Z">
              <w:r w:rsidR="00263851"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146" w:author="최광열" w:date="2024-01-11T15:25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>clear_</w:t>
              </w:r>
              <w:proofErr w:type="gramStart"/>
              <w:r w:rsidR="00263851"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147" w:author="최광열" w:date="2024-01-11T15:25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>DRAM(</w:t>
              </w:r>
              <w:proofErr w:type="gramEnd"/>
              <w:r w:rsidR="00263851" w:rsidRPr="00953D7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148" w:author="최광열" w:date="2024-01-11T15:25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>);</w:t>
              </w:r>
            </w:ins>
          </w:p>
        </w:tc>
      </w:tr>
    </w:tbl>
    <w:p w14:paraId="321E81FC" w14:textId="64C2CF23" w:rsidR="00FF75D7" w:rsidRDefault="00FF75D7" w:rsidP="00FF75D7">
      <w:pPr>
        <w:pStyle w:val="3"/>
        <w:rPr>
          <w:ins w:id="1149" w:author="최광열" w:date="2024-01-11T15:12:00Z"/>
          <w:color w:val="auto"/>
          <w:sz w:val="24"/>
          <w:szCs w:val="24"/>
          <w:lang w:val="en-US"/>
        </w:rPr>
      </w:pPr>
      <w:bookmarkStart w:id="1150" w:name="_Toc155888977"/>
      <w:ins w:id="1151" w:author="최광열" w:date="2024-01-11T15:12:00Z">
        <w:r>
          <w:rPr>
            <w:rFonts w:hint="eastAsia"/>
            <w:color w:val="auto"/>
            <w:sz w:val="24"/>
            <w:szCs w:val="24"/>
            <w:lang w:val="en-US"/>
          </w:rPr>
          <w:lastRenderedPageBreak/>
          <w:t>3</w:t>
        </w:r>
        <w:r>
          <w:rPr>
            <w:color w:val="auto"/>
            <w:sz w:val="24"/>
            <w:szCs w:val="24"/>
            <w:lang w:val="en-US"/>
          </w:rPr>
          <w:t>.1.</w:t>
        </w:r>
        <w:proofErr w:type="gramStart"/>
        <w:r>
          <w:rPr>
            <w:color w:val="auto"/>
            <w:sz w:val="24"/>
            <w:szCs w:val="24"/>
            <w:lang w:val="en-US"/>
          </w:rPr>
          <w:t>2.</w:t>
        </w:r>
        <w:r w:rsidR="00190734">
          <w:rPr>
            <w:rFonts w:hint="eastAsia"/>
            <w:color w:val="auto"/>
            <w:sz w:val="24"/>
            <w:szCs w:val="24"/>
            <w:lang w:val="en-US"/>
          </w:rPr>
          <w:t>B</w:t>
        </w:r>
        <w:r w:rsidR="00190734">
          <w:rPr>
            <w:color w:val="auto"/>
            <w:sz w:val="24"/>
            <w:szCs w:val="24"/>
            <w:lang w:val="en-US"/>
          </w:rPr>
          <w:t>oard</w:t>
        </w:r>
        <w:proofErr w:type="gramEnd"/>
        <w:r w:rsidR="00190734">
          <w:rPr>
            <w:color w:val="auto"/>
            <w:sz w:val="24"/>
            <w:szCs w:val="24"/>
            <w:lang w:val="en-US"/>
          </w:rPr>
          <w:t xml:space="preserve"> Initialization</w:t>
        </w:r>
        <w:bookmarkEnd w:id="1150"/>
      </w:ins>
    </w:p>
    <w:p w14:paraId="046211DA" w14:textId="23B46E57" w:rsidR="00190734" w:rsidRDefault="00190734" w:rsidP="00190734">
      <w:pPr>
        <w:widowControl w:val="0"/>
        <w:spacing w:line="240" w:lineRule="auto"/>
        <w:ind w:firstLine="195"/>
        <w:jc w:val="both"/>
        <w:rPr>
          <w:ins w:id="1152" w:author="최광열" w:date="2024-01-11T15:12:00Z"/>
          <w:rFonts w:ascii="Calibri" w:hAnsi="Calibri" w:cs="Calibri"/>
          <w:sz w:val="20"/>
          <w:szCs w:val="20"/>
          <w:lang w:val="en-US"/>
        </w:rPr>
      </w:pPr>
      <w:ins w:id="1153" w:author="최광열" w:date="2024-01-11T15:12:00Z">
        <w:r>
          <w:rPr>
            <w:rFonts w:ascii="Calibri" w:hAnsi="Calibri" w:cs="Calibri" w:hint="eastAsia"/>
            <w:sz w:val="20"/>
            <w:szCs w:val="20"/>
            <w:lang w:val="en-US"/>
          </w:rPr>
          <w:t>현재의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경우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P</w:t>
        </w:r>
        <w:r>
          <w:rPr>
            <w:rFonts w:ascii="Calibri" w:hAnsi="Calibri" w:cs="Calibri"/>
            <w:sz w:val="20"/>
            <w:szCs w:val="20"/>
            <w:lang w:val="en-US"/>
          </w:rPr>
          <w:t>S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는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/>
            <w:sz w:val="20"/>
            <w:szCs w:val="20"/>
            <w:lang w:val="en-US"/>
          </w:rPr>
          <w:t>APU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를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이용해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구동중이며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/>
            <w:sz w:val="20"/>
            <w:szCs w:val="20"/>
            <w:lang w:val="en-US"/>
          </w:rPr>
          <w:t>UART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를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이용해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/>
            <w:sz w:val="20"/>
            <w:szCs w:val="20"/>
            <w:lang w:val="en-US"/>
          </w:rPr>
          <w:t>PC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에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화면에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출력하거나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,</w:t>
        </w:r>
        <w:r>
          <w:rPr>
            <w:rFonts w:ascii="Calibri" w:hAnsi="Calibri" w:cs="Calibri"/>
            <w:sz w:val="20"/>
            <w:szCs w:val="20"/>
            <w:lang w:val="en-US"/>
          </w:rPr>
          <w:t xml:space="preserve"> TCP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를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이용해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/>
            <w:sz w:val="20"/>
            <w:szCs w:val="20"/>
            <w:lang w:val="en-US"/>
          </w:rPr>
          <w:t>PC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로부터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명령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,</w:t>
        </w:r>
        <w:r>
          <w:rPr>
            <w:rFonts w:ascii="Calibri" w:hAnsi="Calibri" w:cs="Calibri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혹은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/>
            <w:sz w:val="20"/>
            <w:szCs w:val="20"/>
            <w:lang w:val="en-US"/>
          </w:rPr>
          <w:t>ELF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파일을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받아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수행하는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작업을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한다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.</w:t>
        </w:r>
        <w:r>
          <w:rPr>
            <w:rFonts w:ascii="Calibri" w:hAnsi="Calibri" w:cs="Calibri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이전에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/>
            <w:sz w:val="20"/>
            <w:szCs w:val="20"/>
            <w:lang w:val="en-US"/>
          </w:rPr>
          <w:t>TCP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를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통해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명령을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전송하면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처리하는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기능이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있었으나</w:t>
        </w:r>
        <w:r>
          <w:rPr>
            <w:rFonts w:ascii="Calibri" w:hAnsi="Calibri" w:cs="Calibri"/>
            <w:sz w:val="20"/>
            <w:szCs w:val="20"/>
            <w:lang w:val="en-US"/>
          </w:rPr>
          <w:t xml:space="preserve"> PL side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의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설계가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변경됨에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따라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현재는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이용할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수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없는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기능이다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.</w:t>
        </w:r>
        <w:r>
          <w:rPr>
            <w:rFonts w:ascii="Calibri" w:hAnsi="Calibri" w:cs="Calibri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T</w:t>
        </w:r>
        <w:r>
          <w:rPr>
            <w:rFonts w:ascii="Calibri" w:hAnsi="Calibri" w:cs="Calibri"/>
            <w:sz w:val="20"/>
            <w:szCs w:val="20"/>
            <w:lang w:val="en-US"/>
          </w:rPr>
          <w:t>CP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통신의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경우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</w:ins>
      <w:ins w:id="1154" w:author="최광열" w:date="2024-01-11T15:23:00Z">
        <w:r w:rsidR="005557D4">
          <w:rPr>
            <w:rFonts w:ascii="Calibri" w:hAnsi="Calibri" w:cs="Calibri"/>
            <w:sz w:val="20"/>
            <w:szCs w:val="20"/>
            <w:lang w:val="en-US"/>
          </w:rPr>
          <w:t>Xilinx</w:t>
        </w:r>
        <w:r w:rsidR="005557D4">
          <w:rPr>
            <w:rFonts w:ascii="Calibri" w:hAnsi="Calibri" w:cs="Calibri" w:hint="eastAsia"/>
            <w:sz w:val="20"/>
            <w:szCs w:val="20"/>
            <w:lang w:val="en-US"/>
          </w:rPr>
          <w:t>에서</w:t>
        </w:r>
        <w:r w:rsidR="005557D4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5557D4">
          <w:rPr>
            <w:rFonts w:ascii="Calibri" w:hAnsi="Calibri" w:cs="Calibri" w:hint="eastAsia"/>
            <w:sz w:val="20"/>
            <w:szCs w:val="20"/>
            <w:lang w:val="en-US"/>
          </w:rPr>
          <w:t>제공하는</w:t>
        </w:r>
        <w:r w:rsidR="005557D4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</w:ins>
      <w:ins w:id="1155" w:author="최광열" w:date="2024-01-11T15:12:00Z">
        <w:r>
          <w:rPr>
            <w:rFonts w:ascii="Calibri" w:hAnsi="Calibri" w:cs="Calibri"/>
            <w:sz w:val="20"/>
            <w:szCs w:val="20"/>
            <w:lang w:val="en-US"/>
          </w:rPr>
          <w:t>LWIP</w:t>
        </w:r>
      </w:ins>
      <w:ins w:id="1156" w:author="최광열" w:date="2024-01-11T15:24:00Z">
        <w:r w:rsidR="005557D4">
          <w:rPr>
            <w:rFonts w:ascii="Calibri" w:hAnsi="Calibri" w:cs="Calibri" w:hint="eastAsia"/>
            <w:sz w:val="20"/>
            <w:szCs w:val="20"/>
            <w:lang w:val="en-US"/>
          </w:rPr>
          <w:t>라이브러리를</w:t>
        </w:r>
        <w:r w:rsidR="005557D4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</w:ins>
      <w:ins w:id="1157" w:author="최광열" w:date="2024-01-11T15:12:00Z">
        <w:r>
          <w:rPr>
            <w:rFonts w:ascii="Calibri" w:hAnsi="Calibri" w:cs="Calibri" w:hint="eastAsia"/>
            <w:sz w:val="20"/>
            <w:szCs w:val="20"/>
            <w:lang w:val="en-US"/>
          </w:rPr>
          <w:t>이용해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수행하며</w:t>
        </w:r>
      </w:ins>
      <w:ins w:id="1158" w:author="최광열" w:date="2024-01-11T15:24:00Z">
        <w:r w:rsidR="005557D4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5557D4" w:rsidRPr="00897ABD">
          <w:rPr>
            <w:rFonts w:ascii="Consolas" w:eastAsia="맑은 고딕" w:hAnsi="Consolas" w:cs="맑은 고딕"/>
            <w:sz w:val="20"/>
            <w:szCs w:val="20"/>
            <w:lang w:val="en-US"/>
          </w:rPr>
          <w:t>initializ</w:t>
        </w:r>
        <w:r w:rsidR="005557D4">
          <w:rPr>
            <w:rFonts w:ascii="Consolas" w:eastAsia="맑은 고딕" w:hAnsi="Consolas" w:cs="맑은 고딕" w:hint="eastAsia"/>
            <w:sz w:val="20"/>
            <w:szCs w:val="20"/>
            <w:lang w:val="en-US"/>
          </w:rPr>
          <w:t>a</w:t>
        </w:r>
        <w:r w:rsidR="005557D4">
          <w:rPr>
            <w:rFonts w:ascii="Consolas" w:eastAsia="맑은 고딕" w:hAnsi="Consolas" w:cs="맑은 고딕"/>
            <w:sz w:val="20"/>
            <w:szCs w:val="20"/>
            <w:lang w:val="en-US"/>
          </w:rPr>
          <w:t>tion()</w:t>
        </w:r>
        <w:r w:rsidR="005557D4" w:rsidRPr="005557D4">
          <w:rPr>
            <w:rFonts w:ascii="Calibri" w:hAnsi="Calibri" w:cs="Calibri" w:hint="eastAsia"/>
            <w:sz w:val="20"/>
            <w:szCs w:val="20"/>
            <w:lang w:val="en-US"/>
            <w:rPrChange w:id="1159" w:author="최광열" w:date="2024-01-11T15:24:00Z">
              <w:rPr>
                <w:rFonts w:ascii="Consolas" w:eastAsia="맑은 고딕" w:hAnsi="Consolas" w:cs="맑은 고딕" w:hint="eastAsia"/>
                <w:sz w:val="20"/>
                <w:szCs w:val="20"/>
                <w:lang w:val="en-US"/>
              </w:rPr>
            </w:rPrChange>
          </w:rPr>
          <w:t>함수를</w:t>
        </w:r>
        <w:r w:rsidR="005557D4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5557D4">
          <w:rPr>
            <w:rFonts w:ascii="Calibri" w:hAnsi="Calibri" w:cs="Calibri" w:hint="eastAsia"/>
            <w:sz w:val="20"/>
            <w:szCs w:val="20"/>
            <w:lang w:val="en-US"/>
          </w:rPr>
          <w:t>이용해</w:t>
        </w:r>
        <w:r w:rsidR="005557D4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</w:ins>
      <w:ins w:id="1160" w:author="최광열" w:date="2024-01-11T15:25:00Z">
        <w:r w:rsidR="005557D4">
          <w:rPr>
            <w:rFonts w:ascii="Calibri" w:hAnsi="Calibri" w:cs="Calibri" w:hint="eastAsia"/>
            <w:sz w:val="20"/>
            <w:szCs w:val="20"/>
            <w:lang w:val="en-US"/>
          </w:rPr>
          <w:t>초기화한다</w:t>
        </w:r>
        <w:r w:rsidR="005557D4">
          <w:rPr>
            <w:rFonts w:ascii="Calibri" w:hAnsi="Calibri" w:cs="Calibri" w:hint="eastAsia"/>
            <w:sz w:val="20"/>
            <w:szCs w:val="20"/>
            <w:lang w:val="en-US"/>
          </w:rPr>
          <w:t>.</w:t>
        </w:r>
      </w:ins>
      <w:ins w:id="1161" w:author="최광열" w:date="2024-01-11T15:24:00Z">
        <w:r w:rsidR="005557D4">
          <w:rPr>
            <w:rFonts w:ascii="Consolas" w:eastAsia="맑은 고딕" w:hAnsi="Consolas" w:cs="맑은 고딕" w:hint="eastAsia"/>
            <w:sz w:val="20"/>
            <w:szCs w:val="20"/>
            <w:lang w:val="en-US"/>
          </w:rPr>
          <w:t xml:space="preserve"> </w:t>
        </w:r>
      </w:ins>
      <w:ins w:id="1162" w:author="최광열" w:date="2024-01-11T15:25:00Z">
        <w:r w:rsidR="00426C79" w:rsidRPr="00897ABD">
          <w:rPr>
            <w:rFonts w:ascii="Consolas" w:eastAsia="맑은 고딕" w:hAnsi="Consolas" w:cs="맑은 고딕"/>
            <w:sz w:val="20"/>
            <w:szCs w:val="20"/>
            <w:lang w:val="en-US"/>
          </w:rPr>
          <w:t>initializ</w:t>
        </w:r>
        <w:r w:rsidR="00426C79">
          <w:rPr>
            <w:rFonts w:ascii="Consolas" w:eastAsia="맑은 고딕" w:hAnsi="Consolas" w:cs="맑은 고딕" w:hint="eastAsia"/>
            <w:sz w:val="20"/>
            <w:szCs w:val="20"/>
            <w:lang w:val="en-US"/>
          </w:rPr>
          <w:t>a</w:t>
        </w:r>
        <w:r w:rsidR="00426C79">
          <w:rPr>
            <w:rFonts w:ascii="Consolas" w:eastAsia="맑은 고딕" w:hAnsi="Consolas" w:cs="맑은 고딕"/>
            <w:sz w:val="20"/>
            <w:szCs w:val="20"/>
            <w:lang w:val="en-US"/>
          </w:rPr>
          <w:t xml:space="preserve">tion() </w:t>
        </w:r>
      </w:ins>
      <w:ins w:id="1163" w:author="최광열" w:date="2024-01-11T15:12:00Z">
        <w:r>
          <w:rPr>
            <w:rFonts w:ascii="Calibri" w:hAnsi="Calibri" w:cs="Calibri" w:hint="eastAsia"/>
            <w:sz w:val="20"/>
            <w:szCs w:val="20"/>
            <w:lang w:val="en-US"/>
          </w:rPr>
          <w:t>내부에서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아래의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코드를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통해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/>
            <w:sz w:val="20"/>
            <w:szCs w:val="20"/>
            <w:lang w:val="en-US"/>
          </w:rPr>
          <w:t>IP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를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지정하게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된다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.</w:t>
        </w:r>
      </w:ins>
    </w:p>
    <w:p w14:paraId="41538EE5" w14:textId="77777777" w:rsidR="00190734" w:rsidRDefault="00190734" w:rsidP="00190734">
      <w:pPr>
        <w:widowControl w:val="0"/>
        <w:spacing w:line="240" w:lineRule="auto"/>
        <w:ind w:firstLine="195"/>
        <w:jc w:val="both"/>
        <w:rPr>
          <w:ins w:id="1164" w:author="최광열" w:date="2024-01-11T15:12:00Z"/>
          <w:rFonts w:ascii="Calibri" w:hAnsi="Calibri" w:cs="Calibri"/>
          <w:sz w:val="20"/>
          <w:szCs w:val="20"/>
          <w:lang w:val="en-US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9"/>
      </w:tblGrid>
      <w:tr w:rsidR="00190734" w:rsidRPr="00897ABD" w14:paraId="62AEEC98" w14:textId="77777777" w:rsidTr="00BE0FCB">
        <w:trPr>
          <w:ins w:id="1165" w:author="최광열" w:date="2024-01-11T15:12:00Z"/>
        </w:trPr>
        <w:tc>
          <w:tcPr>
            <w:tcW w:w="9019" w:type="dxa"/>
          </w:tcPr>
          <w:p w14:paraId="3D9DB198" w14:textId="77777777" w:rsidR="00190734" w:rsidRPr="005557D4" w:rsidRDefault="00190734" w:rsidP="00BE0FCB">
            <w:pPr>
              <w:rPr>
                <w:ins w:id="1166" w:author="최광열" w:date="2024-01-11T15:12:00Z"/>
                <w:rFonts w:ascii="Consolas" w:eastAsia="맑은 고딕" w:hAnsi="Consolas" w:cs="맑은 고딕"/>
                <w:sz w:val="20"/>
                <w:szCs w:val="20"/>
                <w:lang w:val="en-US"/>
                <w:rPrChange w:id="1167" w:author="최광열" w:date="2024-01-11T15:24:00Z">
                  <w:rPr>
                    <w:ins w:id="1168" w:author="최광열" w:date="2024-01-11T15:12:00Z"/>
                    <w:rFonts w:ascii="맑은 고딕" w:eastAsia="맑은 고딕" w:hAnsi="맑은 고딕" w:cs="맑은 고딕"/>
                    <w:b/>
                    <w:sz w:val="20"/>
                    <w:szCs w:val="20"/>
                    <w:lang w:val="en-US"/>
                  </w:rPr>
                </w:rPrChange>
              </w:rPr>
            </w:pPr>
            <w:ins w:id="1169" w:author="최광열" w:date="2024-01-11T15:12:00Z">
              <w:r w:rsidRPr="005557D4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170" w:author="최광열" w:date="2024-01-11T15:24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>/* initialize IP addresses to be used */</w:t>
              </w:r>
            </w:ins>
          </w:p>
          <w:p w14:paraId="65B2FC38" w14:textId="0D25EC08" w:rsidR="00190734" w:rsidRPr="005557D4" w:rsidRDefault="00190734" w:rsidP="00BE0FCB">
            <w:pPr>
              <w:rPr>
                <w:ins w:id="1171" w:author="최광열" w:date="2024-01-11T15:12:00Z"/>
                <w:rFonts w:ascii="Consolas" w:eastAsia="맑은 고딕" w:hAnsi="Consolas" w:cs="맑은 고딕"/>
                <w:sz w:val="20"/>
                <w:szCs w:val="20"/>
                <w:lang w:val="en-US"/>
                <w:rPrChange w:id="1172" w:author="최광열" w:date="2024-01-11T15:24:00Z">
                  <w:rPr>
                    <w:ins w:id="1173" w:author="최광열" w:date="2024-01-11T15:12:00Z"/>
                    <w:rFonts w:ascii="맑은 고딕" w:eastAsia="맑은 고딕" w:hAnsi="맑은 고딕" w:cs="맑은 고딕"/>
                    <w:b/>
                    <w:sz w:val="20"/>
                    <w:szCs w:val="20"/>
                    <w:lang w:val="en-US"/>
                  </w:rPr>
                </w:rPrChange>
              </w:rPr>
            </w:pPr>
            <w:ins w:id="1174" w:author="최광열" w:date="2024-01-11T15:12:00Z">
              <w:r w:rsidRPr="005557D4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175" w:author="최광열" w:date="2024-01-11T15:24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>IP4_</w:t>
              </w:r>
              <w:proofErr w:type="gramStart"/>
              <w:r w:rsidRPr="005557D4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176" w:author="최광열" w:date="2024-01-11T15:24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>ADDR(</w:t>
              </w:r>
              <w:proofErr w:type="gramEnd"/>
              <w:r w:rsidRPr="005557D4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177" w:author="최광열" w:date="2024-01-11T15:24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>&amp;ipaddr,  192, 168,   1, 10);</w:t>
              </w:r>
            </w:ins>
          </w:p>
          <w:p w14:paraId="1E82CEAE" w14:textId="02DC97BF" w:rsidR="00190734" w:rsidRPr="005557D4" w:rsidRDefault="00190734" w:rsidP="00BE0FCB">
            <w:pPr>
              <w:rPr>
                <w:ins w:id="1178" w:author="최광열" w:date="2024-01-11T15:12:00Z"/>
                <w:rFonts w:ascii="Consolas" w:eastAsia="맑은 고딕" w:hAnsi="Consolas" w:cs="맑은 고딕"/>
                <w:sz w:val="20"/>
                <w:szCs w:val="20"/>
                <w:lang w:val="en-US"/>
                <w:rPrChange w:id="1179" w:author="최광열" w:date="2024-01-11T15:24:00Z">
                  <w:rPr>
                    <w:ins w:id="1180" w:author="최광열" w:date="2024-01-11T15:12:00Z"/>
                    <w:rFonts w:ascii="맑은 고딕" w:eastAsia="맑은 고딕" w:hAnsi="맑은 고딕" w:cs="맑은 고딕"/>
                    <w:b/>
                    <w:sz w:val="20"/>
                    <w:szCs w:val="20"/>
                    <w:lang w:val="en-US"/>
                  </w:rPr>
                </w:rPrChange>
              </w:rPr>
            </w:pPr>
            <w:ins w:id="1181" w:author="최광열" w:date="2024-01-11T15:12:00Z">
              <w:r w:rsidRPr="005557D4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182" w:author="최광열" w:date="2024-01-11T15:24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>IP4_</w:t>
              </w:r>
              <w:proofErr w:type="gramStart"/>
              <w:r w:rsidRPr="005557D4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183" w:author="최광열" w:date="2024-01-11T15:24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>ADDR(</w:t>
              </w:r>
              <w:proofErr w:type="gramEnd"/>
              <w:r w:rsidRPr="005557D4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184" w:author="최광열" w:date="2024-01-11T15:24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>&amp;netmask, 255, 255, 255,  0);</w:t>
              </w:r>
            </w:ins>
          </w:p>
          <w:p w14:paraId="1B3FB6FD" w14:textId="63B62DA3" w:rsidR="00190734" w:rsidRPr="005557D4" w:rsidRDefault="00190734" w:rsidP="00BE0FCB">
            <w:pPr>
              <w:rPr>
                <w:ins w:id="1185" w:author="최광열" w:date="2024-01-11T15:12:00Z"/>
                <w:rFonts w:ascii="Consolas" w:eastAsia="맑은 고딕" w:hAnsi="Consolas" w:cs="맑은 고딕"/>
                <w:sz w:val="20"/>
                <w:szCs w:val="20"/>
                <w:lang w:val="en-US"/>
                <w:rPrChange w:id="1186" w:author="최광열" w:date="2024-01-11T15:24:00Z">
                  <w:rPr>
                    <w:ins w:id="1187" w:author="최광열" w:date="2024-01-11T15:12:00Z"/>
                    <w:rFonts w:ascii="맑은 고딕" w:eastAsia="맑은 고딕" w:hAnsi="맑은 고딕" w:cs="맑은 고딕"/>
                    <w:b/>
                    <w:sz w:val="20"/>
                    <w:szCs w:val="20"/>
                    <w:lang w:val="en-US"/>
                  </w:rPr>
                </w:rPrChange>
              </w:rPr>
            </w:pPr>
            <w:ins w:id="1188" w:author="최광열" w:date="2024-01-11T15:12:00Z">
              <w:r w:rsidRPr="005557D4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189" w:author="최광열" w:date="2024-01-11T15:24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>IP4_</w:t>
              </w:r>
              <w:proofErr w:type="gramStart"/>
              <w:r w:rsidRPr="005557D4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190" w:author="최광열" w:date="2024-01-11T15:24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>ADDR(</w:t>
              </w:r>
              <w:proofErr w:type="gramEnd"/>
              <w:r w:rsidRPr="005557D4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191" w:author="최광열" w:date="2024-01-11T15:24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>&amp;gw,      192, 168,   1,  1);</w:t>
              </w:r>
            </w:ins>
          </w:p>
          <w:p w14:paraId="765BD037" w14:textId="5F01A959" w:rsidR="00190734" w:rsidRPr="005557D4" w:rsidRDefault="00190734" w:rsidP="00BE0FCB">
            <w:pPr>
              <w:rPr>
                <w:ins w:id="1192" w:author="최광열" w:date="2024-01-11T15:12:00Z"/>
                <w:rFonts w:ascii="Consolas" w:eastAsia="맑은 고딕" w:hAnsi="Consolas" w:cs="맑은 고딕"/>
                <w:sz w:val="20"/>
                <w:szCs w:val="20"/>
                <w:lang w:val="en-US"/>
                <w:rPrChange w:id="1193" w:author="최광열" w:date="2024-01-11T15:24:00Z">
                  <w:rPr>
                    <w:ins w:id="1194" w:author="최광열" w:date="2024-01-11T15:12:00Z"/>
                    <w:rFonts w:ascii="맑은 고딕" w:eastAsia="맑은 고딕" w:hAnsi="맑은 고딕" w:cs="맑은 고딕"/>
                    <w:b/>
                    <w:sz w:val="20"/>
                    <w:szCs w:val="20"/>
                    <w:lang w:val="en-US"/>
                  </w:rPr>
                </w:rPrChange>
              </w:rPr>
            </w:pPr>
            <w:ins w:id="1195" w:author="최광열" w:date="2024-01-11T15:12:00Z">
              <w:r w:rsidRPr="005557D4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196" w:author="최광열" w:date="2024-01-11T15:24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>xil_</w:t>
              </w:r>
              <w:proofErr w:type="gramStart"/>
              <w:r w:rsidRPr="005557D4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197" w:author="최광열" w:date="2024-01-11T15:24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>printf(</w:t>
              </w:r>
              <w:proofErr w:type="gramEnd"/>
              <w:r w:rsidRPr="005557D4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198" w:author="최광열" w:date="2024-01-11T15:24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>"set manual IP\n\r");</w:t>
              </w:r>
            </w:ins>
          </w:p>
          <w:p w14:paraId="3B4FB2AF" w14:textId="77777777" w:rsidR="00190734" w:rsidRPr="00315A79" w:rsidRDefault="00190734" w:rsidP="00BE0FCB">
            <w:pPr>
              <w:rPr>
                <w:ins w:id="1199" w:author="최광열" w:date="2024-01-11T15:12:00Z"/>
                <w:rFonts w:ascii="Consolas" w:eastAsia="맑은 고딕" w:hAnsi="Consolas" w:cs="맑은 고딕"/>
                <w:sz w:val="20"/>
                <w:szCs w:val="20"/>
                <w:lang w:val="en-US"/>
                <w:rPrChange w:id="1200" w:author="최광열" w:date="2024-01-11T17:32:00Z">
                  <w:rPr>
                    <w:ins w:id="1201" w:author="최광열" w:date="2024-01-11T15:12:00Z"/>
                    <w:rFonts w:ascii="맑은 고딕" w:eastAsia="맑은 고딕" w:hAnsi="맑은 고딕" w:cs="맑은 고딕"/>
                    <w:b/>
                    <w:sz w:val="20"/>
                    <w:szCs w:val="20"/>
                    <w:lang w:val="en-US"/>
                  </w:rPr>
                </w:rPrChange>
              </w:rPr>
            </w:pPr>
          </w:p>
          <w:p w14:paraId="7B86C235" w14:textId="5DCA91B9" w:rsidR="00190734" w:rsidRPr="005557D4" w:rsidRDefault="00190734" w:rsidP="00BE0FCB">
            <w:pPr>
              <w:rPr>
                <w:ins w:id="1202" w:author="최광열" w:date="2024-01-11T15:12:00Z"/>
                <w:rFonts w:ascii="Consolas" w:eastAsia="맑은 고딕" w:hAnsi="Consolas" w:cs="맑은 고딕"/>
                <w:sz w:val="20"/>
                <w:szCs w:val="20"/>
                <w:lang w:val="en-US"/>
                <w:rPrChange w:id="1203" w:author="최광열" w:date="2024-01-11T15:24:00Z">
                  <w:rPr>
                    <w:ins w:id="1204" w:author="최광열" w:date="2024-01-11T15:12:00Z"/>
                    <w:rFonts w:ascii="맑은 고딕" w:eastAsia="맑은 고딕" w:hAnsi="맑은 고딕" w:cs="맑은 고딕"/>
                    <w:b/>
                    <w:sz w:val="20"/>
                    <w:szCs w:val="20"/>
                    <w:lang w:val="en-US"/>
                  </w:rPr>
                </w:rPrChange>
              </w:rPr>
            </w:pPr>
            <w:ins w:id="1205" w:author="최광열" w:date="2024-01-11T15:12:00Z">
              <w:r w:rsidRPr="005557D4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206" w:author="최광열" w:date="2024-01-11T15:24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>print_app_</w:t>
              </w:r>
              <w:proofErr w:type="gramStart"/>
              <w:r w:rsidRPr="005557D4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207" w:author="최광열" w:date="2024-01-11T15:24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>header(</w:t>
              </w:r>
              <w:proofErr w:type="gramEnd"/>
              <w:r w:rsidRPr="005557D4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208" w:author="최광열" w:date="2024-01-11T15:24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>);</w:t>
              </w:r>
            </w:ins>
          </w:p>
          <w:p w14:paraId="5F5618A5" w14:textId="77777777" w:rsidR="00315A79" w:rsidRDefault="00315A79" w:rsidP="00BE0FCB">
            <w:pPr>
              <w:rPr>
                <w:ins w:id="1209" w:author="최광열" w:date="2024-01-11T17:32:00Z"/>
                <w:rFonts w:ascii="Consolas" w:eastAsia="맑은 고딕" w:hAnsi="Consolas" w:cs="맑은 고딕"/>
                <w:sz w:val="20"/>
                <w:szCs w:val="20"/>
                <w:lang w:val="en-US"/>
              </w:rPr>
            </w:pPr>
          </w:p>
          <w:p w14:paraId="42270041" w14:textId="5B3A1C22" w:rsidR="00190734" w:rsidRPr="005557D4" w:rsidRDefault="00190734" w:rsidP="00BE0FCB">
            <w:pPr>
              <w:rPr>
                <w:ins w:id="1210" w:author="최광열" w:date="2024-01-11T15:12:00Z"/>
                <w:rFonts w:ascii="Consolas" w:eastAsia="맑은 고딕" w:hAnsi="Consolas" w:cs="맑은 고딕"/>
                <w:sz w:val="20"/>
                <w:szCs w:val="20"/>
                <w:lang w:val="en-US"/>
                <w:rPrChange w:id="1211" w:author="최광열" w:date="2024-01-11T15:24:00Z">
                  <w:rPr>
                    <w:ins w:id="1212" w:author="최광열" w:date="2024-01-11T15:12:00Z"/>
                    <w:rFonts w:ascii="맑은 고딕" w:eastAsia="맑은 고딕" w:hAnsi="맑은 고딕" w:cs="맑은 고딕"/>
                    <w:b/>
                    <w:sz w:val="20"/>
                    <w:szCs w:val="20"/>
                    <w:lang w:val="en-US"/>
                  </w:rPr>
                </w:rPrChange>
              </w:rPr>
            </w:pPr>
            <w:ins w:id="1213" w:author="최광열" w:date="2024-01-11T15:12:00Z">
              <w:r w:rsidRPr="005557D4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214" w:author="최광열" w:date="2024-01-11T15:24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>lwip_</w:t>
              </w:r>
              <w:proofErr w:type="gramStart"/>
              <w:r w:rsidRPr="005557D4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215" w:author="최광열" w:date="2024-01-11T15:24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>init(</w:t>
              </w:r>
              <w:proofErr w:type="gramEnd"/>
              <w:r w:rsidRPr="005557D4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216" w:author="최광열" w:date="2024-01-11T15:24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>);</w:t>
              </w:r>
            </w:ins>
          </w:p>
          <w:p w14:paraId="6D418B76" w14:textId="61322173" w:rsidR="00190734" w:rsidRPr="005557D4" w:rsidRDefault="00190734" w:rsidP="00BE0FCB">
            <w:pPr>
              <w:rPr>
                <w:ins w:id="1217" w:author="최광열" w:date="2024-01-11T15:12:00Z"/>
                <w:rFonts w:ascii="Consolas" w:eastAsia="맑은 고딕" w:hAnsi="Consolas" w:cs="맑은 고딕"/>
                <w:sz w:val="20"/>
                <w:szCs w:val="20"/>
                <w:lang w:val="en-US"/>
                <w:rPrChange w:id="1218" w:author="최광열" w:date="2024-01-11T15:24:00Z">
                  <w:rPr>
                    <w:ins w:id="1219" w:author="최광열" w:date="2024-01-11T15:12:00Z"/>
                    <w:rFonts w:ascii="맑은 고딕" w:eastAsia="맑은 고딕" w:hAnsi="맑은 고딕" w:cs="맑은 고딕"/>
                    <w:b/>
                    <w:sz w:val="20"/>
                    <w:szCs w:val="20"/>
                    <w:lang w:val="en-US"/>
                  </w:rPr>
                </w:rPrChange>
              </w:rPr>
            </w:pPr>
            <w:ins w:id="1220" w:author="최광열" w:date="2024-01-11T15:12:00Z">
              <w:r w:rsidRPr="005557D4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221" w:author="최광열" w:date="2024-01-11T15:24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>xil_</w:t>
              </w:r>
              <w:proofErr w:type="gramStart"/>
              <w:r w:rsidRPr="005557D4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222" w:author="최광열" w:date="2024-01-11T15:24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>printf(</w:t>
              </w:r>
              <w:proofErr w:type="gramEnd"/>
              <w:r w:rsidRPr="005557D4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223" w:author="최광열" w:date="2024-01-11T15:24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>"lwip initialize \n\r");</w:t>
              </w:r>
            </w:ins>
          </w:p>
          <w:p w14:paraId="06902382" w14:textId="77777777" w:rsidR="00190734" w:rsidRPr="00F011FF" w:rsidRDefault="00190734" w:rsidP="00BE0FCB">
            <w:pPr>
              <w:widowControl w:val="0"/>
              <w:jc w:val="both"/>
              <w:rPr>
                <w:ins w:id="1224" w:author="최광열" w:date="2024-01-11T15:12:00Z"/>
                <w:rFonts w:ascii="Calibri" w:hAnsi="Calibri" w:cs="Calibri"/>
                <w:sz w:val="20"/>
                <w:szCs w:val="20"/>
                <w:lang w:val="en-US"/>
              </w:rPr>
            </w:pPr>
          </w:p>
        </w:tc>
      </w:tr>
    </w:tbl>
    <w:p w14:paraId="6BB7702A" w14:textId="77777777" w:rsidR="00190734" w:rsidRDefault="00190734" w:rsidP="00190734">
      <w:pPr>
        <w:widowControl w:val="0"/>
        <w:spacing w:line="240" w:lineRule="auto"/>
        <w:ind w:firstLine="195"/>
        <w:jc w:val="both"/>
        <w:rPr>
          <w:ins w:id="1225" w:author="최광열" w:date="2024-01-11T15:12:00Z"/>
          <w:rFonts w:ascii="Calibri" w:hAnsi="Calibri" w:cs="Calibri"/>
          <w:sz w:val="20"/>
          <w:szCs w:val="20"/>
          <w:lang w:val="en-US"/>
        </w:rPr>
      </w:pPr>
    </w:p>
    <w:p w14:paraId="7756D924" w14:textId="77777777" w:rsidR="00190734" w:rsidRDefault="00190734" w:rsidP="00190734">
      <w:pPr>
        <w:widowControl w:val="0"/>
        <w:spacing w:line="240" w:lineRule="auto"/>
        <w:ind w:firstLine="195"/>
        <w:jc w:val="center"/>
        <w:rPr>
          <w:ins w:id="1226" w:author="최광열" w:date="2024-01-11T15:12:00Z"/>
          <w:rFonts w:ascii="Calibri" w:hAnsi="Calibri" w:cs="Calibri"/>
          <w:sz w:val="20"/>
          <w:szCs w:val="20"/>
          <w:lang w:val="en-US"/>
        </w:rPr>
      </w:pPr>
    </w:p>
    <w:p w14:paraId="59D52AD8" w14:textId="77777777" w:rsidR="00190734" w:rsidRDefault="00190734" w:rsidP="00190734">
      <w:pPr>
        <w:widowControl w:val="0"/>
        <w:spacing w:line="240" w:lineRule="auto"/>
        <w:ind w:firstLine="195"/>
        <w:jc w:val="both"/>
        <w:rPr>
          <w:ins w:id="1227" w:author="최광열" w:date="2024-01-11T15:12:00Z"/>
          <w:sz w:val="20"/>
          <w:szCs w:val="20"/>
          <w:lang w:val="en-US"/>
        </w:rPr>
      </w:pPr>
      <w:ins w:id="1228" w:author="최광열" w:date="2024-01-11T15:12:00Z">
        <w:r>
          <w:rPr>
            <w:rFonts w:ascii="Calibri" w:hAnsi="Calibri" w:cs="Calibri" w:hint="eastAsia"/>
            <w:sz w:val="20"/>
            <w:szCs w:val="20"/>
            <w:lang w:val="en-US"/>
          </w:rPr>
          <w:t>이후에는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아래의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코드를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통해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/>
            <w:sz w:val="20"/>
            <w:szCs w:val="20"/>
            <w:lang w:val="en-US"/>
          </w:rPr>
          <w:t>RF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에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공급되는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클락을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지정한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후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Pr="00897ABD">
          <w:rPr>
            <w:sz w:val="20"/>
            <w:szCs w:val="20"/>
            <w:lang w:val="en-US"/>
          </w:rPr>
          <w:t>set_current_binary_mode</w:t>
        </w:r>
        <w:r w:rsidRPr="00897ABD">
          <w:rPr>
            <w:rFonts w:hint="eastAsia"/>
            <w:sz w:val="20"/>
            <w:szCs w:val="20"/>
            <w:lang w:val="en-US"/>
          </w:rPr>
          <w:t>함수를</w:t>
        </w:r>
        <w:r w:rsidRPr="00897ABD">
          <w:rPr>
            <w:sz w:val="20"/>
            <w:szCs w:val="20"/>
            <w:lang w:val="en-US"/>
          </w:rPr>
          <w:t xml:space="preserve"> </w:t>
        </w:r>
        <w:r w:rsidRPr="00897ABD">
          <w:rPr>
            <w:rFonts w:hint="eastAsia"/>
            <w:sz w:val="20"/>
            <w:szCs w:val="20"/>
            <w:lang w:val="en-US"/>
          </w:rPr>
          <w:t>통해</w:t>
        </w:r>
        <w:r w:rsidRPr="00897ABD">
          <w:rPr>
            <w:sz w:val="20"/>
            <w:szCs w:val="20"/>
            <w:lang w:val="en-US"/>
          </w:rPr>
          <w:t xml:space="preserve"> </w:t>
        </w:r>
        <w:r>
          <w:rPr>
            <w:rFonts w:hint="eastAsia"/>
            <w:sz w:val="20"/>
            <w:szCs w:val="20"/>
            <w:lang w:val="en-US"/>
          </w:rPr>
          <w:t>P</w:t>
        </w:r>
        <w:r>
          <w:rPr>
            <w:sz w:val="20"/>
            <w:szCs w:val="20"/>
            <w:lang w:val="en-US"/>
          </w:rPr>
          <w:t>C</w:t>
        </w:r>
        <w:r>
          <w:rPr>
            <w:rFonts w:hint="eastAsia"/>
            <w:sz w:val="20"/>
            <w:szCs w:val="20"/>
            <w:lang w:val="en-US"/>
          </w:rPr>
          <w:t>로부터</w:t>
        </w:r>
        <w:r>
          <w:rPr>
            <w:rFonts w:hint="eastAsia"/>
            <w:sz w:val="20"/>
            <w:szCs w:val="20"/>
            <w:lang w:val="en-US"/>
          </w:rPr>
          <w:t xml:space="preserve"> </w:t>
        </w:r>
        <w:r>
          <w:rPr>
            <w:rFonts w:hint="eastAsia"/>
            <w:sz w:val="20"/>
            <w:szCs w:val="20"/>
            <w:lang w:val="en-US"/>
          </w:rPr>
          <w:t>받아들이는</w:t>
        </w:r>
        <w:r>
          <w:rPr>
            <w:rFonts w:hint="eastAsia"/>
            <w:sz w:val="20"/>
            <w:szCs w:val="20"/>
            <w:lang w:val="en-US"/>
          </w:rPr>
          <w:t xml:space="preserve"> </w:t>
        </w:r>
        <w:r>
          <w:rPr>
            <w:rFonts w:hint="eastAsia"/>
            <w:sz w:val="20"/>
            <w:szCs w:val="20"/>
            <w:lang w:val="en-US"/>
          </w:rPr>
          <w:t>정보가</w:t>
        </w:r>
        <w:r>
          <w:rPr>
            <w:rFonts w:hint="eastAsia"/>
            <w:sz w:val="20"/>
            <w:szCs w:val="20"/>
            <w:lang w:val="en-US"/>
          </w:rPr>
          <w:t xml:space="preserve"> E</w:t>
        </w:r>
        <w:r>
          <w:rPr>
            <w:sz w:val="20"/>
            <w:szCs w:val="20"/>
            <w:lang w:val="en-US"/>
          </w:rPr>
          <w:t>LF</w:t>
        </w:r>
        <w:r>
          <w:rPr>
            <w:rFonts w:hint="eastAsia"/>
            <w:sz w:val="20"/>
            <w:szCs w:val="20"/>
            <w:lang w:val="en-US"/>
          </w:rPr>
          <w:t>의</w:t>
        </w:r>
        <w:r>
          <w:rPr>
            <w:rFonts w:hint="eastAsia"/>
            <w:sz w:val="20"/>
            <w:szCs w:val="20"/>
            <w:lang w:val="en-US"/>
          </w:rPr>
          <w:t xml:space="preserve"> </w:t>
        </w:r>
        <w:r>
          <w:rPr>
            <w:sz w:val="20"/>
            <w:szCs w:val="20"/>
            <w:lang w:val="en-US"/>
          </w:rPr>
          <w:t xml:space="preserve">binary </w:t>
        </w:r>
        <w:r>
          <w:rPr>
            <w:rFonts w:hint="eastAsia"/>
            <w:sz w:val="20"/>
            <w:szCs w:val="20"/>
            <w:lang w:val="en-US"/>
          </w:rPr>
          <w:t>파일이</w:t>
        </w:r>
        <w:r>
          <w:rPr>
            <w:rFonts w:hint="eastAsia"/>
            <w:sz w:val="20"/>
            <w:szCs w:val="20"/>
            <w:lang w:val="en-US"/>
          </w:rPr>
          <w:t xml:space="preserve"> </w:t>
        </w:r>
        <w:r>
          <w:rPr>
            <w:rFonts w:hint="eastAsia"/>
            <w:sz w:val="20"/>
            <w:szCs w:val="20"/>
            <w:lang w:val="en-US"/>
          </w:rPr>
          <w:t>아닌</w:t>
        </w:r>
        <w:r>
          <w:rPr>
            <w:rFonts w:hint="eastAsia"/>
            <w:sz w:val="20"/>
            <w:szCs w:val="20"/>
            <w:lang w:val="en-US"/>
          </w:rPr>
          <w:t xml:space="preserve"> </w:t>
        </w:r>
        <w:r>
          <w:rPr>
            <w:sz w:val="20"/>
            <w:szCs w:val="20"/>
            <w:lang w:val="en-US"/>
          </w:rPr>
          <w:t>comand</w:t>
        </w:r>
        <w:r>
          <w:rPr>
            <w:rFonts w:hint="eastAsia"/>
            <w:sz w:val="20"/>
            <w:szCs w:val="20"/>
            <w:lang w:val="en-US"/>
          </w:rPr>
          <w:t>임을</w:t>
        </w:r>
        <w:r>
          <w:rPr>
            <w:rFonts w:hint="eastAsia"/>
            <w:sz w:val="20"/>
            <w:szCs w:val="20"/>
            <w:lang w:val="en-US"/>
          </w:rPr>
          <w:t xml:space="preserve"> </w:t>
        </w:r>
        <w:r>
          <w:rPr>
            <w:rFonts w:hint="eastAsia"/>
            <w:sz w:val="20"/>
            <w:szCs w:val="20"/>
            <w:lang w:val="en-US"/>
          </w:rPr>
          <w:t>지정한다</w:t>
        </w:r>
        <w:r>
          <w:rPr>
            <w:rFonts w:hint="eastAsia"/>
            <w:sz w:val="20"/>
            <w:szCs w:val="20"/>
            <w:lang w:val="en-US"/>
          </w:rPr>
          <w:t>.</w:t>
        </w:r>
      </w:ins>
    </w:p>
    <w:p w14:paraId="61D9888B" w14:textId="77777777" w:rsidR="00190734" w:rsidRDefault="00190734" w:rsidP="00190734">
      <w:pPr>
        <w:widowControl w:val="0"/>
        <w:spacing w:line="240" w:lineRule="auto"/>
        <w:ind w:firstLine="195"/>
        <w:jc w:val="both"/>
        <w:rPr>
          <w:ins w:id="1229" w:author="최광열" w:date="2024-01-11T15:12:00Z"/>
          <w:sz w:val="20"/>
          <w:szCs w:val="20"/>
          <w:lang w:val="en-US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9"/>
      </w:tblGrid>
      <w:tr w:rsidR="00190734" w14:paraId="0848C5A6" w14:textId="77777777" w:rsidTr="00BE0FCB">
        <w:trPr>
          <w:ins w:id="1230" w:author="최광열" w:date="2024-01-11T15:12:00Z"/>
        </w:trPr>
        <w:tc>
          <w:tcPr>
            <w:tcW w:w="9019" w:type="dxa"/>
          </w:tcPr>
          <w:p w14:paraId="715821CC" w14:textId="77777777" w:rsidR="00190734" w:rsidRPr="0074243E" w:rsidRDefault="00190734" w:rsidP="00BE0FCB">
            <w:pPr>
              <w:rPr>
                <w:ins w:id="1231" w:author="최광열" w:date="2024-01-11T15:12:00Z"/>
                <w:rFonts w:ascii="Consolas" w:eastAsia="맑은 고딕" w:hAnsi="Consolas" w:cs="맑은 고딕"/>
                <w:sz w:val="20"/>
                <w:szCs w:val="20"/>
                <w:lang w:val="en-US"/>
                <w:rPrChange w:id="1232" w:author="최광열" w:date="2024-01-11T15:26:00Z">
                  <w:rPr>
                    <w:ins w:id="1233" w:author="최광열" w:date="2024-01-11T15:12:00Z"/>
                    <w:rFonts w:ascii="맑은 고딕" w:eastAsia="맑은 고딕" w:hAnsi="맑은 고딕" w:cs="맑은 고딕"/>
                    <w:b/>
                    <w:sz w:val="20"/>
                    <w:szCs w:val="20"/>
                    <w:lang w:val="en-US"/>
                  </w:rPr>
                </w:rPrChange>
              </w:rPr>
            </w:pPr>
            <w:ins w:id="1234" w:author="최광열" w:date="2024-01-11T15:12:00Z">
              <w:r w:rsidRPr="0074243E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235" w:author="최광열" w:date="2024-01-11T15:26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 xml:space="preserve">/* start the application (web server, rxtest, txtest, </w:t>
              </w:r>
              <w:proofErr w:type="gramStart"/>
              <w:r w:rsidRPr="0074243E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236" w:author="최광열" w:date="2024-01-11T15:26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>etc..</w:t>
              </w:r>
              <w:proofErr w:type="gramEnd"/>
              <w:r w:rsidRPr="0074243E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237" w:author="최광열" w:date="2024-01-11T15:26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>) */</w:t>
              </w:r>
            </w:ins>
          </w:p>
          <w:p w14:paraId="5D157F20" w14:textId="04FC590C" w:rsidR="00190734" w:rsidRPr="0074243E" w:rsidRDefault="00190734" w:rsidP="00BE0FCB">
            <w:pPr>
              <w:rPr>
                <w:ins w:id="1238" w:author="최광열" w:date="2024-01-11T15:12:00Z"/>
                <w:rFonts w:ascii="Consolas" w:eastAsia="맑은 고딕" w:hAnsi="Consolas" w:cs="맑은 고딕"/>
                <w:sz w:val="20"/>
                <w:szCs w:val="20"/>
                <w:lang w:val="en-US"/>
                <w:rPrChange w:id="1239" w:author="최광열" w:date="2024-01-11T15:26:00Z">
                  <w:rPr>
                    <w:ins w:id="1240" w:author="최광열" w:date="2024-01-11T15:12:00Z"/>
                    <w:rFonts w:ascii="맑은 고딕" w:eastAsia="맑은 고딕" w:hAnsi="맑은 고딕" w:cs="맑은 고딕"/>
                    <w:b/>
                    <w:sz w:val="20"/>
                    <w:szCs w:val="20"/>
                    <w:lang w:val="en-US"/>
                  </w:rPr>
                </w:rPrChange>
              </w:rPr>
            </w:pPr>
            <w:ins w:id="1241" w:author="최광열" w:date="2024-01-11T15:12:00Z">
              <w:r w:rsidRPr="0074243E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242" w:author="최광열" w:date="2024-01-11T15:26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>start_</w:t>
              </w:r>
              <w:proofErr w:type="gramStart"/>
              <w:r w:rsidRPr="0074243E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243" w:author="최광열" w:date="2024-01-11T15:26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>application(</w:t>
              </w:r>
              <w:proofErr w:type="gramEnd"/>
              <w:r w:rsidRPr="0074243E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244" w:author="최광열" w:date="2024-01-11T15:26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>);</w:t>
              </w:r>
            </w:ins>
          </w:p>
          <w:p w14:paraId="1CBADDBF" w14:textId="5FF0D270" w:rsidR="00190734" w:rsidRPr="0074243E" w:rsidRDefault="00190734" w:rsidP="00BE0FCB">
            <w:pPr>
              <w:rPr>
                <w:ins w:id="1245" w:author="최광열" w:date="2024-01-11T15:12:00Z"/>
                <w:rFonts w:ascii="Consolas" w:eastAsia="맑은 고딕" w:hAnsi="Consolas" w:cs="맑은 고딕"/>
                <w:sz w:val="20"/>
                <w:szCs w:val="20"/>
                <w:lang w:val="en-US"/>
                <w:rPrChange w:id="1246" w:author="최광열" w:date="2024-01-11T15:26:00Z">
                  <w:rPr>
                    <w:ins w:id="1247" w:author="최광열" w:date="2024-01-11T15:12:00Z"/>
                    <w:rFonts w:ascii="맑은 고딕" w:eastAsia="맑은 고딕" w:hAnsi="맑은 고딕" w:cs="맑은 고딕"/>
                    <w:b/>
                    <w:sz w:val="20"/>
                    <w:szCs w:val="20"/>
                    <w:lang w:val="en-US"/>
                  </w:rPr>
                </w:rPrChange>
              </w:rPr>
            </w:pPr>
            <w:ins w:id="1248" w:author="최광열" w:date="2024-01-11T15:12:00Z">
              <w:r w:rsidRPr="0074243E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249" w:author="최광열" w:date="2024-01-11T15:26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>set_</w:t>
              </w:r>
              <w:proofErr w:type="gramStart"/>
              <w:r w:rsidRPr="0074243E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250" w:author="최광열" w:date="2024-01-11T15:26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>clock(</w:t>
              </w:r>
              <w:proofErr w:type="gramEnd"/>
              <w:r w:rsidRPr="0074243E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251" w:author="최광열" w:date="2024-01-11T15:26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>2000000);</w:t>
              </w:r>
            </w:ins>
          </w:p>
          <w:p w14:paraId="47D9AA2C" w14:textId="34C5EB8E" w:rsidR="00190734" w:rsidRPr="0074243E" w:rsidRDefault="00190734" w:rsidP="00BE0FCB">
            <w:pPr>
              <w:rPr>
                <w:ins w:id="1252" w:author="최광열" w:date="2024-01-11T15:12:00Z"/>
                <w:rFonts w:ascii="Consolas" w:eastAsia="맑은 고딕" w:hAnsi="Consolas" w:cs="맑은 고딕"/>
                <w:sz w:val="20"/>
                <w:szCs w:val="20"/>
                <w:lang w:val="en-US"/>
                <w:rPrChange w:id="1253" w:author="최광열" w:date="2024-01-11T15:26:00Z">
                  <w:rPr>
                    <w:ins w:id="1254" w:author="최광열" w:date="2024-01-11T15:12:00Z"/>
                    <w:rFonts w:ascii="맑은 고딕" w:eastAsia="맑은 고딕" w:hAnsi="맑은 고딕" w:cs="맑은 고딕"/>
                    <w:b/>
                    <w:sz w:val="20"/>
                    <w:szCs w:val="20"/>
                    <w:lang w:val="en-US"/>
                  </w:rPr>
                </w:rPrChange>
              </w:rPr>
            </w:pPr>
            <w:ins w:id="1255" w:author="최광열" w:date="2024-01-11T15:12:00Z">
              <w:r w:rsidRPr="0074243E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256" w:author="최광열" w:date="2024-01-11T15:26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>/* set binary mode false*/</w:t>
              </w:r>
            </w:ins>
          </w:p>
          <w:p w14:paraId="04624642" w14:textId="27EA6A66" w:rsidR="00190734" w:rsidRPr="0074243E" w:rsidRDefault="00190734" w:rsidP="00BE0FCB">
            <w:pPr>
              <w:rPr>
                <w:ins w:id="1257" w:author="최광열" w:date="2024-01-11T15:12:00Z"/>
                <w:rFonts w:ascii="Consolas" w:eastAsia="맑은 고딕" w:hAnsi="Consolas" w:cs="맑은 고딕"/>
                <w:sz w:val="20"/>
                <w:szCs w:val="20"/>
                <w:lang w:val="en-US"/>
                <w:rPrChange w:id="1258" w:author="최광열" w:date="2024-01-11T15:26:00Z">
                  <w:rPr>
                    <w:ins w:id="1259" w:author="최광열" w:date="2024-01-11T15:12:00Z"/>
                    <w:rFonts w:ascii="맑은 고딕" w:eastAsia="맑은 고딕" w:hAnsi="맑은 고딕" w:cs="맑은 고딕"/>
                    <w:b/>
                    <w:sz w:val="20"/>
                    <w:szCs w:val="20"/>
                    <w:lang w:val="en-US"/>
                  </w:rPr>
                </w:rPrChange>
              </w:rPr>
            </w:pPr>
            <w:ins w:id="1260" w:author="최광열" w:date="2024-01-11T15:12:00Z">
              <w:r w:rsidRPr="0074243E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261" w:author="최광열" w:date="2024-01-11T15:26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>set_current_binary_</w:t>
              </w:r>
              <w:proofErr w:type="gramStart"/>
              <w:r w:rsidRPr="0074243E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262" w:author="최광열" w:date="2024-01-11T15:26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>mode(</w:t>
              </w:r>
              <w:proofErr w:type="gramEnd"/>
              <w:r w:rsidRPr="0074243E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263" w:author="최광열" w:date="2024-01-11T15:26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>0);</w:t>
              </w:r>
            </w:ins>
          </w:p>
          <w:p w14:paraId="492E1783" w14:textId="77777777" w:rsidR="00190734" w:rsidRDefault="00190734" w:rsidP="00BE0FCB">
            <w:pPr>
              <w:widowControl w:val="0"/>
              <w:jc w:val="both"/>
              <w:rPr>
                <w:ins w:id="1264" w:author="최광열" w:date="2024-01-11T15:12:00Z"/>
                <w:rFonts w:ascii="Calibri" w:hAnsi="Calibri" w:cs="Calibri"/>
                <w:sz w:val="20"/>
                <w:szCs w:val="20"/>
                <w:lang w:val="en-US"/>
              </w:rPr>
            </w:pPr>
          </w:p>
        </w:tc>
      </w:tr>
    </w:tbl>
    <w:p w14:paraId="209161CF" w14:textId="77777777" w:rsidR="00190734" w:rsidRPr="00190734" w:rsidRDefault="00190734" w:rsidP="00190734">
      <w:pPr>
        <w:rPr>
          <w:ins w:id="1265" w:author="최광열" w:date="2024-01-11T15:11:00Z"/>
          <w:rFonts w:hint="eastAsia"/>
          <w:lang w:val="en-US"/>
          <w:rPrChange w:id="1266" w:author="최광열" w:date="2024-01-11T15:12:00Z">
            <w:rPr>
              <w:ins w:id="1267" w:author="최광열" w:date="2024-01-11T15:11:00Z"/>
              <w:rFonts w:hint="eastAsia"/>
              <w:color w:val="auto"/>
              <w:sz w:val="24"/>
              <w:szCs w:val="24"/>
              <w:lang w:val="en-US"/>
            </w:rPr>
          </w:rPrChange>
        </w:rPr>
        <w:pPrChange w:id="1268" w:author="최광열" w:date="2024-01-11T15:12:00Z">
          <w:pPr>
            <w:pStyle w:val="3"/>
          </w:pPr>
        </w:pPrChange>
      </w:pPr>
    </w:p>
    <w:p w14:paraId="78006A7E" w14:textId="4BE7CF14" w:rsidR="00687177" w:rsidRDefault="00155D11" w:rsidP="00FF75D7">
      <w:pPr>
        <w:pStyle w:val="3"/>
        <w:rPr>
          <w:ins w:id="1269" w:author="최광열" w:date="2023-10-28T15:36:00Z"/>
          <w:rFonts w:ascii="Calibri" w:hAnsi="Calibri" w:cs="Calibri"/>
          <w:sz w:val="20"/>
          <w:szCs w:val="20"/>
          <w:lang w:val="en-US"/>
        </w:rPr>
        <w:pPrChange w:id="1270" w:author="최광열" w:date="2024-01-11T15:11:00Z">
          <w:pPr>
            <w:widowControl w:val="0"/>
            <w:spacing w:line="240" w:lineRule="auto"/>
            <w:ind w:firstLine="195"/>
            <w:jc w:val="both"/>
          </w:pPr>
        </w:pPrChange>
      </w:pPr>
      <w:ins w:id="1271" w:author="최광열" w:date="2023-10-28T16:13:00Z">
        <w:r w:rsidRPr="003D7A4A">
          <w:rPr>
            <w:color w:val="auto"/>
            <w:sz w:val="24"/>
            <w:szCs w:val="24"/>
            <w:lang w:val="en-US"/>
          </w:rPr>
          <w:lastRenderedPageBreak/>
          <w:t xml:space="preserve"> </w:t>
        </w:r>
        <w:bookmarkStart w:id="1272" w:name="_Toc155888978"/>
        <w:r>
          <w:rPr>
            <w:color w:val="auto"/>
            <w:sz w:val="24"/>
            <w:szCs w:val="24"/>
            <w:lang w:val="en-US"/>
          </w:rPr>
          <w:t>3</w:t>
        </w:r>
        <w:r w:rsidRPr="003D7A4A">
          <w:rPr>
            <w:color w:val="auto"/>
            <w:sz w:val="24"/>
            <w:szCs w:val="24"/>
            <w:lang w:val="en-US"/>
          </w:rPr>
          <w:t>.</w:t>
        </w:r>
        <w:r>
          <w:rPr>
            <w:color w:val="auto"/>
            <w:sz w:val="24"/>
            <w:szCs w:val="24"/>
            <w:lang w:val="en-US"/>
          </w:rPr>
          <w:t>1</w:t>
        </w:r>
        <w:r w:rsidRPr="003D7A4A">
          <w:rPr>
            <w:rFonts w:hint="eastAsia"/>
            <w:color w:val="auto"/>
            <w:sz w:val="24"/>
            <w:szCs w:val="24"/>
            <w:lang w:val="en-US"/>
          </w:rPr>
          <w:t>.</w:t>
        </w:r>
      </w:ins>
      <w:proofErr w:type="gramStart"/>
      <w:ins w:id="1273" w:author="최광열" w:date="2024-01-11T15:12:00Z">
        <w:r w:rsidR="00FF75D7">
          <w:rPr>
            <w:color w:val="auto"/>
            <w:sz w:val="24"/>
            <w:szCs w:val="24"/>
            <w:lang w:val="en-US"/>
          </w:rPr>
          <w:t>3</w:t>
        </w:r>
      </w:ins>
      <w:ins w:id="1274" w:author="최광열" w:date="2023-10-28T16:13:00Z">
        <w:r>
          <w:rPr>
            <w:rFonts w:hint="eastAsia"/>
            <w:color w:val="auto"/>
            <w:sz w:val="24"/>
            <w:szCs w:val="24"/>
            <w:lang w:val="en-US"/>
          </w:rPr>
          <w:t>.C</w:t>
        </w:r>
        <w:r>
          <w:rPr>
            <w:color w:val="auto"/>
            <w:sz w:val="24"/>
            <w:szCs w:val="24"/>
            <w:lang w:val="en-US"/>
          </w:rPr>
          <w:t>ommand</w:t>
        </w:r>
        <w:proofErr w:type="gramEnd"/>
        <w:r>
          <w:rPr>
            <w:color w:val="auto"/>
            <w:sz w:val="24"/>
            <w:szCs w:val="24"/>
            <w:lang w:val="en-US"/>
          </w:rPr>
          <w:t xml:space="preserve"> Set</w:t>
        </w:r>
      </w:ins>
      <w:bookmarkEnd w:id="1272"/>
    </w:p>
    <w:p w14:paraId="49E56391" w14:textId="0569BC92" w:rsidR="00721409" w:rsidRDefault="003E3F2E" w:rsidP="00B92AB6">
      <w:pPr>
        <w:widowControl w:val="0"/>
        <w:spacing w:line="240" w:lineRule="auto"/>
        <w:ind w:firstLine="195"/>
        <w:jc w:val="both"/>
        <w:rPr>
          <w:ins w:id="1275" w:author="최광열" w:date="2023-10-28T17:03:00Z"/>
          <w:rFonts w:ascii="Calibri" w:hAnsi="Calibri" w:cs="Calibri"/>
          <w:noProof/>
          <w:sz w:val="20"/>
          <w:szCs w:val="20"/>
          <w:lang w:val="en-US"/>
        </w:rPr>
      </w:pPr>
      <w:ins w:id="1276" w:author="최광열" w:date="2023-10-28T15:43:00Z">
        <w:r>
          <w:rPr>
            <w:rFonts w:ascii="Calibri" w:hAnsi="Calibri" w:cs="Calibri" w:hint="eastAsia"/>
            <w:sz w:val="20"/>
            <w:szCs w:val="20"/>
            <w:lang w:val="en-US"/>
          </w:rPr>
          <w:t>T</w:t>
        </w:r>
        <w:r>
          <w:rPr>
            <w:rFonts w:ascii="Calibri" w:hAnsi="Calibri" w:cs="Calibri"/>
            <w:sz w:val="20"/>
            <w:szCs w:val="20"/>
            <w:lang w:val="en-US"/>
          </w:rPr>
          <w:t>CP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를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통해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401F55">
          <w:rPr>
            <w:rFonts w:ascii="Calibri" w:hAnsi="Calibri" w:cs="Calibri" w:hint="eastAsia"/>
            <w:sz w:val="20"/>
            <w:szCs w:val="20"/>
            <w:lang w:val="en-US"/>
          </w:rPr>
          <w:t>F</w:t>
        </w:r>
        <w:r w:rsidR="00401F55">
          <w:rPr>
            <w:rFonts w:ascii="Calibri" w:hAnsi="Calibri" w:cs="Calibri"/>
            <w:sz w:val="20"/>
            <w:szCs w:val="20"/>
            <w:lang w:val="en-US"/>
          </w:rPr>
          <w:t>PGA</w:t>
        </w:r>
        <w:r w:rsidR="00401F55">
          <w:rPr>
            <w:rFonts w:ascii="Calibri" w:hAnsi="Calibri" w:cs="Calibri" w:hint="eastAsia"/>
            <w:sz w:val="20"/>
            <w:szCs w:val="20"/>
            <w:lang w:val="en-US"/>
          </w:rPr>
          <w:t>로</w:t>
        </w:r>
        <w:r w:rsidR="00401F55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401F55">
          <w:rPr>
            <w:rFonts w:ascii="Calibri" w:hAnsi="Calibri" w:cs="Calibri" w:hint="eastAsia"/>
            <w:sz w:val="20"/>
            <w:szCs w:val="20"/>
            <w:lang w:val="en-US"/>
          </w:rPr>
          <w:t>전달하는</w:t>
        </w:r>
        <w:r w:rsidR="00401F55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401F55">
          <w:rPr>
            <w:rFonts w:ascii="Calibri" w:hAnsi="Calibri" w:cs="Calibri" w:hint="eastAsia"/>
            <w:sz w:val="20"/>
            <w:szCs w:val="20"/>
            <w:lang w:val="en-US"/>
          </w:rPr>
          <w:t>명령어는</w:t>
        </w:r>
        <w:r w:rsidR="00401F55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401F55">
          <w:rPr>
            <w:rFonts w:ascii="Calibri" w:hAnsi="Calibri" w:cs="Calibri"/>
            <w:sz w:val="20"/>
            <w:szCs w:val="20"/>
            <w:lang w:val="en-US"/>
          </w:rPr>
          <w:t>simple_lexer.c</w:t>
        </w:r>
        <w:r w:rsidR="00401F55">
          <w:rPr>
            <w:rFonts w:ascii="Calibri" w:hAnsi="Calibri" w:cs="Calibri" w:hint="eastAsia"/>
            <w:sz w:val="20"/>
            <w:szCs w:val="20"/>
            <w:lang w:val="en-US"/>
          </w:rPr>
          <w:t>의</w:t>
        </w:r>
        <w:r w:rsidR="00401F55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401F55">
          <w:rPr>
            <w:rFonts w:ascii="Calibri" w:hAnsi="Calibri" w:cs="Calibri"/>
            <w:sz w:val="20"/>
            <w:szCs w:val="20"/>
            <w:lang w:val="en-US"/>
          </w:rPr>
          <w:t>simple_lexer</w:t>
        </w:r>
        <w:r w:rsidR="00401F55">
          <w:rPr>
            <w:rFonts w:ascii="Calibri" w:hAnsi="Calibri" w:cs="Calibri" w:hint="eastAsia"/>
            <w:sz w:val="20"/>
            <w:szCs w:val="20"/>
            <w:lang w:val="en-US"/>
          </w:rPr>
          <w:t>함수에서</w:t>
        </w:r>
        <w:r w:rsidR="00401F55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401F55">
          <w:rPr>
            <w:rFonts w:ascii="Calibri" w:hAnsi="Calibri" w:cs="Calibri" w:hint="eastAsia"/>
            <w:sz w:val="20"/>
            <w:szCs w:val="20"/>
            <w:lang w:val="en-US"/>
          </w:rPr>
          <w:t>처리하게</w:t>
        </w:r>
        <w:r w:rsidR="00401F55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401F55">
          <w:rPr>
            <w:rFonts w:ascii="Calibri" w:hAnsi="Calibri" w:cs="Calibri" w:hint="eastAsia"/>
            <w:sz w:val="20"/>
            <w:szCs w:val="20"/>
            <w:lang w:val="en-US"/>
          </w:rPr>
          <w:t>된다</w:t>
        </w:r>
        <w:r w:rsidR="00401F55">
          <w:rPr>
            <w:rFonts w:ascii="Calibri" w:hAnsi="Calibri" w:cs="Calibri" w:hint="eastAsia"/>
            <w:sz w:val="20"/>
            <w:szCs w:val="20"/>
            <w:lang w:val="en-US"/>
          </w:rPr>
          <w:t>.</w:t>
        </w:r>
        <w:r w:rsidR="00401F55">
          <w:rPr>
            <w:rFonts w:ascii="Calibri" w:hAnsi="Calibri" w:cs="Calibri"/>
            <w:sz w:val="20"/>
            <w:szCs w:val="20"/>
            <w:lang w:val="en-US"/>
          </w:rPr>
          <w:t xml:space="preserve"> </w:t>
        </w:r>
        <w:r w:rsidR="00401F55">
          <w:rPr>
            <w:rFonts w:ascii="Calibri" w:hAnsi="Calibri" w:cs="Calibri" w:hint="eastAsia"/>
            <w:sz w:val="20"/>
            <w:szCs w:val="20"/>
            <w:lang w:val="en-US"/>
          </w:rPr>
          <w:t>명령어의</w:t>
        </w:r>
        <w:r w:rsidR="00401F55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401F55">
          <w:rPr>
            <w:rFonts w:ascii="Calibri" w:hAnsi="Calibri" w:cs="Calibri" w:hint="eastAsia"/>
            <w:sz w:val="20"/>
            <w:szCs w:val="20"/>
            <w:lang w:val="en-US"/>
          </w:rPr>
          <w:t>구조는</w:t>
        </w:r>
        <w:r w:rsidR="00401F55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401F55">
          <w:rPr>
            <w:rFonts w:ascii="Calibri" w:hAnsi="Calibri" w:cs="Calibri" w:hint="eastAsia"/>
            <w:sz w:val="20"/>
            <w:szCs w:val="20"/>
            <w:lang w:val="en-US"/>
          </w:rPr>
          <w:t>아래와</w:t>
        </w:r>
        <w:r w:rsidR="00401F55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401F55">
          <w:rPr>
            <w:rFonts w:ascii="Calibri" w:hAnsi="Calibri" w:cs="Calibri" w:hint="eastAsia"/>
            <w:sz w:val="20"/>
            <w:szCs w:val="20"/>
            <w:lang w:val="en-US"/>
          </w:rPr>
          <w:t>같</w:t>
        </w:r>
      </w:ins>
      <w:ins w:id="1277" w:author="최광열" w:date="2023-10-28T15:44:00Z">
        <w:r w:rsidR="007E518E">
          <w:rPr>
            <w:rFonts w:ascii="Calibri" w:hAnsi="Calibri" w:cs="Calibri" w:hint="eastAsia"/>
            <w:sz w:val="20"/>
            <w:szCs w:val="20"/>
            <w:lang w:val="en-US"/>
          </w:rPr>
          <w:t>이</w:t>
        </w:r>
        <w:r w:rsidR="007E518E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7E518E">
          <w:rPr>
            <w:rFonts w:ascii="Calibri" w:hAnsi="Calibri" w:cs="Calibri" w:hint="eastAsia"/>
            <w:sz w:val="20"/>
            <w:szCs w:val="20"/>
            <w:lang w:val="en-US"/>
          </w:rPr>
          <w:t>크게</w:t>
        </w:r>
        <w:r w:rsidR="007E518E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7E518E">
          <w:rPr>
            <w:rFonts w:ascii="Calibri" w:hAnsi="Calibri" w:cs="Calibri" w:hint="eastAsia"/>
            <w:sz w:val="20"/>
            <w:szCs w:val="20"/>
            <w:lang w:val="en-US"/>
          </w:rPr>
          <w:t>세가지의</w:t>
        </w:r>
      </w:ins>
      <w:ins w:id="1278" w:author="최광열" w:date="2023-10-28T15:43:00Z">
        <w:r w:rsidR="00401F55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401F55">
          <w:rPr>
            <w:rFonts w:ascii="Calibri" w:hAnsi="Calibri" w:cs="Calibri" w:hint="eastAsia"/>
            <w:sz w:val="20"/>
            <w:szCs w:val="20"/>
            <w:lang w:val="en-US"/>
          </w:rPr>
          <w:t>형태를</w:t>
        </w:r>
        <w:r w:rsidR="00401F55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401F55">
          <w:rPr>
            <w:rFonts w:ascii="Calibri" w:hAnsi="Calibri" w:cs="Calibri" w:hint="eastAsia"/>
            <w:sz w:val="20"/>
            <w:szCs w:val="20"/>
            <w:lang w:val="en-US"/>
          </w:rPr>
          <w:t>띠게</w:t>
        </w:r>
        <w:r w:rsidR="00401F55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401F55">
          <w:rPr>
            <w:rFonts w:ascii="Calibri" w:hAnsi="Calibri" w:cs="Calibri" w:hint="eastAsia"/>
            <w:sz w:val="20"/>
            <w:szCs w:val="20"/>
            <w:lang w:val="en-US"/>
          </w:rPr>
          <w:t>된다</w:t>
        </w:r>
        <w:r w:rsidR="00401F55">
          <w:rPr>
            <w:rFonts w:ascii="Calibri" w:hAnsi="Calibri" w:cs="Calibri" w:hint="eastAsia"/>
            <w:sz w:val="20"/>
            <w:szCs w:val="20"/>
            <w:lang w:val="en-US"/>
          </w:rPr>
          <w:t>.</w:t>
        </w:r>
      </w:ins>
      <w:ins w:id="1279" w:author="최광열" w:date="2023-10-28T15:45:00Z">
        <w:r w:rsidR="00322348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322348">
          <w:rPr>
            <w:rFonts w:ascii="Calibri" w:hAnsi="Calibri" w:cs="Calibri" w:hint="eastAsia"/>
            <w:sz w:val="20"/>
            <w:szCs w:val="20"/>
            <w:lang w:val="en-US"/>
          </w:rPr>
          <w:t>세개의</w:t>
        </w:r>
        <w:r w:rsidR="00322348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322348">
          <w:rPr>
            <w:rFonts w:ascii="Calibri" w:hAnsi="Calibri" w:cs="Calibri" w:hint="eastAsia"/>
            <w:sz w:val="20"/>
            <w:szCs w:val="20"/>
            <w:lang w:val="en-US"/>
          </w:rPr>
          <w:t>형태</w:t>
        </w:r>
        <w:r w:rsidR="00322348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322348">
          <w:rPr>
            <w:rFonts w:ascii="Calibri" w:hAnsi="Calibri" w:cs="Calibri" w:hint="eastAsia"/>
            <w:sz w:val="20"/>
            <w:szCs w:val="20"/>
            <w:lang w:val="en-US"/>
          </w:rPr>
          <w:t>모두</w:t>
        </w:r>
        <w:r w:rsidR="00322348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322348">
          <w:rPr>
            <w:rFonts w:ascii="Calibri" w:hAnsi="Calibri" w:cs="Calibri" w:hint="eastAsia"/>
            <w:sz w:val="20"/>
            <w:szCs w:val="20"/>
            <w:lang w:val="en-US"/>
          </w:rPr>
          <w:t>공통적으로</w:t>
        </w:r>
        <w:r w:rsidR="00322348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322348">
          <w:rPr>
            <w:rFonts w:ascii="Calibri" w:hAnsi="Calibri" w:cs="Calibri"/>
            <w:sz w:val="20"/>
            <w:szCs w:val="20"/>
            <w:lang w:val="en-US"/>
          </w:rPr>
          <w:t>‘#’</w:t>
        </w:r>
      </w:ins>
      <w:ins w:id="1280" w:author="최광열" w:date="2023-10-28T15:46:00Z">
        <w:r w:rsidR="00322348">
          <w:rPr>
            <w:rFonts w:ascii="Calibri" w:hAnsi="Calibri" w:cs="Calibri" w:hint="eastAsia"/>
            <w:sz w:val="20"/>
            <w:szCs w:val="20"/>
            <w:lang w:val="en-US"/>
          </w:rPr>
          <w:t>문자를</w:t>
        </w:r>
        <w:r w:rsidR="00322348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322348">
          <w:rPr>
            <w:rFonts w:ascii="Calibri" w:hAnsi="Calibri" w:cs="Calibri" w:hint="eastAsia"/>
            <w:sz w:val="20"/>
            <w:szCs w:val="20"/>
            <w:lang w:val="en-US"/>
          </w:rPr>
          <w:t>통해</w:t>
        </w:r>
        <w:r w:rsidR="00322348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322348">
          <w:rPr>
            <w:rFonts w:ascii="Calibri" w:hAnsi="Calibri" w:cs="Calibri" w:hint="eastAsia"/>
            <w:sz w:val="20"/>
            <w:szCs w:val="20"/>
            <w:lang w:val="en-US"/>
          </w:rPr>
          <w:t>토큰을</w:t>
        </w:r>
        <w:r w:rsidR="00322348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322348">
          <w:rPr>
            <w:rFonts w:ascii="Calibri" w:hAnsi="Calibri" w:cs="Calibri" w:hint="eastAsia"/>
            <w:sz w:val="20"/>
            <w:szCs w:val="20"/>
            <w:lang w:val="en-US"/>
          </w:rPr>
          <w:t>분리하게</w:t>
        </w:r>
        <w:r w:rsidR="00322348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322348">
          <w:rPr>
            <w:rFonts w:ascii="Calibri" w:hAnsi="Calibri" w:cs="Calibri" w:hint="eastAsia"/>
            <w:sz w:val="20"/>
            <w:szCs w:val="20"/>
            <w:lang w:val="en-US"/>
          </w:rPr>
          <w:t>된다</w:t>
        </w:r>
        <w:r w:rsidR="00322348">
          <w:rPr>
            <w:rFonts w:ascii="Calibri" w:hAnsi="Calibri" w:cs="Calibri" w:hint="eastAsia"/>
            <w:sz w:val="20"/>
            <w:szCs w:val="20"/>
            <w:lang w:val="en-US"/>
          </w:rPr>
          <w:t>.</w:t>
        </w:r>
        <w:r w:rsidR="00322348">
          <w:rPr>
            <w:rFonts w:ascii="Calibri" w:hAnsi="Calibri" w:cs="Calibri"/>
            <w:sz w:val="20"/>
            <w:szCs w:val="20"/>
            <w:lang w:val="en-US"/>
          </w:rPr>
          <w:t xml:space="preserve"> </w:t>
        </w:r>
        <w:r w:rsidR="00322348">
          <w:rPr>
            <w:rFonts w:ascii="Calibri" w:hAnsi="Calibri" w:cs="Calibri" w:hint="eastAsia"/>
            <w:sz w:val="20"/>
            <w:szCs w:val="20"/>
            <w:lang w:val="en-US"/>
          </w:rPr>
          <w:t>이</w:t>
        </w:r>
        <w:r w:rsidR="00322348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322348">
          <w:rPr>
            <w:rFonts w:ascii="Calibri" w:hAnsi="Calibri" w:cs="Calibri" w:hint="eastAsia"/>
            <w:sz w:val="20"/>
            <w:szCs w:val="20"/>
            <w:lang w:val="en-US"/>
          </w:rPr>
          <w:t>때</w:t>
        </w:r>
        <w:r w:rsidR="00322348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</w:ins>
      <w:proofErr w:type="gramStart"/>
      <w:ins w:id="1281" w:author="최광열" w:date="2023-10-28T15:45:00Z">
        <w:r w:rsidR="00322348">
          <w:rPr>
            <w:rFonts w:ascii="Calibri" w:hAnsi="Calibri" w:cs="Calibri"/>
            <w:sz w:val="20"/>
            <w:szCs w:val="20"/>
            <w:lang w:val="en-US"/>
          </w:rPr>
          <w:t>‘!EOL</w:t>
        </w:r>
        <w:proofErr w:type="gramEnd"/>
        <w:r w:rsidR="00322348">
          <w:rPr>
            <w:rFonts w:ascii="Calibri" w:hAnsi="Calibri" w:cs="Calibri"/>
            <w:sz w:val="20"/>
            <w:szCs w:val="20"/>
            <w:lang w:val="en-US"/>
          </w:rPr>
          <w:t>’</w:t>
        </w:r>
        <w:r w:rsidR="00322348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322348">
          <w:rPr>
            <w:rFonts w:ascii="Calibri" w:hAnsi="Calibri" w:cs="Calibri" w:hint="eastAsia"/>
            <w:sz w:val="20"/>
            <w:szCs w:val="20"/>
            <w:lang w:val="en-US"/>
          </w:rPr>
          <w:t>토큰을</w:t>
        </w:r>
        <w:r w:rsidR="00322348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322348">
          <w:rPr>
            <w:rFonts w:ascii="Calibri" w:hAnsi="Calibri" w:cs="Calibri" w:hint="eastAsia"/>
            <w:sz w:val="20"/>
            <w:szCs w:val="20"/>
            <w:lang w:val="en-US"/>
          </w:rPr>
          <w:t>통해</w:t>
        </w:r>
        <w:r w:rsidR="00322348">
          <w:rPr>
            <w:rFonts w:ascii="Calibri" w:hAnsi="Calibri" w:cs="Calibri"/>
            <w:sz w:val="20"/>
            <w:szCs w:val="20"/>
            <w:lang w:val="en-US"/>
          </w:rPr>
          <w:t xml:space="preserve"> </w:t>
        </w:r>
      </w:ins>
      <w:ins w:id="1282" w:author="최광열" w:date="2023-10-28T15:46:00Z">
        <w:r w:rsidR="00322348">
          <w:rPr>
            <w:rFonts w:ascii="Calibri" w:hAnsi="Calibri" w:cs="Calibri" w:hint="eastAsia"/>
            <w:noProof/>
            <w:sz w:val="20"/>
            <w:szCs w:val="20"/>
            <w:lang w:val="en-US"/>
          </w:rPr>
          <w:t>커맨드의</w:t>
        </w:r>
        <w:r w:rsidR="00322348"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 w:rsidR="00322348">
          <w:rPr>
            <w:rFonts w:ascii="Calibri" w:hAnsi="Calibri" w:cs="Calibri" w:hint="eastAsia"/>
            <w:noProof/>
            <w:sz w:val="20"/>
            <w:szCs w:val="20"/>
            <w:lang w:val="en-US"/>
          </w:rPr>
          <w:t>마지막임을</w:t>
        </w:r>
        <w:r w:rsidR="00322348">
          <w:rPr>
            <w:rFonts w:ascii="Calibri" w:hAnsi="Calibri" w:cs="Calibri"/>
            <w:noProof/>
            <w:sz w:val="20"/>
            <w:szCs w:val="20"/>
            <w:lang w:val="en-US"/>
          </w:rPr>
          <w:t xml:space="preserve"> </w:t>
        </w:r>
        <w:r w:rsidR="00322348">
          <w:rPr>
            <w:rFonts w:ascii="Calibri" w:hAnsi="Calibri" w:cs="Calibri" w:hint="eastAsia"/>
            <w:noProof/>
            <w:sz w:val="20"/>
            <w:szCs w:val="20"/>
            <w:lang w:val="en-US"/>
          </w:rPr>
          <w:t>나타낸다</w:t>
        </w:r>
        <w:r w:rsidR="00322348">
          <w:rPr>
            <w:rFonts w:ascii="Calibri" w:hAnsi="Calibri" w:cs="Calibri" w:hint="eastAsia"/>
            <w:noProof/>
            <w:sz w:val="20"/>
            <w:szCs w:val="20"/>
            <w:lang w:val="en-US"/>
          </w:rPr>
          <w:t>.</w:t>
        </w:r>
        <w:r w:rsidR="00322348">
          <w:rPr>
            <w:rFonts w:ascii="Calibri" w:hAnsi="Calibri" w:cs="Calibri"/>
            <w:noProof/>
            <w:sz w:val="20"/>
            <w:szCs w:val="20"/>
            <w:lang w:val="en-US"/>
          </w:rPr>
          <w:t xml:space="preserve"> </w:t>
        </w:r>
      </w:ins>
    </w:p>
    <w:p w14:paraId="4473F139" w14:textId="77777777" w:rsidR="0072287D" w:rsidRDefault="0072287D" w:rsidP="00B92AB6">
      <w:pPr>
        <w:widowControl w:val="0"/>
        <w:spacing w:line="240" w:lineRule="auto"/>
        <w:ind w:firstLine="195"/>
        <w:jc w:val="both"/>
        <w:rPr>
          <w:ins w:id="1283" w:author="최광열" w:date="2023-10-28T15:48:00Z"/>
          <w:rFonts w:ascii="Calibri" w:hAnsi="Calibri" w:cs="Calibri"/>
          <w:noProof/>
          <w:sz w:val="20"/>
          <w:szCs w:val="20"/>
          <w:lang w:val="en-US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9"/>
      </w:tblGrid>
      <w:tr w:rsidR="007C4212" w:rsidRPr="00054E1F" w14:paraId="0B1134C1" w14:textId="77777777" w:rsidTr="007C4212">
        <w:trPr>
          <w:ins w:id="1284" w:author="최광열" w:date="2023-10-28T17:02:00Z"/>
        </w:trPr>
        <w:tc>
          <w:tcPr>
            <w:tcW w:w="9019" w:type="dxa"/>
          </w:tcPr>
          <w:p w14:paraId="6D6FD9E6" w14:textId="77777777" w:rsidR="00E07D49" w:rsidRPr="003D7A4A" w:rsidRDefault="00E07D49" w:rsidP="00E07D49">
            <w:pPr>
              <w:rPr>
                <w:ins w:id="1285" w:author="최광열" w:date="2023-10-28T17:03:00Z"/>
                <w:rFonts w:ascii="맑은 고딕" w:eastAsia="맑은 고딕" w:hAnsi="맑은 고딕" w:cs="맑은 고딕"/>
                <w:b/>
                <w:sz w:val="20"/>
                <w:szCs w:val="20"/>
                <w:lang w:val="en-US"/>
              </w:rPr>
            </w:pPr>
            <w:ins w:id="1286" w:author="최광열" w:date="2023-10-28T17:03:00Z">
              <w:r w:rsidRPr="00BE7A2B">
                <w:rPr>
                  <w:sz w:val="20"/>
                  <w:szCs w:val="20"/>
                  <w:lang w:val="en-US"/>
                </w:rPr>
                <w:t>1. Timestamp output format</w:t>
              </w:r>
            </w:ins>
          </w:p>
          <w:p w14:paraId="770732C1" w14:textId="77777777" w:rsidR="00E07D49" w:rsidRPr="0074243E" w:rsidRDefault="00E07D49" w:rsidP="00E07D49">
            <w:pPr>
              <w:ind w:leftChars="100" w:left="220"/>
              <w:rPr>
                <w:ins w:id="1287" w:author="최광열" w:date="2023-10-28T17:03:00Z"/>
                <w:rFonts w:ascii="Consolas" w:eastAsia="맑은 고딕" w:hAnsi="Consolas" w:cs="맑은 고딕"/>
                <w:sz w:val="20"/>
                <w:szCs w:val="20"/>
                <w:lang w:val="en-US"/>
                <w:rPrChange w:id="1288" w:author="최광열" w:date="2024-01-11T15:26:00Z">
                  <w:rPr>
                    <w:ins w:id="1289" w:author="최광열" w:date="2023-10-28T17:03:00Z"/>
                    <w:rFonts w:ascii="맑은 고딕" w:eastAsia="맑은 고딕" w:hAnsi="맑은 고딕" w:cs="맑은 고딕"/>
                    <w:b/>
                    <w:sz w:val="20"/>
                    <w:szCs w:val="20"/>
                    <w:lang w:val="en-US"/>
                  </w:rPr>
                </w:rPrChange>
              </w:rPr>
            </w:pPr>
            <w:proofErr w:type="gramStart"/>
            <w:ins w:id="1290" w:author="최광열" w:date="2023-10-28T17:03:00Z">
              <w:r w:rsidRPr="0074243E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291" w:author="최광열" w:date="2024-01-11T15:26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>#{</w:t>
              </w:r>
              <w:proofErr w:type="gramEnd"/>
              <w:r w:rsidRPr="0074243E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292" w:author="최광열" w:date="2024-01-11T15:26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>Module name}#{Function name}#{Timestamp}#{Param}#!EOL</w:t>
              </w:r>
            </w:ins>
          </w:p>
          <w:p w14:paraId="6A330D06" w14:textId="77777777" w:rsidR="00E07D49" w:rsidRPr="00BE7A2B" w:rsidRDefault="00E07D49" w:rsidP="00E07D49">
            <w:pPr>
              <w:rPr>
                <w:ins w:id="1293" w:author="최광열" w:date="2023-10-28T17:03:00Z"/>
                <w:sz w:val="20"/>
                <w:szCs w:val="20"/>
                <w:lang w:val="en-US"/>
              </w:rPr>
            </w:pPr>
            <w:ins w:id="1294" w:author="최광열" w:date="2023-10-28T17:03:00Z">
              <w:r w:rsidRPr="00BE7A2B">
                <w:rPr>
                  <w:sz w:val="20"/>
                  <w:szCs w:val="20"/>
                  <w:lang w:val="en-US"/>
                </w:rPr>
                <w:t xml:space="preserve"> *</w:t>
              </w:r>
            </w:ins>
          </w:p>
          <w:p w14:paraId="43878336" w14:textId="77777777" w:rsidR="00E07D49" w:rsidRPr="003D7A4A" w:rsidRDefault="00E07D49" w:rsidP="00E07D49">
            <w:pPr>
              <w:rPr>
                <w:ins w:id="1295" w:author="최광열" w:date="2023-10-28T17:03:00Z"/>
                <w:rFonts w:ascii="맑은 고딕" w:eastAsia="맑은 고딕" w:hAnsi="맑은 고딕" w:cs="맑은 고딕"/>
                <w:b/>
                <w:sz w:val="20"/>
                <w:szCs w:val="20"/>
                <w:lang w:val="en-US"/>
              </w:rPr>
            </w:pPr>
            <w:ins w:id="1296" w:author="최광열" w:date="2023-10-28T17:03:00Z">
              <w:r w:rsidRPr="00BE7A2B">
                <w:rPr>
                  <w:sz w:val="20"/>
                  <w:szCs w:val="20"/>
                  <w:lang w:val="en-US"/>
                </w:rPr>
                <w:t>2. CPU instruction format</w:t>
              </w:r>
            </w:ins>
          </w:p>
          <w:p w14:paraId="40C174E6" w14:textId="77777777" w:rsidR="00E07D49" w:rsidRPr="0074243E" w:rsidRDefault="00E07D49" w:rsidP="00E07D49">
            <w:pPr>
              <w:ind w:leftChars="100" w:left="220"/>
              <w:rPr>
                <w:ins w:id="1297" w:author="최광열" w:date="2023-10-28T17:03:00Z"/>
                <w:rFonts w:ascii="Consolas" w:eastAsia="맑은 고딕" w:hAnsi="Consolas" w:cs="맑은 고딕"/>
                <w:sz w:val="20"/>
                <w:szCs w:val="20"/>
                <w:lang w:val="en-US"/>
                <w:rPrChange w:id="1298" w:author="최광열" w:date="2024-01-11T15:26:00Z">
                  <w:rPr>
                    <w:ins w:id="1299" w:author="최광열" w:date="2023-10-28T17:03:00Z"/>
                    <w:rFonts w:ascii="맑은 고딕" w:eastAsia="맑은 고딕" w:hAnsi="맑은 고딕" w:cs="맑은 고딕"/>
                    <w:b/>
                    <w:sz w:val="20"/>
                    <w:szCs w:val="20"/>
                    <w:lang w:val="en-US"/>
                  </w:rPr>
                </w:rPrChange>
              </w:rPr>
            </w:pPr>
            <w:ins w:id="1300" w:author="최광열" w:date="2023-10-28T17:03:00Z">
              <w:r w:rsidRPr="0074243E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301" w:author="최광열" w:date="2024-01-11T15:26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>#CPU</w:t>
              </w:r>
              <w:proofErr w:type="gramStart"/>
              <w:r w:rsidRPr="0074243E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302" w:author="최광열" w:date="2024-01-11T15:26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>#{</w:t>
              </w:r>
              <w:proofErr w:type="gramEnd"/>
              <w:r w:rsidRPr="0074243E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303" w:author="최광열" w:date="2024-01-11T15:26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>Function name}#{Param}#!EOL</w:t>
              </w:r>
            </w:ins>
          </w:p>
          <w:p w14:paraId="58AE83EE" w14:textId="77777777" w:rsidR="00E07D49" w:rsidRPr="00BE7A2B" w:rsidRDefault="00E07D49" w:rsidP="00E07D49">
            <w:pPr>
              <w:rPr>
                <w:ins w:id="1304" w:author="최광열" w:date="2023-10-28T17:03:00Z"/>
                <w:sz w:val="20"/>
                <w:szCs w:val="20"/>
                <w:lang w:val="en-US"/>
              </w:rPr>
            </w:pPr>
          </w:p>
          <w:p w14:paraId="3A081C46" w14:textId="77777777" w:rsidR="00E07D49" w:rsidRPr="003D7A4A" w:rsidRDefault="00E07D49" w:rsidP="00E07D49">
            <w:pPr>
              <w:rPr>
                <w:ins w:id="1305" w:author="최광열" w:date="2023-10-28T17:03:00Z"/>
                <w:rFonts w:ascii="맑은 고딕" w:eastAsia="맑은 고딕" w:hAnsi="맑은 고딕" w:cs="맑은 고딕"/>
                <w:b/>
                <w:sz w:val="20"/>
                <w:szCs w:val="20"/>
                <w:lang w:val="en-US"/>
              </w:rPr>
            </w:pPr>
            <w:ins w:id="1306" w:author="최광열" w:date="2023-10-28T17:03:00Z">
              <w:r w:rsidRPr="00BE7A2B">
                <w:rPr>
                  <w:sz w:val="20"/>
                  <w:szCs w:val="20"/>
                  <w:lang w:val="en-US"/>
                </w:rPr>
                <w:t xml:space="preserve">3. </w:t>
              </w:r>
              <w:r>
                <w:rPr>
                  <w:sz w:val="20"/>
                  <w:szCs w:val="20"/>
                  <w:lang w:val="en-US"/>
                </w:rPr>
                <w:t xml:space="preserve">ELF related process </w:t>
              </w:r>
              <w:r w:rsidRPr="00BE7A2B">
                <w:rPr>
                  <w:sz w:val="20"/>
                  <w:szCs w:val="20"/>
                  <w:lang w:val="en-US"/>
                </w:rPr>
                <w:t>format</w:t>
              </w:r>
            </w:ins>
          </w:p>
          <w:p w14:paraId="0B6A60D3" w14:textId="5B6035E8" w:rsidR="007C4212" w:rsidRPr="00E07D49" w:rsidRDefault="00E07D49">
            <w:pPr>
              <w:ind w:leftChars="100" w:left="220"/>
              <w:rPr>
                <w:ins w:id="1307" w:author="최광열" w:date="2023-10-28T17:02:00Z"/>
                <w:sz w:val="20"/>
                <w:szCs w:val="20"/>
                <w:lang w:val="en-US"/>
                <w:rPrChange w:id="1308" w:author="최광열" w:date="2023-10-28T17:03:00Z">
                  <w:rPr>
                    <w:ins w:id="1309" w:author="최광열" w:date="2023-10-28T17:02:00Z"/>
                    <w:rFonts w:ascii="Calibri" w:hAnsi="Calibri" w:cs="Calibri"/>
                    <w:noProof/>
                    <w:sz w:val="20"/>
                    <w:szCs w:val="20"/>
                    <w:lang w:val="en-US"/>
                  </w:rPr>
                </w:rPrChange>
              </w:rPr>
              <w:pPrChange w:id="1310" w:author="최광열" w:date="2023-10-28T17:03:00Z">
                <w:pPr>
                  <w:widowControl w:val="0"/>
                  <w:jc w:val="both"/>
                </w:pPr>
              </w:pPrChange>
            </w:pPr>
            <w:ins w:id="1311" w:author="최광열" w:date="2023-10-28T17:03:00Z">
              <w:r w:rsidRPr="0074243E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312" w:author="최광열" w:date="2024-01-11T15:26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>#BIN</w:t>
              </w:r>
              <w:proofErr w:type="gramStart"/>
              <w:r w:rsidRPr="0074243E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313" w:author="최광열" w:date="2024-01-11T15:26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>#{</w:t>
              </w:r>
              <w:proofErr w:type="gramEnd"/>
              <w:r w:rsidRPr="0074243E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314" w:author="최광열" w:date="2024-01-11T15:26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>Function name}#{Param = Total page num}#!EOL</w:t>
              </w:r>
              <w:r w:rsidRPr="00BE7A2B" w:rsidDel="00BE7A2B">
                <w:rPr>
                  <w:sz w:val="20"/>
                  <w:szCs w:val="20"/>
                  <w:lang w:val="en-US"/>
                </w:rPr>
                <w:t xml:space="preserve"> </w:t>
              </w:r>
            </w:ins>
          </w:p>
        </w:tc>
      </w:tr>
    </w:tbl>
    <w:p w14:paraId="194A316F" w14:textId="4E5726D8" w:rsidR="00274B40" w:rsidRDefault="00274B40">
      <w:pPr>
        <w:widowControl w:val="0"/>
        <w:spacing w:line="240" w:lineRule="auto"/>
        <w:jc w:val="both"/>
        <w:rPr>
          <w:ins w:id="1315" w:author="최광열" w:date="2023-10-28T15:52:00Z"/>
          <w:rFonts w:ascii="Calibri" w:hAnsi="Calibri" w:cs="Calibri"/>
          <w:sz w:val="20"/>
          <w:szCs w:val="20"/>
          <w:lang w:val="en-US"/>
        </w:rPr>
        <w:pPrChange w:id="1316" w:author="최광열" w:date="2023-10-28T17:03:00Z">
          <w:pPr>
            <w:widowControl w:val="0"/>
            <w:spacing w:line="240" w:lineRule="auto"/>
            <w:ind w:firstLine="195"/>
            <w:jc w:val="both"/>
          </w:pPr>
        </w:pPrChange>
      </w:pPr>
    </w:p>
    <w:p w14:paraId="0285AC74" w14:textId="77777777" w:rsidR="00274B40" w:rsidRDefault="00274B40" w:rsidP="00274B40">
      <w:pPr>
        <w:widowControl w:val="0"/>
        <w:spacing w:line="240" w:lineRule="auto"/>
        <w:ind w:firstLine="195"/>
        <w:jc w:val="both"/>
        <w:rPr>
          <w:ins w:id="1317" w:author="최광열" w:date="2023-10-28T15:52:00Z"/>
          <w:rFonts w:ascii="Calibri" w:hAnsi="Calibri" w:cs="Calibri"/>
          <w:noProof/>
          <w:sz w:val="20"/>
          <w:szCs w:val="20"/>
          <w:lang w:val="en-US"/>
        </w:rPr>
      </w:pPr>
      <w:ins w:id="1318" w:author="최광열" w:date="2023-10-28T15:52:00Z"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첫번째의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경우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첫번째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토큰은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모듈의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이름을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나타낸다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.</w:t>
        </w:r>
        <w:r>
          <w:rPr>
            <w:rFonts w:ascii="Calibri" w:hAnsi="Calibri" w:cs="Calibri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예로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/>
            <w:noProof/>
            <w:sz w:val="20"/>
            <w:szCs w:val="20"/>
            <w:lang w:val="en-US"/>
          </w:rPr>
          <w:t>‘DAC00’, ‘TimeController’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와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같이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/>
            <w:noProof/>
            <w:sz w:val="20"/>
            <w:szCs w:val="20"/>
            <w:lang w:val="en-US"/>
          </w:rPr>
          <w:t>PL side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에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구현된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모듈의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이름을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나타낸다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.</w:t>
        </w:r>
        <w:r>
          <w:rPr>
            <w:rFonts w:ascii="Calibri" w:hAnsi="Calibri" w:cs="Calibri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두번째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토큰의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경우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해당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모듈에서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실행할</w:t>
        </w:r>
        <w:r>
          <w:rPr>
            <w:rFonts w:ascii="Calibri" w:hAnsi="Calibri" w:cs="Calibri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작업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,</w:t>
        </w:r>
        <w:r>
          <w:rPr>
            <w:rFonts w:ascii="Calibri" w:hAnsi="Calibri" w:cs="Calibri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그리고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세번째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토큰의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경우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해당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작업을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수행할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/>
            <w:noProof/>
            <w:sz w:val="20"/>
            <w:szCs w:val="20"/>
            <w:lang w:val="en-US"/>
          </w:rPr>
          <w:t xml:space="preserve">timestamp, 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그리고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그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다음은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해당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작업에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필요한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부가적인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/>
            <w:noProof/>
            <w:sz w:val="20"/>
            <w:szCs w:val="20"/>
            <w:lang w:val="en-US"/>
          </w:rPr>
          <w:t>parameter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를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포함하고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있다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.</w:t>
        </w:r>
        <w:r>
          <w:rPr>
            <w:rFonts w:ascii="Calibri" w:hAnsi="Calibri" w:cs="Calibri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예를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들어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 w:rsidRPr="00A53C5C">
          <w:rPr>
            <w:rFonts w:ascii="Consolas" w:eastAsia="맑은 고딕" w:hAnsi="Consolas" w:cs="맑은 고딕"/>
            <w:sz w:val="20"/>
            <w:szCs w:val="20"/>
            <w:lang w:val="en-US"/>
            <w:rPrChange w:id="1319" w:author="최광열" w:date="2024-01-11T15:28:00Z">
              <w:rPr>
                <w:rFonts w:ascii="Calibri" w:hAnsi="Calibri" w:cs="Calibri"/>
                <w:noProof/>
                <w:sz w:val="20"/>
                <w:szCs w:val="20"/>
                <w:lang w:val="en-US"/>
              </w:rPr>
            </w:rPrChange>
          </w:rPr>
          <w:t>‘#DAC00#write_fifo#10#0x11011</w:t>
        </w:r>
        <w:proofErr w:type="gramStart"/>
        <w:r w:rsidRPr="00A53C5C">
          <w:rPr>
            <w:rFonts w:ascii="Consolas" w:eastAsia="맑은 고딕" w:hAnsi="Consolas" w:cs="맑은 고딕"/>
            <w:sz w:val="20"/>
            <w:szCs w:val="20"/>
            <w:lang w:val="en-US"/>
            <w:rPrChange w:id="1320" w:author="최광열" w:date="2024-01-11T15:28:00Z">
              <w:rPr>
                <w:rFonts w:ascii="Calibri" w:hAnsi="Calibri" w:cs="Calibri"/>
                <w:noProof/>
                <w:sz w:val="20"/>
                <w:szCs w:val="20"/>
                <w:lang w:val="en-US"/>
              </w:rPr>
            </w:rPrChange>
          </w:rPr>
          <w:t>#!EOL</w:t>
        </w:r>
        <w:proofErr w:type="gramEnd"/>
        <w:r w:rsidRPr="00A53C5C">
          <w:rPr>
            <w:rFonts w:ascii="Consolas" w:eastAsia="맑은 고딕" w:hAnsi="Consolas" w:cs="맑은 고딕"/>
            <w:sz w:val="20"/>
            <w:szCs w:val="20"/>
            <w:lang w:val="en-US"/>
            <w:rPrChange w:id="1321" w:author="최광열" w:date="2024-01-11T15:28:00Z">
              <w:rPr>
                <w:rFonts w:ascii="Calibri" w:hAnsi="Calibri" w:cs="Calibri"/>
                <w:noProof/>
                <w:sz w:val="20"/>
                <w:szCs w:val="20"/>
                <w:lang w:val="en-US"/>
              </w:rPr>
            </w:rPrChange>
          </w:rPr>
          <w:t>’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의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경우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/>
            <w:noProof/>
            <w:sz w:val="20"/>
            <w:szCs w:val="20"/>
            <w:lang w:val="en-US"/>
          </w:rPr>
          <w:t xml:space="preserve">DAC00 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모듈에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/>
            <w:noProof/>
            <w:sz w:val="20"/>
            <w:szCs w:val="20"/>
            <w:lang w:val="en-US"/>
          </w:rPr>
          <w:t xml:space="preserve">10 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c</w:t>
        </w:r>
        <w:r>
          <w:rPr>
            <w:rFonts w:ascii="Calibri" w:hAnsi="Calibri" w:cs="Calibri"/>
            <w:noProof/>
            <w:sz w:val="20"/>
            <w:szCs w:val="20"/>
            <w:lang w:val="en-US"/>
          </w:rPr>
          <w:t>ycle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에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 w:rsidRPr="00A53C5C">
          <w:rPr>
            <w:rFonts w:ascii="Consolas" w:eastAsia="맑은 고딕" w:hAnsi="Consolas" w:cs="맑은 고딕"/>
            <w:sz w:val="20"/>
            <w:szCs w:val="20"/>
            <w:lang w:val="en-US"/>
            <w:rPrChange w:id="1322" w:author="최광열" w:date="2024-01-11T15:28:00Z">
              <w:rPr>
                <w:rFonts w:ascii="Calibri" w:hAnsi="Calibri" w:cs="Calibri"/>
                <w:noProof/>
                <w:sz w:val="20"/>
                <w:szCs w:val="20"/>
                <w:lang w:val="en-US"/>
              </w:rPr>
            </w:rPrChange>
          </w:rPr>
          <w:t>0x11011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의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o</w:t>
        </w:r>
        <w:r>
          <w:rPr>
            <w:rFonts w:ascii="Calibri" w:hAnsi="Calibri" w:cs="Calibri"/>
            <w:noProof/>
            <w:sz w:val="20"/>
            <w:szCs w:val="20"/>
            <w:lang w:val="en-US"/>
          </w:rPr>
          <w:t>utput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을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출력하도록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/>
            <w:noProof/>
            <w:sz w:val="20"/>
            <w:szCs w:val="20"/>
            <w:lang w:val="en-US"/>
          </w:rPr>
          <w:t>FIFO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에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입력하는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것이다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.</w:t>
        </w:r>
        <w:r>
          <w:rPr>
            <w:rFonts w:ascii="Calibri" w:hAnsi="Calibri" w:cs="Calibri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하지만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해당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명령어의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경우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/>
            <w:noProof/>
            <w:sz w:val="20"/>
            <w:szCs w:val="20"/>
            <w:lang w:val="en-US"/>
          </w:rPr>
          <w:t>PL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의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구조가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지속적으로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변화함에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따라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사용하지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않으며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대부분의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명령어는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컴파일한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/>
            <w:noProof/>
            <w:sz w:val="20"/>
            <w:szCs w:val="20"/>
            <w:lang w:val="en-US"/>
          </w:rPr>
          <w:t>ELF binary code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에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포함되어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있다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.</w:t>
        </w:r>
      </w:ins>
    </w:p>
    <w:p w14:paraId="5D35A219" w14:textId="77777777" w:rsidR="00274B40" w:rsidRDefault="00274B40" w:rsidP="00274B40">
      <w:pPr>
        <w:widowControl w:val="0"/>
        <w:spacing w:line="240" w:lineRule="auto"/>
        <w:ind w:firstLine="195"/>
        <w:jc w:val="both"/>
        <w:rPr>
          <w:ins w:id="1323" w:author="최광열" w:date="2023-10-28T15:52:00Z"/>
          <w:rFonts w:ascii="Calibri" w:hAnsi="Calibri" w:cs="Calibri"/>
          <w:noProof/>
          <w:sz w:val="20"/>
          <w:szCs w:val="20"/>
          <w:lang w:val="en-US"/>
        </w:rPr>
      </w:pPr>
    </w:p>
    <w:p w14:paraId="6D988F9E" w14:textId="0679B9EF" w:rsidR="00274B40" w:rsidRDefault="00274B40" w:rsidP="00274B40">
      <w:pPr>
        <w:widowControl w:val="0"/>
        <w:spacing w:line="240" w:lineRule="auto"/>
        <w:ind w:firstLine="195"/>
        <w:jc w:val="both"/>
        <w:rPr>
          <w:ins w:id="1324" w:author="최광열" w:date="2023-10-28T17:04:00Z"/>
          <w:rFonts w:ascii="Calibri" w:hAnsi="Calibri" w:cs="Calibri"/>
          <w:noProof/>
          <w:sz w:val="20"/>
          <w:szCs w:val="20"/>
          <w:lang w:val="en-US"/>
        </w:rPr>
      </w:pPr>
      <w:ins w:id="1325" w:author="최광열" w:date="2023-10-28T15:52:00Z"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두번째는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/>
            <w:noProof/>
            <w:sz w:val="20"/>
            <w:szCs w:val="20"/>
            <w:lang w:val="en-US"/>
          </w:rPr>
          <w:t xml:space="preserve">PL 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s</w:t>
        </w:r>
        <w:r>
          <w:rPr>
            <w:rFonts w:ascii="Calibri" w:hAnsi="Calibri" w:cs="Calibri"/>
            <w:noProof/>
            <w:sz w:val="20"/>
            <w:szCs w:val="20"/>
            <w:lang w:val="en-US"/>
          </w:rPr>
          <w:t>ide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에서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처리하는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작업이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아닌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주로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/>
            <w:noProof/>
            <w:sz w:val="20"/>
            <w:szCs w:val="20"/>
            <w:lang w:val="en-US"/>
          </w:rPr>
          <w:t>CPU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에서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처리하는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작업을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전송할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때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사용하는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/>
            <w:noProof/>
            <w:sz w:val="20"/>
            <w:szCs w:val="20"/>
            <w:lang w:val="en-US"/>
          </w:rPr>
          <w:t>command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이다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.</w:t>
        </w:r>
        <w:r>
          <w:rPr>
            <w:rFonts w:ascii="Calibri" w:hAnsi="Calibri" w:cs="Calibri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예를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>들어</w:t>
        </w:r>
        <w:r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/>
            <w:noProof/>
            <w:sz w:val="20"/>
            <w:szCs w:val="20"/>
            <w:lang w:val="en-US"/>
          </w:rPr>
          <w:t>“</w:t>
        </w:r>
        <w:r w:rsidRPr="00F868AF">
          <w:rPr>
            <w:rFonts w:ascii="Consolas" w:eastAsia="맑은 고딕" w:hAnsi="Consolas" w:cs="맑은 고딕"/>
            <w:sz w:val="20"/>
            <w:szCs w:val="20"/>
            <w:lang w:val="en-US"/>
            <w:rPrChange w:id="1326" w:author="최광열" w:date="2024-01-11T15:27:00Z">
              <w:rPr>
                <w:rFonts w:ascii="Calibri" w:hAnsi="Calibri" w:cs="Calibri"/>
                <w:noProof/>
                <w:sz w:val="20"/>
                <w:szCs w:val="20"/>
                <w:lang w:val="en-US"/>
              </w:rPr>
            </w:rPrChange>
          </w:rPr>
          <w:t>#CPU#</w:t>
        </w:r>
        <w:r w:rsidR="00FA6917" w:rsidRPr="00F868AF">
          <w:rPr>
            <w:rFonts w:ascii="Consolas" w:eastAsia="맑은 고딕" w:hAnsi="Consolas" w:cs="맑은 고딕"/>
            <w:sz w:val="20"/>
            <w:szCs w:val="20"/>
            <w:lang w:val="en-US"/>
            <w:rPrChange w:id="1327" w:author="최광열" w:date="2024-01-11T15:27:00Z">
              <w:rPr>
                <w:rFonts w:ascii="Calibri" w:hAnsi="Calibri" w:cs="Calibri"/>
                <w:noProof/>
                <w:sz w:val="20"/>
                <w:szCs w:val="20"/>
                <w:lang w:val="en-US"/>
              </w:rPr>
            </w:rPrChange>
          </w:rPr>
          <w:t>set_clock#4000000</w:t>
        </w:r>
        <w:proofErr w:type="gramStart"/>
        <w:r w:rsidR="00FA6917" w:rsidRPr="00F868AF">
          <w:rPr>
            <w:rFonts w:ascii="Consolas" w:eastAsia="맑은 고딕" w:hAnsi="Consolas" w:cs="맑은 고딕"/>
            <w:sz w:val="20"/>
            <w:szCs w:val="20"/>
            <w:lang w:val="en-US"/>
            <w:rPrChange w:id="1328" w:author="최광열" w:date="2024-01-11T15:27:00Z">
              <w:rPr>
                <w:rFonts w:ascii="Calibri" w:hAnsi="Calibri" w:cs="Calibri"/>
                <w:noProof/>
                <w:sz w:val="20"/>
                <w:szCs w:val="20"/>
                <w:lang w:val="en-US"/>
              </w:rPr>
            </w:rPrChange>
          </w:rPr>
          <w:t>#</w:t>
        </w:r>
      </w:ins>
      <w:ins w:id="1329" w:author="최광열" w:date="2023-10-28T15:53:00Z">
        <w:r w:rsidR="00FA6917" w:rsidRPr="00F868AF">
          <w:rPr>
            <w:rFonts w:ascii="Consolas" w:eastAsia="맑은 고딕" w:hAnsi="Consolas" w:cs="맑은 고딕"/>
            <w:sz w:val="20"/>
            <w:szCs w:val="20"/>
            <w:lang w:val="en-US"/>
            <w:rPrChange w:id="1330" w:author="최광열" w:date="2024-01-11T15:27:00Z">
              <w:rPr>
                <w:rFonts w:ascii="Calibri" w:hAnsi="Calibri" w:cs="Calibri"/>
                <w:noProof/>
                <w:sz w:val="20"/>
                <w:szCs w:val="20"/>
                <w:lang w:val="en-US"/>
              </w:rPr>
            </w:rPrChange>
          </w:rPr>
          <w:t>!EOL</w:t>
        </w:r>
      </w:ins>
      <w:proofErr w:type="gramEnd"/>
      <w:ins w:id="1331" w:author="최광열" w:date="2023-10-28T15:52:00Z">
        <w:r>
          <w:rPr>
            <w:rFonts w:ascii="Calibri" w:hAnsi="Calibri" w:cs="Calibri"/>
            <w:noProof/>
            <w:sz w:val="20"/>
            <w:szCs w:val="20"/>
            <w:lang w:val="en-US"/>
          </w:rPr>
          <w:t>”</w:t>
        </w:r>
      </w:ins>
      <w:ins w:id="1332" w:author="최광열" w:date="2023-10-28T15:53:00Z">
        <w:r w:rsidR="00FA6917">
          <w:rPr>
            <w:rFonts w:ascii="Calibri" w:hAnsi="Calibri" w:cs="Calibri" w:hint="eastAsia"/>
            <w:noProof/>
            <w:sz w:val="20"/>
            <w:szCs w:val="20"/>
            <w:lang w:val="en-US"/>
          </w:rPr>
          <w:t>의</w:t>
        </w:r>
        <w:r w:rsidR="00FA6917"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 w:rsidR="00FA6917">
          <w:rPr>
            <w:rFonts w:ascii="Calibri" w:hAnsi="Calibri" w:cs="Calibri" w:hint="eastAsia"/>
            <w:noProof/>
            <w:sz w:val="20"/>
            <w:szCs w:val="20"/>
            <w:lang w:val="en-US"/>
          </w:rPr>
          <w:t>경우</w:t>
        </w:r>
        <w:r w:rsidR="00FA6917"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R</w:t>
        </w:r>
        <w:r w:rsidR="00FA6917">
          <w:rPr>
            <w:rFonts w:ascii="Calibri" w:hAnsi="Calibri" w:cs="Calibri"/>
            <w:noProof/>
            <w:sz w:val="20"/>
            <w:szCs w:val="20"/>
            <w:lang w:val="en-US"/>
          </w:rPr>
          <w:t xml:space="preserve">F </w:t>
        </w:r>
        <w:r w:rsidR="00FA6917">
          <w:rPr>
            <w:rFonts w:ascii="Calibri" w:hAnsi="Calibri" w:cs="Calibri" w:hint="eastAsia"/>
            <w:noProof/>
            <w:sz w:val="20"/>
            <w:szCs w:val="20"/>
            <w:lang w:val="en-US"/>
          </w:rPr>
          <w:t>c</w:t>
        </w:r>
        <w:r w:rsidR="00FA6917">
          <w:rPr>
            <w:rFonts w:ascii="Calibri" w:hAnsi="Calibri" w:cs="Calibri"/>
            <w:noProof/>
            <w:sz w:val="20"/>
            <w:szCs w:val="20"/>
            <w:lang w:val="en-US"/>
          </w:rPr>
          <w:t>lock</w:t>
        </w:r>
        <w:r w:rsidR="00FA6917">
          <w:rPr>
            <w:rFonts w:ascii="Calibri" w:hAnsi="Calibri" w:cs="Calibri" w:hint="eastAsia"/>
            <w:noProof/>
            <w:sz w:val="20"/>
            <w:szCs w:val="20"/>
            <w:lang w:val="en-US"/>
          </w:rPr>
          <w:t>을</w:t>
        </w:r>
        <w:r w:rsidR="00FA6917"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 w:rsidR="00FA6917">
          <w:rPr>
            <w:rFonts w:ascii="Calibri" w:hAnsi="Calibri" w:cs="Calibri"/>
            <w:noProof/>
            <w:sz w:val="20"/>
            <w:szCs w:val="20"/>
            <w:lang w:val="en-US"/>
          </w:rPr>
          <w:t>4GHz</w:t>
        </w:r>
        <w:r w:rsidR="00FA6917">
          <w:rPr>
            <w:rFonts w:ascii="Calibri" w:hAnsi="Calibri" w:cs="Calibri" w:hint="eastAsia"/>
            <w:noProof/>
            <w:sz w:val="20"/>
            <w:szCs w:val="20"/>
            <w:lang w:val="en-US"/>
          </w:rPr>
          <w:t>로</w:t>
        </w:r>
        <w:r w:rsidR="00FA6917"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 w:rsidR="00FA6917">
          <w:rPr>
            <w:rFonts w:ascii="Calibri" w:hAnsi="Calibri" w:cs="Calibri" w:hint="eastAsia"/>
            <w:noProof/>
            <w:sz w:val="20"/>
            <w:szCs w:val="20"/>
            <w:lang w:val="en-US"/>
          </w:rPr>
          <w:t>지정한다</w:t>
        </w:r>
        <w:r w:rsidR="00FA6917">
          <w:rPr>
            <w:rFonts w:ascii="Calibri" w:hAnsi="Calibri" w:cs="Calibri" w:hint="eastAsia"/>
            <w:noProof/>
            <w:sz w:val="20"/>
            <w:szCs w:val="20"/>
            <w:lang w:val="en-US"/>
          </w:rPr>
          <w:t>.</w:t>
        </w:r>
        <w:r w:rsidR="00FA6917">
          <w:rPr>
            <w:rFonts w:ascii="Calibri" w:hAnsi="Calibri" w:cs="Calibri"/>
            <w:noProof/>
            <w:sz w:val="20"/>
            <w:szCs w:val="20"/>
            <w:lang w:val="en-US"/>
          </w:rPr>
          <w:t xml:space="preserve"> </w:t>
        </w:r>
        <w:r w:rsidR="00FA6917">
          <w:rPr>
            <w:rFonts w:ascii="Calibri" w:hAnsi="Calibri" w:cs="Calibri" w:hint="eastAsia"/>
            <w:noProof/>
            <w:sz w:val="20"/>
            <w:szCs w:val="20"/>
            <w:lang w:val="en-US"/>
          </w:rPr>
          <w:t>해당</w:t>
        </w:r>
        <w:r w:rsidR="00FA6917"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 w:rsidR="0014423E">
          <w:rPr>
            <w:rFonts w:ascii="Calibri" w:hAnsi="Calibri" w:cs="Calibri" w:hint="eastAsia"/>
            <w:noProof/>
            <w:sz w:val="20"/>
            <w:szCs w:val="20"/>
            <w:lang w:val="en-US"/>
          </w:rPr>
          <w:t>명령어에</w:t>
        </w:r>
        <w:r w:rsidR="0014423E"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 w:rsidR="0014423E">
          <w:rPr>
            <w:rFonts w:ascii="Calibri" w:hAnsi="Calibri" w:cs="Calibri" w:hint="eastAsia"/>
            <w:noProof/>
            <w:sz w:val="20"/>
            <w:szCs w:val="20"/>
            <w:lang w:val="en-US"/>
          </w:rPr>
          <w:t>해당하는</w:t>
        </w:r>
        <w:r w:rsidR="0014423E"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 w:rsidR="0014423E">
          <w:rPr>
            <w:rFonts w:ascii="Calibri" w:hAnsi="Calibri" w:cs="Calibri" w:hint="eastAsia"/>
            <w:noProof/>
            <w:sz w:val="20"/>
            <w:szCs w:val="20"/>
            <w:lang w:val="en-US"/>
          </w:rPr>
          <w:t>코드들은</w:t>
        </w:r>
        <w:r w:rsidR="0014423E"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 w:rsidR="0014423E">
          <w:rPr>
            <w:rFonts w:ascii="Calibri" w:hAnsi="Calibri" w:cs="Calibri" w:hint="eastAsia"/>
            <w:noProof/>
            <w:sz w:val="20"/>
            <w:szCs w:val="20"/>
            <w:lang w:val="en-US"/>
          </w:rPr>
          <w:t>아래에</w:t>
        </w:r>
        <w:r w:rsidR="0014423E">
          <w:rPr>
            <w:rFonts w:ascii="Calibri" w:hAnsi="Calibri" w:cs="Calibri"/>
            <w:noProof/>
            <w:sz w:val="20"/>
            <w:szCs w:val="20"/>
            <w:lang w:val="en-US"/>
          </w:rPr>
          <w:t xml:space="preserve"> </w:t>
        </w:r>
        <w:r w:rsidR="0014423E">
          <w:rPr>
            <w:rFonts w:ascii="Calibri" w:hAnsi="Calibri" w:cs="Calibri" w:hint="eastAsia"/>
            <w:noProof/>
            <w:sz w:val="20"/>
            <w:szCs w:val="20"/>
            <w:lang w:val="en-US"/>
          </w:rPr>
          <w:t>정리되어</w:t>
        </w:r>
        <w:r w:rsidR="0014423E">
          <w:rPr>
            <w:rFonts w:ascii="Calibri" w:hAnsi="Calibri" w:cs="Calibri" w:hint="eastAsia"/>
            <w:noProof/>
            <w:sz w:val="20"/>
            <w:szCs w:val="20"/>
            <w:lang w:val="en-US"/>
          </w:rPr>
          <w:t xml:space="preserve"> </w:t>
        </w:r>
        <w:r w:rsidR="0014423E">
          <w:rPr>
            <w:rFonts w:ascii="Calibri" w:hAnsi="Calibri" w:cs="Calibri" w:hint="eastAsia"/>
            <w:noProof/>
            <w:sz w:val="20"/>
            <w:szCs w:val="20"/>
            <w:lang w:val="en-US"/>
          </w:rPr>
          <w:t>있다</w:t>
        </w:r>
        <w:r w:rsidR="0014423E">
          <w:rPr>
            <w:rFonts w:ascii="Calibri" w:hAnsi="Calibri" w:cs="Calibri" w:hint="eastAsia"/>
            <w:noProof/>
            <w:sz w:val="20"/>
            <w:szCs w:val="20"/>
            <w:lang w:val="en-US"/>
          </w:rPr>
          <w:t>.</w:t>
        </w:r>
      </w:ins>
    </w:p>
    <w:p w14:paraId="06DEB389" w14:textId="77777777" w:rsidR="005B1B1B" w:rsidRDefault="005B1B1B" w:rsidP="00274B40">
      <w:pPr>
        <w:widowControl w:val="0"/>
        <w:spacing w:line="240" w:lineRule="auto"/>
        <w:ind w:firstLine="195"/>
        <w:jc w:val="both"/>
        <w:rPr>
          <w:ins w:id="1333" w:author="최광열" w:date="2023-10-28T15:52:00Z"/>
          <w:rFonts w:ascii="Calibri" w:hAnsi="Calibri" w:cs="Calibri"/>
          <w:noProof/>
          <w:sz w:val="20"/>
          <w:szCs w:val="20"/>
          <w:lang w:val="en-US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9"/>
      </w:tblGrid>
      <w:tr w:rsidR="007C4212" w14:paraId="4B7F5B6E" w14:textId="77777777" w:rsidTr="007C4212">
        <w:trPr>
          <w:ins w:id="1334" w:author="최광열" w:date="2023-10-28T17:02:00Z"/>
        </w:trPr>
        <w:tc>
          <w:tcPr>
            <w:tcW w:w="9019" w:type="dxa"/>
          </w:tcPr>
          <w:p w14:paraId="6139BB94" w14:textId="77777777" w:rsidR="00E36B6D" w:rsidRPr="00C236F9" w:rsidRDefault="00E36B6D" w:rsidP="00E36B6D">
            <w:pPr>
              <w:widowControl w:val="0"/>
              <w:jc w:val="both"/>
              <w:rPr>
                <w:ins w:id="1335" w:author="최광열" w:date="2023-10-28T17:03:00Z"/>
                <w:rFonts w:ascii="Consolas" w:eastAsia="맑은 고딕" w:hAnsi="Consolas" w:cs="맑은 고딕"/>
                <w:sz w:val="20"/>
                <w:szCs w:val="20"/>
                <w:lang w:val="en-US"/>
                <w:rPrChange w:id="1336" w:author="최광열" w:date="2024-01-11T15:27:00Z">
                  <w:rPr>
                    <w:ins w:id="1337" w:author="최광열" w:date="2023-10-28T17:03:00Z"/>
                    <w:rFonts w:ascii="맑은 고딕" w:eastAsia="맑은 고딕" w:hAnsi="맑은 고딕" w:cs="맑은 고딕"/>
                    <w:b/>
                    <w:sz w:val="20"/>
                    <w:szCs w:val="20"/>
                    <w:lang w:val="en-US"/>
                  </w:rPr>
                </w:rPrChange>
              </w:rPr>
            </w:pPr>
            <w:ins w:id="1338" w:author="최광열" w:date="2023-10-28T17:03:00Z">
              <w:r w:rsidRPr="00C236F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339" w:author="최광열" w:date="2024-01-11T15:27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>#</w:t>
              </w:r>
              <w:r w:rsidRPr="00C236F9">
                <w:rPr>
                  <w:rFonts w:ascii="Consolas" w:eastAsia="맑은 고딕" w:hAnsi="Consolas" w:cs="맑은 고딕" w:hint="eastAsia"/>
                  <w:sz w:val="20"/>
                  <w:szCs w:val="20"/>
                  <w:lang w:val="en-US"/>
                  <w:rPrChange w:id="1340" w:author="최광열" w:date="2024-01-11T15:27:00Z">
                    <w:rPr>
                      <w:rFonts w:ascii="맑은 고딕" w:eastAsia="맑은 고딕" w:hAnsi="맑은 고딕" w:cs="맑은 고딕" w:hint="eastAsia"/>
                      <w:b/>
                      <w:sz w:val="20"/>
                      <w:szCs w:val="20"/>
                      <w:lang w:val="en-US"/>
                    </w:rPr>
                  </w:rPrChange>
                </w:rPr>
                <w:t>C</w:t>
              </w:r>
              <w:r w:rsidRPr="00C236F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341" w:author="최광열" w:date="2024-01-11T15:27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>PU#set_clock</w:t>
              </w:r>
              <w:proofErr w:type="gramStart"/>
              <w:r w:rsidRPr="00C236F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342" w:author="최광열" w:date="2024-01-11T15:27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>#{</w:t>
              </w:r>
              <w:proofErr w:type="gramEnd"/>
              <w:r w:rsidRPr="00C236F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343" w:author="최광열" w:date="2024-01-11T15:27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>clock frequency}#!EOL</w:t>
              </w:r>
            </w:ins>
          </w:p>
          <w:p w14:paraId="7EDE0C68" w14:textId="77777777" w:rsidR="00E36B6D" w:rsidRPr="00F51EBD" w:rsidRDefault="00E36B6D" w:rsidP="00E36B6D">
            <w:pPr>
              <w:widowControl w:val="0"/>
              <w:jc w:val="both"/>
              <w:rPr>
                <w:ins w:id="1344" w:author="최광열" w:date="2023-10-28T17:03:00Z"/>
                <w:rFonts w:ascii="Calibri" w:eastAsia="Calibri" w:hAnsi="Calibri" w:cs="Calibri"/>
                <w:sz w:val="20"/>
                <w:szCs w:val="20"/>
                <w:lang w:val="en-US"/>
              </w:rPr>
            </w:pPr>
          </w:p>
          <w:p w14:paraId="278EE459" w14:textId="3CB8E314" w:rsidR="00E36B6D" w:rsidRDefault="00E36B6D" w:rsidP="00E36B6D">
            <w:pPr>
              <w:widowControl w:val="0"/>
              <w:ind w:leftChars="100" w:left="220" w:firstLineChars="50" w:firstLine="100"/>
              <w:jc w:val="both"/>
              <w:rPr>
                <w:ins w:id="1345" w:author="최광열" w:date="2023-10-28T17:03:00Z"/>
                <w:rFonts w:ascii="맑은 고딕" w:eastAsia="맑은 고딕" w:hAnsi="맑은 고딕" w:cs="맑은 고딕"/>
                <w:sz w:val="20"/>
                <w:szCs w:val="20"/>
                <w:lang w:val="en-US"/>
              </w:rPr>
            </w:pPr>
            <w:ins w:id="1346" w:author="최광열" w:date="2023-10-28T17:03:00Z">
              <w:r>
                <w:rPr>
                  <w:rFonts w:ascii="맑은 고딕" w:eastAsia="맑은 고딕" w:hAnsi="맑은 고딕" w:cs="맑은 고딕" w:hint="eastAsia"/>
                  <w:sz w:val="20"/>
                  <w:szCs w:val="20"/>
                  <w:lang w:val="en-US"/>
                </w:rPr>
                <w:t xml:space="preserve">클락 주파수를 지정하는 </w:t>
              </w:r>
              <w:r>
                <w:rPr>
                  <w:rFonts w:ascii="맑은 고딕" w:eastAsia="맑은 고딕" w:hAnsi="맑은 고딕" w:cs="맑은 고딕"/>
                  <w:sz w:val="20"/>
                  <w:szCs w:val="20"/>
                  <w:lang w:val="en-US"/>
                </w:rPr>
                <w:t>command</w:t>
              </w:r>
              <w:r>
                <w:rPr>
                  <w:rFonts w:ascii="맑은 고딕" w:eastAsia="맑은 고딕" w:hAnsi="맑은 고딕" w:cs="맑은 고딕" w:hint="eastAsia"/>
                  <w:sz w:val="20"/>
                  <w:szCs w:val="20"/>
                  <w:lang w:val="en-US"/>
                </w:rPr>
                <w:t>이다.</w:t>
              </w:r>
              <w:r>
                <w:rPr>
                  <w:rFonts w:ascii="맑은 고딕" w:eastAsia="맑은 고딕" w:hAnsi="맑은 고딕" w:cs="맑은 고딕"/>
                  <w:sz w:val="20"/>
                  <w:szCs w:val="20"/>
                  <w:lang w:val="en-US"/>
                </w:rPr>
                <w:t xml:space="preserve"> </w:t>
              </w:r>
            </w:ins>
            <w:ins w:id="1347" w:author="최광열" w:date="2023-10-28T17:06:00Z">
              <w:r w:rsidR="000179A1" w:rsidRPr="00F868AF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348" w:author="최광열" w:date="2024-01-11T15:27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>{clock frequency</w:t>
              </w:r>
              <w:proofErr w:type="gramStart"/>
              <w:r w:rsidR="000179A1" w:rsidRPr="00F868AF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349" w:author="최광열" w:date="2024-01-11T15:27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>}</w:t>
              </w:r>
              <w:r w:rsidR="00BB4C2E">
                <w:rPr>
                  <w:rFonts w:ascii="맑은 고딕" w:eastAsia="맑은 고딕" w:hAnsi="맑은 고딕" w:cs="맑은 고딕"/>
                  <w:b/>
                  <w:sz w:val="20"/>
                  <w:szCs w:val="20"/>
                  <w:lang w:val="en-US"/>
                </w:rPr>
                <w:t xml:space="preserve"> </w:t>
              </w:r>
            </w:ins>
            <w:ins w:id="1350" w:author="최광열" w:date="2023-10-28T17:03:00Z">
              <w:r>
                <w:rPr>
                  <w:rFonts w:ascii="맑은 고딕" w:eastAsia="맑은 고딕" w:hAnsi="맑은 고딕" w:cs="맑은 고딕" w:hint="eastAsia"/>
                  <w:sz w:val="20"/>
                  <w:szCs w:val="20"/>
                  <w:lang w:val="en-US"/>
                </w:rPr>
                <w:t>에</w:t>
              </w:r>
              <w:proofErr w:type="gramEnd"/>
              <w:r>
                <w:rPr>
                  <w:rFonts w:ascii="맑은 고딕" w:eastAsia="맑은 고딕" w:hAnsi="맑은 고딕" w:cs="맑은 고딕" w:hint="eastAsia"/>
                  <w:sz w:val="20"/>
                  <w:szCs w:val="20"/>
                  <w:lang w:val="en-US"/>
                </w:rPr>
                <w:t xml:space="preserve"> 원하는 주파수를 입력하면 된다.</w:t>
              </w:r>
              <w:r>
                <w:rPr>
                  <w:rFonts w:ascii="맑은 고딕" w:eastAsia="맑은 고딕" w:hAnsi="맑은 고딕" w:cs="맑은 고딕"/>
                  <w:sz w:val="20"/>
                  <w:szCs w:val="20"/>
                  <w:lang w:val="en-US"/>
                </w:rPr>
                <w:t xml:space="preserve"> </w:t>
              </w:r>
              <w:r>
                <w:rPr>
                  <w:rFonts w:ascii="맑은 고딕" w:eastAsia="맑은 고딕" w:hAnsi="맑은 고딕" w:cs="맑은 고딕" w:hint="eastAsia"/>
                  <w:sz w:val="20"/>
                  <w:szCs w:val="20"/>
                  <w:lang w:val="en-US"/>
                </w:rPr>
                <w:t>단,</w:t>
              </w:r>
              <w:r>
                <w:rPr>
                  <w:rFonts w:ascii="맑은 고딕" w:eastAsia="맑은 고딕" w:hAnsi="맑은 고딕" w:cs="맑은 고딕"/>
                  <w:sz w:val="20"/>
                  <w:szCs w:val="20"/>
                  <w:lang w:val="en-US"/>
                </w:rPr>
                <w:t xml:space="preserve"> </w:t>
              </w:r>
              <w:r w:rsidRPr="00F868AF">
                <w:rPr>
                  <w:rFonts w:ascii="Consolas" w:eastAsia="맑은 고딕" w:hAnsi="Consolas" w:cs="맑은 고딕" w:hint="eastAsia"/>
                  <w:sz w:val="20"/>
                  <w:szCs w:val="20"/>
                  <w:lang w:val="en-US"/>
                  <w:rPrChange w:id="1351" w:author="최광열" w:date="2024-01-11T15:27:00Z">
                    <w:rPr>
                      <w:rFonts w:ascii="맑은 고딕" w:eastAsia="맑은 고딕" w:hAnsi="맑은 고딕" w:cs="맑은 고딕" w:hint="eastAsia"/>
                      <w:b/>
                      <w:sz w:val="20"/>
                      <w:szCs w:val="20"/>
                      <w:lang w:val="en-US"/>
                    </w:rPr>
                  </w:rPrChange>
                </w:rPr>
                <w:t>c</w:t>
              </w:r>
              <w:r w:rsidRPr="00F868AF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352" w:author="최광열" w:date="2024-01-11T15:27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>lock_config.c</w:t>
              </w:r>
              <w:r>
                <w:rPr>
                  <w:rFonts w:ascii="맑은 고딕" w:eastAsia="맑은 고딕" w:hAnsi="맑은 고딕" w:cs="맑은 고딕" w:hint="eastAsia"/>
                  <w:sz w:val="20"/>
                  <w:szCs w:val="20"/>
                  <w:lang w:val="en-US"/>
                </w:rPr>
                <w:t xml:space="preserve">의 </w:t>
              </w:r>
              <w:r w:rsidRPr="00F868AF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353" w:author="최광열" w:date="2024-01-11T15:27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>XClockingLmx ClockingLmx[MAX_FREQ]</w:t>
              </w:r>
              <w:r>
                <w:rPr>
                  <w:rFonts w:ascii="맑은 고딕" w:eastAsia="맑은 고딕" w:hAnsi="맑은 고딕" w:cs="맑은 고딕"/>
                  <w:sz w:val="20"/>
                  <w:szCs w:val="20"/>
                  <w:lang w:val="en-US"/>
                </w:rPr>
                <w:t xml:space="preserve"> </w:t>
              </w:r>
              <w:r>
                <w:rPr>
                  <w:rFonts w:ascii="맑은 고딕" w:eastAsia="맑은 고딕" w:hAnsi="맑은 고딕" w:cs="맑은 고딕" w:hint="eastAsia"/>
                  <w:sz w:val="20"/>
                  <w:szCs w:val="20"/>
                  <w:lang w:val="en-US"/>
                </w:rPr>
                <w:t>배열에 선언되어 있는 주파수만이 가능함에 유의한다.</w:t>
              </w:r>
            </w:ins>
          </w:p>
          <w:p w14:paraId="2FDAF9D5" w14:textId="77777777" w:rsidR="00E36B6D" w:rsidRPr="003D7A4A" w:rsidRDefault="00E36B6D" w:rsidP="00E36B6D">
            <w:pPr>
              <w:widowControl w:val="0"/>
              <w:ind w:firstLine="195"/>
              <w:jc w:val="both"/>
              <w:rPr>
                <w:ins w:id="1354" w:author="최광열" w:date="2023-10-28T17:03:00Z"/>
                <w:rFonts w:ascii="맑은 고딕" w:eastAsia="맑은 고딕" w:hAnsi="맑은 고딕" w:cs="맑은 고딕"/>
                <w:sz w:val="20"/>
                <w:szCs w:val="20"/>
                <w:lang w:val="en-US"/>
              </w:rPr>
            </w:pPr>
          </w:p>
          <w:p w14:paraId="7EAF2F80" w14:textId="77777777" w:rsidR="00E36B6D" w:rsidRPr="00C236F9" w:rsidRDefault="00E36B6D" w:rsidP="00E36B6D">
            <w:pPr>
              <w:widowControl w:val="0"/>
              <w:jc w:val="both"/>
              <w:rPr>
                <w:ins w:id="1355" w:author="최광열" w:date="2023-10-28T17:03:00Z"/>
                <w:rFonts w:ascii="Consolas" w:eastAsia="맑은 고딕" w:hAnsi="Consolas" w:cs="맑은 고딕"/>
                <w:sz w:val="20"/>
                <w:szCs w:val="20"/>
                <w:lang w:val="en-US"/>
                <w:rPrChange w:id="1356" w:author="최광열" w:date="2024-01-11T15:27:00Z">
                  <w:rPr>
                    <w:ins w:id="1357" w:author="최광열" w:date="2023-10-28T17:03:00Z"/>
                    <w:rFonts w:ascii="맑은 고딕" w:eastAsia="맑은 고딕" w:hAnsi="맑은 고딕" w:cs="맑은 고딕"/>
                    <w:b/>
                    <w:sz w:val="20"/>
                    <w:szCs w:val="20"/>
                    <w:lang w:val="en-US"/>
                  </w:rPr>
                </w:rPrChange>
              </w:rPr>
            </w:pPr>
            <w:ins w:id="1358" w:author="최광열" w:date="2023-10-28T17:03:00Z">
              <w:r w:rsidRPr="00C236F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359" w:author="최광열" w:date="2024-01-11T15:27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>#</w:t>
              </w:r>
              <w:r w:rsidRPr="00C236F9">
                <w:rPr>
                  <w:rFonts w:ascii="Consolas" w:eastAsia="맑은 고딕" w:hAnsi="Consolas" w:cs="맑은 고딕" w:hint="eastAsia"/>
                  <w:sz w:val="20"/>
                  <w:szCs w:val="20"/>
                  <w:lang w:val="en-US"/>
                  <w:rPrChange w:id="1360" w:author="최광열" w:date="2024-01-11T15:27:00Z">
                    <w:rPr>
                      <w:rFonts w:ascii="맑은 고딕" w:eastAsia="맑은 고딕" w:hAnsi="맑은 고딕" w:cs="맑은 고딕" w:hint="eastAsia"/>
                      <w:b/>
                      <w:sz w:val="20"/>
                      <w:szCs w:val="20"/>
                      <w:lang w:val="en-US"/>
                    </w:rPr>
                  </w:rPrChange>
                </w:rPr>
                <w:t>C</w:t>
              </w:r>
              <w:r w:rsidRPr="00C236F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361" w:author="최광열" w:date="2024-01-11T15:27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>PU#</w:t>
              </w:r>
              <w:r w:rsidRPr="00C236F9">
                <w:rPr>
                  <w:rFonts w:ascii="Consolas" w:eastAsia="맑은 고딕" w:hAnsi="Consolas" w:cs="맑은 고딕" w:hint="eastAsia"/>
                  <w:sz w:val="20"/>
                  <w:szCs w:val="20"/>
                  <w:lang w:val="en-US"/>
                  <w:rPrChange w:id="1362" w:author="최광열" w:date="2024-01-11T15:27:00Z">
                    <w:rPr>
                      <w:rFonts w:ascii="맑은 고딕" w:eastAsia="맑은 고딕" w:hAnsi="맑은 고딕" w:cs="맑은 고딕" w:hint="eastAsia"/>
                      <w:b/>
                      <w:sz w:val="20"/>
                      <w:szCs w:val="20"/>
                      <w:lang w:val="en-US"/>
                    </w:rPr>
                  </w:rPrChange>
                </w:rPr>
                <w:t>r</w:t>
              </w:r>
              <w:r w:rsidRPr="00C236F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363" w:author="최광열" w:date="2024-01-11T15:27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>ead_sampling_freq</w:t>
              </w:r>
              <w:proofErr w:type="gramStart"/>
              <w:r w:rsidRPr="00C236F9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364" w:author="최광열" w:date="2024-01-11T15:27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>#!EOL</w:t>
              </w:r>
              <w:proofErr w:type="gramEnd"/>
            </w:ins>
          </w:p>
          <w:p w14:paraId="21BE3A83" w14:textId="77777777" w:rsidR="00E36B6D" w:rsidRPr="00F51EBD" w:rsidRDefault="00E36B6D" w:rsidP="00E36B6D">
            <w:pPr>
              <w:widowControl w:val="0"/>
              <w:jc w:val="both"/>
              <w:rPr>
                <w:ins w:id="1365" w:author="최광열" w:date="2023-10-28T17:03:00Z"/>
                <w:rFonts w:ascii="Calibri" w:eastAsia="Calibri" w:hAnsi="Calibri" w:cs="Calibri"/>
                <w:sz w:val="20"/>
                <w:szCs w:val="20"/>
                <w:lang w:val="en-US"/>
              </w:rPr>
            </w:pPr>
          </w:p>
          <w:p w14:paraId="27538E1B" w14:textId="079BE440" w:rsidR="007C4212" w:rsidRPr="00906E7D" w:rsidRDefault="00E36B6D">
            <w:pPr>
              <w:widowControl w:val="0"/>
              <w:ind w:leftChars="100" w:left="220" w:firstLineChars="50" w:firstLine="100"/>
              <w:jc w:val="both"/>
              <w:rPr>
                <w:ins w:id="1366" w:author="최광열" w:date="2023-10-28T17:02:00Z"/>
                <w:sz w:val="20"/>
                <w:szCs w:val="20"/>
                <w:lang w:val="en-US"/>
                <w:rPrChange w:id="1367" w:author="최광열" w:date="2023-10-28T17:03:00Z">
                  <w:rPr>
                    <w:ins w:id="1368" w:author="최광열" w:date="2023-10-28T17:02:00Z"/>
                    <w:rFonts w:ascii="Calibri" w:hAnsi="Calibri" w:cs="Calibri"/>
                    <w:sz w:val="20"/>
                    <w:szCs w:val="20"/>
                    <w:lang w:val="en-US"/>
                  </w:rPr>
                </w:rPrChange>
              </w:rPr>
              <w:pPrChange w:id="1369" w:author="최광열" w:date="2023-10-28T17:03:00Z">
                <w:pPr>
                  <w:widowControl w:val="0"/>
                  <w:jc w:val="both"/>
                </w:pPr>
              </w:pPrChange>
            </w:pPr>
            <w:ins w:id="1370" w:author="최광열" w:date="2023-10-28T17:03:00Z">
              <w:r>
                <w:rPr>
                  <w:rFonts w:ascii="맑은 고딕" w:eastAsia="맑은 고딕" w:hAnsi="맑은 고딕" w:cs="맑은 고딕" w:hint="eastAsia"/>
                  <w:sz w:val="20"/>
                  <w:szCs w:val="20"/>
                  <w:lang w:val="en-US"/>
                </w:rPr>
                <w:t xml:space="preserve">설정된 </w:t>
              </w:r>
              <w:r>
                <w:rPr>
                  <w:rFonts w:ascii="맑은 고딕" w:eastAsia="맑은 고딕" w:hAnsi="맑은 고딕" w:cs="맑은 고딕"/>
                  <w:sz w:val="20"/>
                  <w:szCs w:val="20"/>
                  <w:lang w:val="en-US"/>
                </w:rPr>
                <w:t>RF sampling frequency</w:t>
              </w:r>
              <w:r>
                <w:rPr>
                  <w:rFonts w:ascii="맑은 고딕" w:eastAsia="맑은 고딕" w:hAnsi="맑은 고딕" w:cs="맑은 고딕" w:hint="eastAsia"/>
                  <w:sz w:val="20"/>
                  <w:szCs w:val="20"/>
                  <w:lang w:val="en-US"/>
                </w:rPr>
                <w:t xml:space="preserve">를 읽은 뒤 </w:t>
              </w:r>
              <w:r>
                <w:rPr>
                  <w:rFonts w:ascii="맑은 고딕" w:eastAsia="맑은 고딕" w:hAnsi="맑은 고딕" w:cs="맑은 고딕"/>
                  <w:sz w:val="20"/>
                  <w:szCs w:val="20"/>
                  <w:lang w:val="en-US"/>
                </w:rPr>
                <w:t>UART</w:t>
              </w:r>
              <w:r>
                <w:rPr>
                  <w:rFonts w:ascii="맑은 고딕" w:eastAsia="맑은 고딕" w:hAnsi="맑은 고딕" w:cs="맑은 고딕" w:hint="eastAsia"/>
                  <w:sz w:val="20"/>
                  <w:szCs w:val="20"/>
                  <w:lang w:val="en-US"/>
                </w:rPr>
                <w:t>통신을 통해 출력한다.</w:t>
              </w:r>
            </w:ins>
          </w:p>
        </w:tc>
      </w:tr>
    </w:tbl>
    <w:p w14:paraId="4303D7AF" w14:textId="77777777" w:rsidR="00193AF6" w:rsidRDefault="00193AF6">
      <w:pPr>
        <w:widowControl w:val="0"/>
        <w:spacing w:line="240" w:lineRule="auto"/>
        <w:jc w:val="both"/>
        <w:rPr>
          <w:ins w:id="1371" w:author="최광열" w:date="2023-10-28T16:10:00Z"/>
          <w:rFonts w:ascii="Calibri" w:hAnsi="Calibri" w:cs="Calibri"/>
          <w:sz w:val="20"/>
          <w:szCs w:val="20"/>
          <w:lang w:val="en-US"/>
        </w:rPr>
        <w:pPrChange w:id="1372" w:author="최광열" w:date="2023-10-28T17:04:00Z">
          <w:pPr>
            <w:widowControl w:val="0"/>
            <w:spacing w:line="240" w:lineRule="auto"/>
            <w:ind w:firstLine="195"/>
            <w:jc w:val="center"/>
          </w:pPr>
        </w:pPrChange>
      </w:pPr>
    </w:p>
    <w:p w14:paraId="4DBA04B2" w14:textId="02429C1E" w:rsidR="00193AF6" w:rsidRDefault="00193AF6" w:rsidP="00193AF6">
      <w:pPr>
        <w:widowControl w:val="0"/>
        <w:spacing w:line="240" w:lineRule="auto"/>
        <w:ind w:firstLine="195"/>
        <w:jc w:val="both"/>
        <w:rPr>
          <w:ins w:id="1373" w:author="최광열" w:date="2023-10-28T17:04:00Z"/>
          <w:rFonts w:ascii="Calibri" w:hAnsi="Calibri" w:cs="Calibri"/>
          <w:sz w:val="20"/>
          <w:szCs w:val="20"/>
          <w:lang w:val="en-US"/>
        </w:rPr>
      </w:pPr>
      <w:ins w:id="1374" w:author="최광열" w:date="2023-10-28T16:10:00Z">
        <w:r>
          <w:rPr>
            <w:rFonts w:ascii="Calibri" w:hAnsi="Calibri" w:cs="Calibri" w:hint="eastAsia"/>
            <w:sz w:val="20"/>
            <w:szCs w:val="20"/>
            <w:lang w:val="en-US"/>
          </w:rPr>
          <w:t>세번째는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</w:ins>
      <w:ins w:id="1375" w:author="최광열" w:date="2023-10-28T16:11:00Z">
        <w:r>
          <w:rPr>
            <w:rFonts w:ascii="Calibri" w:hAnsi="Calibri" w:cs="Calibri"/>
            <w:sz w:val="20"/>
            <w:szCs w:val="20"/>
            <w:lang w:val="en-US"/>
          </w:rPr>
          <w:t>ELF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파일을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저장</w:t>
        </w:r>
      </w:ins>
      <w:ins w:id="1376" w:author="최광열" w:date="2023-10-28T16:12:00Z">
        <w:r>
          <w:rPr>
            <w:rFonts w:ascii="Calibri" w:hAnsi="Calibri" w:cs="Calibri" w:hint="eastAsia"/>
            <w:sz w:val="20"/>
            <w:szCs w:val="20"/>
            <w:lang w:val="en-US"/>
          </w:rPr>
          <w:t>,</w:t>
        </w:r>
        <w:r>
          <w:rPr>
            <w:rFonts w:ascii="Calibri" w:hAnsi="Calibri" w:cs="Calibri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실행하는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작업을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>
          <w:rPr>
            <w:rFonts w:ascii="Calibri" w:hAnsi="Calibri" w:cs="Calibri" w:hint="eastAsia"/>
            <w:sz w:val="20"/>
            <w:szCs w:val="20"/>
            <w:lang w:val="en-US"/>
          </w:rPr>
          <w:t>하는</w:t>
        </w:r>
        <w:r w:rsidR="00A0039B">
          <w:rPr>
            <w:rFonts w:ascii="Calibri" w:hAnsi="Calibri" w:cs="Calibri"/>
            <w:sz w:val="20"/>
            <w:szCs w:val="20"/>
            <w:lang w:val="en-US"/>
          </w:rPr>
          <w:t xml:space="preserve"> </w:t>
        </w:r>
        <w:r w:rsidR="00A0039B">
          <w:rPr>
            <w:rFonts w:ascii="Calibri" w:hAnsi="Calibri" w:cs="Calibri" w:hint="eastAsia"/>
            <w:sz w:val="20"/>
            <w:szCs w:val="20"/>
            <w:lang w:val="en-US"/>
          </w:rPr>
          <w:t>명령어이다</w:t>
        </w:r>
        <w:r w:rsidR="00A0039B">
          <w:rPr>
            <w:rFonts w:ascii="Calibri" w:hAnsi="Calibri" w:cs="Calibri" w:hint="eastAsia"/>
            <w:sz w:val="20"/>
            <w:szCs w:val="20"/>
            <w:lang w:val="en-US"/>
          </w:rPr>
          <w:t>.</w:t>
        </w:r>
        <w:r w:rsidR="00A0039B">
          <w:rPr>
            <w:rFonts w:ascii="Calibri" w:hAnsi="Calibri" w:cs="Calibri"/>
            <w:sz w:val="20"/>
            <w:szCs w:val="20"/>
            <w:lang w:val="en-US"/>
          </w:rPr>
          <w:t xml:space="preserve"> </w:t>
        </w:r>
      </w:ins>
      <w:ins w:id="1377" w:author="최광열" w:date="2023-10-28T16:14:00Z">
        <w:r w:rsidR="00B82261">
          <w:rPr>
            <w:rFonts w:ascii="Calibri" w:hAnsi="Calibri" w:cs="Calibri" w:hint="eastAsia"/>
            <w:sz w:val="20"/>
            <w:szCs w:val="20"/>
            <w:lang w:val="en-US"/>
          </w:rPr>
          <w:t>각각의</w:t>
        </w:r>
        <w:r w:rsidR="00B82261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B82261">
          <w:rPr>
            <w:rFonts w:ascii="Calibri" w:hAnsi="Calibri" w:cs="Calibri" w:hint="eastAsia"/>
            <w:sz w:val="20"/>
            <w:szCs w:val="20"/>
            <w:lang w:val="en-US"/>
          </w:rPr>
          <w:t>명령어는</w:t>
        </w:r>
        <w:r w:rsidR="00B82261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B82261">
          <w:rPr>
            <w:rFonts w:ascii="Calibri" w:hAnsi="Calibri" w:cs="Calibri" w:hint="eastAsia"/>
            <w:sz w:val="20"/>
            <w:szCs w:val="20"/>
            <w:lang w:val="en-US"/>
          </w:rPr>
          <w:t>아래에</w:t>
        </w:r>
        <w:r w:rsidR="00B82261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B82261">
          <w:rPr>
            <w:rFonts w:ascii="Calibri" w:hAnsi="Calibri" w:cs="Calibri" w:hint="eastAsia"/>
            <w:sz w:val="20"/>
            <w:szCs w:val="20"/>
            <w:lang w:val="en-US"/>
          </w:rPr>
          <w:t>정리되어</w:t>
        </w:r>
        <w:r w:rsidR="00B82261">
          <w:rPr>
            <w:rFonts w:ascii="Calibri" w:hAnsi="Calibri" w:cs="Calibri" w:hint="eastAsia"/>
            <w:sz w:val="20"/>
            <w:szCs w:val="20"/>
            <w:lang w:val="en-US"/>
          </w:rPr>
          <w:t xml:space="preserve"> </w:t>
        </w:r>
        <w:r w:rsidR="00B82261">
          <w:rPr>
            <w:rFonts w:ascii="Calibri" w:hAnsi="Calibri" w:cs="Calibri" w:hint="eastAsia"/>
            <w:sz w:val="20"/>
            <w:szCs w:val="20"/>
            <w:lang w:val="en-US"/>
          </w:rPr>
          <w:t>있</w:t>
        </w:r>
        <w:r w:rsidR="00C857E0">
          <w:rPr>
            <w:rFonts w:ascii="Calibri" w:hAnsi="Calibri" w:cs="Calibri" w:hint="eastAsia"/>
            <w:sz w:val="20"/>
            <w:szCs w:val="20"/>
            <w:lang w:val="en-US"/>
          </w:rPr>
          <w:t>다</w:t>
        </w:r>
        <w:r w:rsidR="00C857E0">
          <w:rPr>
            <w:rFonts w:ascii="Calibri" w:hAnsi="Calibri" w:cs="Calibri" w:hint="eastAsia"/>
            <w:sz w:val="20"/>
            <w:szCs w:val="20"/>
            <w:lang w:val="en-US"/>
          </w:rPr>
          <w:t>.</w:t>
        </w:r>
      </w:ins>
    </w:p>
    <w:p w14:paraId="506BD1C9" w14:textId="77777777" w:rsidR="00DF3034" w:rsidRDefault="00DF3034" w:rsidP="00193AF6">
      <w:pPr>
        <w:widowControl w:val="0"/>
        <w:spacing w:line="240" w:lineRule="auto"/>
        <w:ind w:firstLine="195"/>
        <w:jc w:val="both"/>
        <w:rPr>
          <w:ins w:id="1378" w:author="최광열" w:date="2023-10-28T17:02:00Z"/>
          <w:rFonts w:ascii="Calibri" w:hAnsi="Calibri" w:cs="Calibri"/>
          <w:sz w:val="20"/>
          <w:szCs w:val="20"/>
          <w:lang w:val="en-US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9"/>
      </w:tblGrid>
      <w:tr w:rsidR="007C4212" w14:paraId="040A1A28" w14:textId="77777777" w:rsidTr="007C4212">
        <w:trPr>
          <w:ins w:id="1379" w:author="최광열" w:date="2023-10-28T17:02:00Z"/>
        </w:trPr>
        <w:tc>
          <w:tcPr>
            <w:tcW w:w="9019" w:type="dxa"/>
          </w:tcPr>
          <w:p w14:paraId="1E74C6EE" w14:textId="77777777" w:rsidR="00052A81" w:rsidRPr="004B3051" w:rsidRDefault="00746FC5" w:rsidP="00746FC5">
            <w:pPr>
              <w:widowControl w:val="0"/>
              <w:jc w:val="both"/>
              <w:rPr>
                <w:ins w:id="1380" w:author="최광열" w:date="2023-10-28T17:04:00Z"/>
                <w:rFonts w:ascii="Consolas" w:eastAsia="맑은 고딕" w:hAnsi="Consolas" w:cs="맑은 고딕"/>
                <w:sz w:val="20"/>
                <w:szCs w:val="20"/>
                <w:lang w:val="en-US"/>
                <w:rPrChange w:id="1381" w:author="최광열" w:date="2024-01-11T15:27:00Z">
                  <w:rPr>
                    <w:ins w:id="1382" w:author="최광열" w:date="2023-10-28T17:04:00Z"/>
                    <w:rFonts w:ascii="맑은 고딕" w:eastAsia="맑은 고딕" w:hAnsi="맑은 고딕" w:cs="맑은 고딕"/>
                    <w:b/>
                    <w:sz w:val="20"/>
                    <w:szCs w:val="20"/>
                    <w:lang w:val="en-US"/>
                  </w:rPr>
                </w:rPrChange>
              </w:rPr>
            </w:pPr>
            <w:ins w:id="1383" w:author="최광열" w:date="2023-10-28T17:04:00Z">
              <w:r w:rsidRPr="004B3051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384" w:author="최광열" w:date="2024-01-11T15:27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>#BIN#save_binary#{entry_</w:t>
              </w:r>
              <w:proofErr w:type="gramStart"/>
              <w:r w:rsidRPr="004B3051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385" w:author="최광열" w:date="2024-01-11T15:27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>point}#</w:t>
              </w:r>
              <w:proofErr w:type="gramEnd"/>
              <w:r w:rsidRPr="004B3051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386" w:author="최광열" w:date="2024-01-11T15:27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>{stack_start}#{stack_end}#{heap_start}</w:t>
              </w:r>
            </w:ins>
          </w:p>
          <w:p w14:paraId="3834C6A8" w14:textId="62E24B6F" w:rsidR="00746FC5" w:rsidRPr="004B3051" w:rsidRDefault="00746FC5" w:rsidP="00746FC5">
            <w:pPr>
              <w:widowControl w:val="0"/>
              <w:jc w:val="both"/>
              <w:rPr>
                <w:ins w:id="1387" w:author="최광열" w:date="2023-10-28T17:04:00Z"/>
                <w:rFonts w:ascii="Consolas" w:eastAsia="맑은 고딕" w:hAnsi="Consolas" w:cs="맑은 고딕"/>
                <w:sz w:val="20"/>
                <w:szCs w:val="20"/>
                <w:lang w:val="en-US"/>
                <w:rPrChange w:id="1388" w:author="최광열" w:date="2024-01-11T15:27:00Z">
                  <w:rPr>
                    <w:ins w:id="1389" w:author="최광열" w:date="2023-10-28T17:04:00Z"/>
                    <w:rFonts w:ascii="맑은 고딕" w:eastAsia="맑은 고딕" w:hAnsi="맑은 고딕" w:cs="맑은 고딕"/>
                    <w:b/>
                    <w:sz w:val="20"/>
                    <w:szCs w:val="20"/>
                    <w:lang w:val="en-US"/>
                  </w:rPr>
                </w:rPrChange>
              </w:rPr>
            </w:pPr>
            <w:ins w:id="1390" w:author="최광열" w:date="2023-10-28T17:04:00Z">
              <w:r w:rsidRPr="004B3051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391" w:author="최광열" w:date="2024-01-11T15:27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 xml:space="preserve">#{heap_end} </w:t>
              </w:r>
              <w:proofErr w:type="gramStart"/>
              <w:r w:rsidRPr="004B3051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392" w:author="최광열" w:date="2024-01-11T15:27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>#{</w:t>
              </w:r>
              <w:proofErr w:type="gramEnd"/>
              <w:r w:rsidRPr="004B3051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393" w:author="최광열" w:date="2024-01-11T15:27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>length of data_packets}#!EOL</w:t>
              </w:r>
            </w:ins>
          </w:p>
          <w:p w14:paraId="5BB5E4C2" w14:textId="77777777" w:rsidR="00746FC5" w:rsidRPr="003D7A4A" w:rsidRDefault="00746FC5" w:rsidP="00746FC5">
            <w:pPr>
              <w:widowControl w:val="0"/>
              <w:jc w:val="both"/>
              <w:rPr>
                <w:ins w:id="1394" w:author="최광열" w:date="2023-10-28T17:04:00Z"/>
                <w:rFonts w:ascii="맑은 고딕" w:eastAsia="맑은 고딕" w:hAnsi="맑은 고딕" w:cs="맑은 고딕"/>
                <w:b/>
                <w:sz w:val="20"/>
                <w:szCs w:val="20"/>
                <w:lang w:val="en-US"/>
              </w:rPr>
            </w:pPr>
          </w:p>
          <w:p w14:paraId="6C15DC7C" w14:textId="63EB469A" w:rsidR="00746FC5" w:rsidRDefault="00746FC5" w:rsidP="00746FC5">
            <w:pPr>
              <w:widowControl w:val="0"/>
              <w:ind w:leftChars="100" w:left="220" w:firstLineChars="50" w:firstLine="100"/>
              <w:jc w:val="both"/>
              <w:rPr>
                <w:ins w:id="1395" w:author="최광열" w:date="2023-10-28T17:04:00Z"/>
                <w:rFonts w:ascii="맑은 고딕" w:eastAsia="맑은 고딕" w:hAnsi="맑은 고딕" w:cs="맑은 고딕"/>
                <w:sz w:val="20"/>
                <w:szCs w:val="20"/>
                <w:lang w:val="en-US"/>
              </w:rPr>
            </w:pPr>
            <w:ins w:id="1396" w:author="최광열" w:date="2023-10-28T17:04:00Z">
              <w:r>
                <w:rPr>
                  <w:rFonts w:ascii="맑은 고딕" w:eastAsia="맑은 고딕" w:hAnsi="맑은 고딕" w:cs="맑은 고딕" w:hint="eastAsia"/>
                  <w:sz w:val="20"/>
                  <w:szCs w:val="20"/>
                  <w:lang w:val="en-US"/>
                </w:rPr>
                <w:t>E</w:t>
              </w:r>
              <w:r>
                <w:rPr>
                  <w:rFonts w:ascii="맑은 고딕" w:eastAsia="맑은 고딕" w:hAnsi="맑은 고딕" w:cs="맑은 고딕"/>
                  <w:sz w:val="20"/>
                  <w:szCs w:val="20"/>
                  <w:lang w:val="en-US"/>
                </w:rPr>
                <w:t>LF</w:t>
              </w:r>
              <w:r>
                <w:rPr>
                  <w:rFonts w:ascii="맑은 고딕" w:eastAsia="맑은 고딕" w:hAnsi="맑은 고딕" w:cs="맑은 고딕" w:hint="eastAsia"/>
                  <w:sz w:val="20"/>
                  <w:szCs w:val="20"/>
                  <w:lang w:val="en-US"/>
                </w:rPr>
                <w:t xml:space="preserve">파일의 </w:t>
              </w:r>
              <w:r>
                <w:rPr>
                  <w:rFonts w:ascii="맑은 고딕" w:eastAsia="맑은 고딕" w:hAnsi="맑은 고딕" w:cs="맑은 고딕"/>
                  <w:sz w:val="20"/>
                  <w:szCs w:val="20"/>
                  <w:lang w:val="en-US"/>
                </w:rPr>
                <w:t>binary code</w:t>
              </w:r>
              <w:r>
                <w:rPr>
                  <w:rFonts w:ascii="맑은 고딕" w:eastAsia="맑은 고딕" w:hAnsi="맑은 고딕" w:cs="맑은 고딕" w:hint="eastAsia"/>
                  <w:sz w:val="20"/>
                  <w:szCs w:val="20"/>
                  <w:lang w:val="en-US"/>
                </w:rPr>
                <w:t>를 D</w:t>
              </w:r>
              <w:r>
                <w:rPr>
                  <w:rFonts w:ascii="맑은 고딕" w:eastAsia="맑은 고딕" w:hAnsi="맑은 고딕" w:cs="맑은 고딕"/>
                  <w:sz w:val="20"/>
                  <w:szCs w:val="20"/>
                  <w:lang w:val="en-US"/>
                </w:rPr>
                <w:t>RAM</w:t>
              </w:r>
              <w:r>
                <w:rPr>
                  <w:rFonts w:ascii="맑은 고딕" w:eastAsia="맑은 고딕" w:hAnsi="맑은 고딕" w:cs="맑은 고딕" w:hint="eastAsia"/>
                  <w:sz w:val="20"/>
                  <w:szCs w:val="20"/>
                  <w:lang w:val="en-US"/>
                </w:rPr>
                <w:t>에 저장하는 명령어이다.</w:t>
              </w:r>
              <w:r>
                <w:rPr>
                  <w:rFonts w:ascii="맑은 고딕" w:eastAsia="맑은 고딕" w:hAnsi="맑은 고딕" w:cs="맑은 고딕"/>
                  <w:sz w:val="20"/>
                  <w:szCs w:val="20"/>
                  <w:lang w:val="en-US"/>
                </w:rPr>
                <w:t xml:space="preserve"> </w:t>
              </w:r>
              <w:r>
                <w:rPr>
                  <w:rFonts w:ascii="맑은 고딕" w:eastAsia="맑은 고딕" w:hAnsi="맑은 고딕" w:cs="맑은 고딕" w:hint="eastAsia"/>
                  <w:sz w:val="20"/>
                  <w:szCs w:val="20"/>
                  <w:lang w:val="en-US"/>
                </w:rPr>
                <w:t xml:space="preserve">해당 명령어를 입력한 이후 </w:t>
              </w:r>
              <w:r w:rsidRPr="0071354F">
                <w:rPr>
                  <w:rFonts w:ascii="Consolas" w:eastAsia="맑은 고딕" w:hAnsi="Consolas" w:cs="맑은 고딕" w:hint="eastAsia"/>
                  <w:sz w:val="20"/>
                  <w:szCs w:val="20"/>
                  <w:lang w:val="en-US"/>
                  <w:rPrChange w:id="1397" w:author="최광열" w:date="2024-01-11T15:27:00Z">
                    <w:rPr>
                      <w:rFonts w:ascii="맑은 고딕" w:eastAsia="맑은 고딕" w:hAnsi="맑은 고딕" w:cs="맑은 고딕" w:hint="eastAsia"/>
                      <w:sz w:val="20"/>
                      <w:szCs w:val="20"/>
                      <w:lang w:val="en-US"/>
                    </w:rPr>
                  </w:rPrChange>
                </w:rPr>
                <w:t>b</w:t>
              </w:r>
              <w:r w:rsidRPr="0071354F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398" w:author="최광열" w:date="2024-01-11T15:27:00Z">
                    <w:rPr>
                      <w:rFonts w:ascii="맑은 고딕" w:eastAsia="맑은 고딕" w:hAnsi="맑은 고딕" w:cs="맑은 고딕"/>
                      <w:sz w:val="20"/>
                      <w:szCs w:val="20"/>
                      <w:lang w:val="en-US"/>
                    </w:rPr>
                  </w:rPrChange>
                </w:rPr>
                <w:t>inary mode</w:t>
              </w:r>
              <w:r>
                <w:rPr>
                  <w:rFonts w:ascii="맑은 고딕" w:eastAsia="맑은 고딕" w:hAnsi="맑은 고딕" w:cs="맑은 고딕" w:hint="eastAsia"/>
                  <w:sz w:val="20"/>
                  <w:szCs w:val="20"/>
                  <w:lang w:val="en-US"/>
                </w:rPr>
                <w:t xml:space="preserve">가 </w:t>
              </w:r>
              <w:r>
                <w:rPr>
                  <w:rFonts w:ascii="맑은 고딕" w:eastAsia="맑은 고딕" w:hAnsi="맑은 고딕" w:cs="맑은 고딕"/>
                  <w:sz w:val="20"/>
                  <w:szCs w:val="20"/>
                  <w:lang w:val="en-US"/>
                </w:rPr>
                <w:t>1</w:t>
              </w:r>
              <w:r>
                <w:rPr>
                  <w:rFonts w:ascii="맑은 고딕" w:eastAsia="맑은 고딕" w:hAnsi="맑은 고딕" w:cs="맑은 고딕" w:hint="eastAsia"/>
                  <w:sz w:val="20"/>
                  <w:szCs w:val="20"/>
                  <w:lang w:val="en-US"/>
                </w:rPr>
                <w:t xml:space="preserve">로 바뀐 후 </w:t>
              </w:r>
              <w:r w:rsidRPr="0071354F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399" w:author="최광열" w:date="2024-01-11T15:27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>#0</w:t>
              </w:r>
              <w:r w:rsidRPr="0071354F">
                <w:rPr>
                  <w:rFonts w:ascii="Consolas" w:eastAsia="맑은 고딕" w:hAnsi="Consolas" w:cs="맑은 고딕" w:hint="eastAsia"/>
                  <w:sz w:val="20"/>
                  <w:szCs w:val="20"/>
                  <w:lang w:val="en-US"/>
                  <w:rPrChange w:id="1400" w:author="최광열" w:date="2024-01-11T15:27:00Z">
                    <w:rPr>
                      <w:rFonts w:ascii="맑은 고딕" w:eastAsia="맑은 고딕" w:hAnsi="맑은 고딕" w:cs="맑은 고딕" w:hint="eastAsia"/>
                      <w:b/>
                      <w:sz w:val="20"/>
                      <w:szCs w:val="20"/>
                      <w:lang w:val="en-US"/>
                    </w:rPr>
                  </w:rPrChange>
                </w:rPr>
                <w:t>x</w:t>
              </w:r>
              <w:r w:rsidRPr="0071354F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401" w:author="최광열" w:date="2024-01-11T15:27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>16#0x72…</w:t>
              </w:r>
              <w:proofErr w:type="gramStart"/>
              <w:r w:rsidRPr="0071354F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402" w:author="최광열" w:date="2024-01-11T15:27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>#!EOL</w:t>
              </w:r>
              <w:proofErr w:type="gramEnd"/>
              <w:r>
                <w:rPr>
                  <w:rFonts w:ascii="맑은 고딕" w:eastAsia="맑은 고딕" w:hAnsi="맑은 고딕" w:cs="맑은 고딕"/>
                  <w:sz w:val="20"/>
                  <w:szCs w:val="20"/>
                  <w:lang w:val="en-US"/>
                </w:rPr>
                <w:t xml:space="preserve"> </w:t>
              </w:r>
              <w:r>
                <w:rPr>
                  <w:rFonts w:ascii="맑은 고딕" w:eastAsia="맑은 고딕" w:hAnsi="맑은 고딕" w:cs="맑은 고딕" w:hint="eastAsia"/>
                  <w:sz w:val="20"/>
                  <w:szCs w:val="20"/>
                  <w:lang w:val="en-US"/>
                </w:rPr>
                <w:t xml:space="preserve">형태의 데이터를 </w:t>
              </w:r>
            </w:ins>
            <w:ins w:id="1403" w:author="최광열" w:date="2023-10-28T17:07:00Z">
              <w:r w:rsidR="003B616A" w:rsidRPr="0071354F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404" w:author="최광열" w:date="2024-01-11T15:27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>{l</w:t>
              </w:r>
            </w:ins>
            <w:ins w:id="1405" w:author="최광열" w:date="2023-10-28T17:04:00Z">
              <w:r w:rsidRPr="0071354F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406" w:author="최광열" w:date="2024-01-11T15:27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>ength of data_packets</w:t>
              </w:r>
            </w:ins>
            <w:ins w:id="1407" w:author="최광열" w:date="2023-10-28T17:07:00Z">
              <w:r w:rsidR="003B616A" w:rsidRPr="0071354F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408" w:author="최광열" w:date="2024-01-11T15:27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>}</w:t>
              </w:r>
            </w:ins>
            <w:ins w:id="1409" w:author="최광열" w:date="2023-10-28T17:04:00Z">
              <w:r>
                <w:rPr>
                  <w:rFonts w:ascii="맑은 고딕" w:eastAsia="맑은 고딕" w:hAnsi="맑은 고딕" w:cs="맑은 고딕" w:hint="eastAsia"/>
                  <w:sz w:val="20"/>
                  <w:szCs w:val="20"/>
                  <w:lang w:val="en-US"/>
                </w:rPr>
                <w:t>만큼 전송한다.</w:t>
              </w:r>
              <w:r>
                <w:rPr>
                  <w:rFonts w:ascii="맑은 고딕" w:eastAsia="맑은 고딕" w:hAnsi="맑은 고딕" w:cs="맑은 고딕"/>
                  <w:sz w:val="20"/>
                  <w:szCs w:val="20"/>
                  <w:lang w:val="en-US"/>
                </w:rPr>
                <w:t xml:space="preserve"> </w:t>
              </w:r>
              <w:r>
                <w:rPr>
                  <w:rFonts w:ascii="맑은 고딕" w:eastAsia="맑은 고딕" w:hAnsi="맑은 고딕" w:cs="맑은 고딕" w:hint="eastAsia"/>
                  <w:sz w:val="20"/>
                  <w:szCs w:val="20"/>
                  <w:lang w:val="en-US"/>
                </w:rPr>
                <w:t xml:space="preserve">모든 데이터가 전송된 이후에는 </w:t>
              </w:r>
              <w:r>
                <w:rPr>
                  <w:rFonts w:ascii="맑은 고딕" w:eastAsia="맑은 고딕" w:hAnsi="맑은 고딕" w:cs="맑은 고딕"/>
                  <w:sz w:val="20"/>
                  <w:szCs w:val="20"/>
                  <w:lang w:val="en-US"/>
                </w:rPr>
                <w:t>binary mode</w:t>
              </w:r>
              <w:r>
                <w:rPr>
                  <w:rFonts w:ascii="맑은 고딕" w:eastAsia="맑은 고딕" w:hAnsi="맑은 고딕" w:cs="맑은 고딕" w:hint="eastAsia"/>
                  <w:sz w:val="20"/>
                  <w:szCs w:val="20"/>
                  <w:lang w:val="en-US"/>
                </w:rPr>
                <w:t xml:space="preserve">가 다시 </w:t>
              </w:r>
              <w:r>
                <w:rPr>
                  <w:rFonts w:ascii="맑은 고딕" w:eastAsia="맑은 고딕" w:hAnsi="맑은 고딕" w:cs="맑은 고딕"/>
                  <w:sz w:val="20"/>
                  <w:szCs w:val="20"/>
                  <w:lang w:val="en-US"/>
                </w:rPr>
                <w:t>0</w:t>
              </w:r>
              <w:r>
                <w:rPr>
                  <w:rFonts w:ascii="맑은 고딕" w:eastAsia="맑은 고딕" w:hAnsi="맑은 고딕" w:cs="맑은 고딕" w:hint="eastAsia"/>
                  <w:sz w:val="20"/>
                  <w:szCs w:val="20"/>
                  <w:lang w:val="en-US"/>
                </w:rPr>
                <w:t>으로 초기화 된다.</w:t>
              </w:r>
            </w:ins>
          </w:p>
          <w:p w14:paraId="1DB88479" w14:textId="77777777" w:rsidR="00746FC5" w:rsidRPr="003D7A4A" w:rsidRDefault="00746FC5" w:rsidP="00746FC5">
            <w:pPr>
              <w:widowControl w:val="0"/>
              <w:ind w:firstLine="195"/>
              <w:jc w:val="both"/>
              <w:rPr>
                <w:ins w:id="1410" w:author="최광열" w:date="2023-10-28T17:04:00Z"/>
                <w:rFonts w:ascii="맑은 고딕" w:eastAsia="맑은 고딕" w:hAnsi="맑은 고딕" w:cs="맑은 고딕"/>
                <w:sz w:val="20"/>
                <w:szCs w:val="20"/>
                <w:lang w:val="en-US"/>
              </w:rPr>
            </w:pPr>
          </w:p>
          <w:p w14:paraId="4ABEE083" w14:textId="77777777" w:rsidR="00746FC5" w:rsidRPr="004B3051" w:rsidRDefault="00746FC5" w:rsidP="00746FC5">
            <w:pPr>
              <w:widowControl w:val="0"/>
              <w:jc w:val="both"/>
              <w:rPr>
                <w:ins w:id="1411" w:author="최광열" w:date="2023-10-28T17:04:00Z"/>
                <w:rFonts w:ascii="Consolas" w:eastAsia="맑은 고딕" w:hAnsi="Consolas" w:cs="맑은 고딕"/>
                <w:sz w:val="20"/>
                <w:szCs w:val="20"/>
                <w:lang w:val="en-US"/>
                <w:rPrChange w:id="1412" w:author="최광열" w:date="2024-01-11T15:27:00Z">
                  <w:rPr>
                    <w:ins w:id="1413" w:author="최광열" w:date="2023-10-28T17:04:00Z"/>
                    <w:rFonts w:ascii="맑은 고딕" w:eastAsia="맑은 고딕" w:hAnsi="맑은 고딕" w:cs="맑은 고딕"/>
                    <w:b/>
                    <w:sz w:val="20"/>
                    <w:szCs w:val="20"/>
                    <w:lang w:val="en-US"/>
                  </w:rPr>
                </w:rPrChange>
              </w:rPr>
            </w:pPr>
            <w:ins w:id="1414" w:author="최광열" w:date="2023-10-28T17:04:00Z">
              <w:r w:rsidRPr="004B3051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415" w:author="최광열" w:date="2024-01-11T15:27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>#BIN#run_binary</w:t>
              </w:r>
              <w:proofErr w:type="gramStart"/>
              <w:r w:rsidRPr="004B3051">
                <w:rPr>
                  <w:rFonts w:ascii="Consolas" w:eastAsia="맑은 고딕" w:hAnsi="Consolas" w:cs="맑은 고딕"/>
                  <w:sz w:val="20"/>
                  <w:szCs w:val="20"/>
                  <w:lang w:val="en-US"/>
                  <w:rPrChange w:id="1416" w:author="최광열" w:date="2024-01-11T15:27:00Z">
                    <w:rPr>
                      <w:rFonts w:ascii="맑은 고딕" w:eastAsia="맑은 고딕" w:hAnsi="맑은 고딕" w:cs="맑은 고딕"/>
                      <w:b/>
                      <w:sz w:val="20"/>
                      <w:szCs w:val="20"/>
                      <w:lang w:val="en-US"/>
                    </w:rPr>
                  </w:rPrChange>
                </w:rPr>
                <w:t>#!EOL</w:t>
              </w:r>
              <w:proofErr w:type="gramEnd"/>
            </w:ins>
          </w:p>
          <w:p w14:paraId="17B7D12B" w14:textId="77777777" w:rsidR="00746FC5" w:rsidRPr="00F51EBD" w:rsidRDefault="00746FC5" w:rsidP="00746FC5">
            <w:pPr>
              <w:widowControl w:val="0"/>
              <w:jc w:val="both"/>
              <w:rPr>
                <w:ins w:id="1417" w:author="최광열" w:date="2023-10-28T17:04:00Z"/>
                <w:rFonts w:ascii="Calibri" w:eastAsia="Calibri" w:hAnsi="Calibri" w:cs="Calibri"/>
                <w:sz w:val="20"/>
                <w:szCs w:val="20"/>
                <w:lang w:val="en-US"/>
              </w:rPr>
            </w:pPr>
          </w:p>
          <w:p w14:paraId="01E00E5B" w14:textId="69A61125" w:rsidR="00746FC5" w:rsidRPr="00644F11" w:rsidRDefault="00746FC5" w:rsidP="00746FC5">
            <w:pPr>
              <w:widowControl w:val="0"/>
              <w:ind w:leftChars="100" w:left="220" w:firstLineChars="50" w:firstLine="100"/>
              <w:jc w:val="both"/>
              <w:rPr>
                <w:ins w:id="1418" w:author="최광열" w:date="2023-10-28T17:04:00Z"/>
                <w:sz w:val="20"/>
                <w:szCs w:val="20"/>
                <w:lang w:val="en-US"/>
              </w:rPr>
            </w:pPr>
            <w:ins w:id="1419" w:author="최광열" w:date="2023-10-28T17:04:00Z">
              <w:r>
                <w:rPr>
                  <w:rFonts w:ascii="맑은 고딕" w:eastAsia="맑은 고딕" w:hAnsi="맑은 고딕" w:cs="맑은 고딕" w:hint="eastAsia"/>
                  <w:sz w:val="20"/>
                  <w:szCs w:val="20"/>
                  <w:lang w:val="en-US"/>
                </w:rPr>
                <w:lastRenderedPageBreak/>
                <w:t>D</w:t>
              </w:r>
              <w:r>
                <w:rPr>
                  <w:rFonts w:ascii="맑은 고딕" w:eastAsia="맑은 고딕" w:hAnsi="맑은 고딕" w:cs="맑은 고딕"/>
                  <w:sz w:val="20"/>
                  <w:szCs w:val="20"/>
                  <w:lang w:val="en-US"/>
                </w:rPr>
                <w:t>RAM</w:t>
              </w:r>
              <w:r>
                <w:rPr>
                  <w:rFonts w:ascii="맑은 고딕" w:eastAsia="맑은 고딕" w:hAnsi="맑은 고딕" w:cs="맑은 고딕" w:hint="eastAsia"/>
                  <w:sz w:val="20"/>
                  <w:szCs w:val="20"/>
                  <w:lang w:val="en-US"/>
                </w:rPr>
                <w:t xml:space="preserve">에 저장되어 있는 </w:t>
              </w:r>
              <w:r>
                <w:rPr>
                  <w:rFonts w:ascii="맑은 고딕" w:eastAsia="맑은 고딕" w:hAnsi="맑은 고딕" w:cs="맑은 고딕"/>
                  <w:sz w:val="20"/>
                  <w:szCs w:val="20"/>
                  <w:lang w:val="en-US"/>
                </w:rPr>
                <w:t>ELF</w:t>
              </w:r>
              <w:r>
                <w:rPr>
                  <w:rFonts w:ascii="맑은 고딕" w:eastAsia="맑은 고딕" w:hAnsi="맑은 고딕" w:cs="맑은 고딕" w:hint="eastAsia"/>
                  <w:sz w:val="20"/>
                  <w:szCs w:val="20"/>
                  <w:lang w:val="en-US"/>
                </w:rPr>
                <w:t xml:space="preserve">파일로 </w:t>
              </w:r>
              <w:r>
                <w:rPr>
                  <w:rFonts w:ascii="맑은 고딕" w:eastAsia="맑은 고딕" w:hAnsi="맑은 고딕" w:cs="맑은 고딕"/>
                  <w:sz w:val="20"/>
                  <w:szCs w:val="20"/>
                  <w:lang w:val="en-US"/>
                </w:rPr>
                <w:t>jump</w:t>
              </w:r>
              <w:r>
                <w:rPr>
                  <w:rFonts w:ascii="맑은 고딕" w:eastAsia="맑은 고딕" w:hAnsi="맑은 고딕" w:cs="맑은 고딕" w:hint="eastAsia"/>
                  <w:sz w:val="20"/>
                  <w:szCs w:val="20"/>
                  <w:lang w:val="en-US"/>
                </w:rPr>
                <w:t xml:space="preserve">하여 </w:t>
              </w:r>
              <w:r>
                <w:rPr>
                  <w:rFonts w:ascii="맑은 고딕" w:eastAsia="맑은 고딕" w:hAnsi="맑은 고딕" w:cs="맑은 고딕"/>
                  <w:sz w:val="20"/>
                  <w:szCs w:val="20"/>
                  <w:lang w:val="en-US"/>
                </w:rPr>
                <w:t>ELF</w:t>
              </w:r>
              <w:r>
                <w:rPr>
                  <w:rFonts w:ascii="맑은 고딕" w:eastAsia="맑은 고딕" w:hAnsi="맑은 고딕" w:cs="맑은 고딕" w:hint="eastAsia"/>
                  <w:sz w:val="20"/>
                  <w:szCs w:val="20"/>
                  <w:lang w:val="en-US"/>
                </w:rPr>
                <w:t>파일을 실행한다.</w:t>
              </w:r>
            </w:ins>
          </w:p>
          <w:p w14:paraId="2D21C833" w14:textId="77777777" w:rsidR="007C4212" w:rsidRDefault="007C4212" w:rsidP="00193AF6">
            <w:pPr>
              <w:widowControl w:val="0"/>
              <w:jc w:val="both"/>
              <w:rPr>
                <w:ins w:id="1420" w:author="최광열" w:date="2023-10-28T17:02:00Z"/>
                <w:rFonts w:ascii="Calibri" w:hAnsi="Calibri" w:cs="Calibri"/>
                <w:sz w:val="20"/>
                <w:szCs w:val="20"/>
                <w:lang w:val="en-US"/>
              </w:rPr>
            </w:pPr>
          </w:p>
        </w:tc>
      </w:tr>
    </w:tbl>
    <w:p w14:paraId="2D6A2C66" w14:textId="0604D3EB" w:rsidR="004676AB" w:rsidRDefault="004676AB">
      <w:pPr>
        <w:widowControl w:val="0"/>
        <w:spacing w:line="240" w:lineRule="auto"/>
        <w:rPr>
          <w:ins w:id="1421" w:author="최광열" w:date="2023-10-28T16:15:00Z"/>
          <w:rFonts w:ascii="Calibri" w:hAnsi="Calibri" w:cs="Calibri"/>
          <w:sz w:val="20"/>
          <w:szCs w:val="20"/>
          <w:lang w:val="en-US"/>
        </w:rPr>
        <w:pPrChange w:id="1422" w:author="최광열" w:date="2023-10-28T17:04:00Z">
          <w:pPr>
            <w:widowControl w:val="0"/>
            <w:spacing w:line="240" w:lineRule="auto"/>
            <w:ind w:firstLine="195"/>
            <w:jc w:val="both"/>
          </w:pPr>
        </w:pPrChange>
      </w:pPr>
    </w:p>
    <w:p w14:paraId="6B4829F6" w14:textId="77777777" w:rsidR="001E2205" w:rsidRPr="00F51EBD" w:rsidRDefault="0091185E" w:rsidP="001E2205">
      <w:pPr>
        <w:pStyle w:val="1"/>
        <w:rPr>
          <w:ins w:id="1423" w:author="최광열" w:date="2023-10-27T16:30:00Z"/>
          <w:sz w:val="28"/>
          <w:szCs w:val="28"/>
          <w:lang w:val="en-US"/>
        </w:rPr>
      </w:pPr>
      <w:bookmarkStart w:id="1424" w:name="_Toc155888979"/>
      <w:ins w:id="1425" w:author="최광열" w:date="2023-10-27T16:28:00Z">
        <w:r>
          <w:rPr>
            <w:rFonts w:hint="eastAsia"/>
            <w:sz w:val="28"/>
            <w:szCs w:val="28"/>
            <w:lang w:val="en-US"/>
          </w:rPr>
          <w:t>4.</w:t>
        </w:r>
        <w:r>
          <w:rPr>
            <w:sz w:val="28"/>
            <w:szCs w:val="28"/>
            <w:lang w:val="en-US"/>
          </w:rPr>
          <w:t xml:space="preserve"> </w:t>
        </w:r>
        <w:r>
          <w:rPr>
            <w:rFonts w:hint="eastAsia"/>
            <w:sz w:val="28"/>
            <w:szCs w:val="28"/>
            <w:lang w:val="en-US"/>
          </w:rPr>
          <w:t>Experiment</w:t>
        </w:r>
        <w:r>
          <w:rPr>
            <w:sz w:val="28"/>
            <w:szCs w:val="28"/>
            <w:lang w:val="en-US"/>
          </w:rPr>
          <w:t xml:space="preserve"> </w:t>
        </w:r>
        <w:r>
          <w:rPr>
            <w:rFonts w:hint="eastAsia"/>
            <w:sz w:val="28"/>
            <w:szCs w:val="28"/>
            <w:lang w:val="en-US"/>
          </w:rPr>
          <w:t>Side</w:t>
        </w:r>
        <w:r>
          <w:rPr>
            <w:sz w:val="28"/>
            <w:szCs w:val="28"/>
            <w:lang w:val="en-US"/>
          </w:rPr>
          <w:t xml:space="preserve"> </w:t>
        </w:r>
        <w:r>
          <w:rPr>
            <w:rFonts w:hint="eastAsia"/>
            <w:sz w:val="28"/>
            <w:szCs w:val="28"/>
            <w:lang w:val="en-US"/>
          </w:rPr>
          <w:t>Software</w:t>
        </w:r>
      </w:ins>
      <w:bookmarkEnd w:id="1424"/>
    </w:p>
    <w:p w14:paraId="50ECFD5C" w14:textId="59173999" w:rsidR="00EB75B5" w:rsidRPr="00F51EBD" w:rsidRDefault="001E2205">
      <w:pPr>
        <w:pStyle w:val="2"/>
        <w:widowControl w:val="0"/>
        <w:spacing w:line="240" w:lineRule="auto"/>
        <w:jc w:val="both"/>
        <w:rPr>
          <w:ins w:id="1426" w:author="최광열" w:date="2023-10-27T16:29:00Z"/>
          <w:sz w:val="28"/>
          <w:szCs w:val="28"/>
          <w:lang w:val="en-US"/>
        </w:rPr>
        <w:pPrChange w:id="1427" w:author="최광열" w:date="2023-10-28T15:18:00Z">
          <w:pPr>
            <w:pStyle w:val="1"/>
          </w:pPr>
        </w:pPrChange>
      </w:pPr>
      <w:ins w:id="1428" w:author="최광열" w:date="2023-10-27T16:30:00Z">
        <w:r w:rsidRPr="00F51EBD">
          <w:rPr>
            <w:sz w:val="26"/>
            <w:szCs w:val="26"/>
            <w:lang w:val="en-US"/>
          </w:rPr>
          <w:t xml:space="preserve"> </w:t>
        </w:r>
        <w:bookmarkStart w:id="1429" w:name="_Toc155888980"/>
        <w:r>
          <w:rPr>
            <w:rFonts w:hint="eastAsia"/>
            <w:sz w:val="26"/>
            <w:szCs w:val="26"/>
            <w:lang w:val="en-US"/>
          </w:rPr>
          <w:t>4</w:t>
        </w:r>
        <w:r w:rsidRPr="00F51EBD">
          <w:rPr>
            <w:sz w:val="26"/>
            <w:szCs w:val="26"/>
            <w:lang w:val="en-US"/>
          </w:rPr>
          <w:t>.</w:t>
        </w:r>
        <w:proofErr w:type="gramStart"/>
        <w:r>
          <w:rPr>
            <w:rFonts w:hint="eastAsia"/>
            <w:sz w:val="26"/>
            <w:szCs w:val="26"/>
            <w:lang w:val="en-US"/>
          </w:rPr>
          <w:t>1.</w:t>
        </w:r>
      </w:ins>
      <w:ins w:id="1430" w:author="최광열" w:date="2023-10-28T15:18:00Z">
        <w:r w:rsidR="00CE6F98">
          <w:rPr>
            <w:rFonts w:hint="eastAsia"/>
            <w:sz w:val="26"/>
            <w:szCs w:val="26"/>
            <w:lang w:val="en-US"/>
          </w:rPr>
          <w:t>Compiler</w:t>
        </w:r>
      </w:ins>
      <w:bookmarkEnd w:id="1429"/>
      <w:proofErr w:type="gramEnd"/>
    </w:p>
    <w:p w14:paraId="29A47ED6" w14:textId="51180C46" w:rsidR="00CE6F98" w:rsidRPr="003D7A4A" w:rsidRDefault="00EB75B5">
      <w:pPr>
        <w:pStyle w:val="2"/>
        <w:widowControl w:val="0"/>
        <w:spacing w:line="240" w:lineRule="auto"/>
        <w:jc w:val="both"/>
        <w:rPr>
          <w:ins w:id="1431" w:author="최광열" w:date="2023-10-28T15:18:00Z"/>
          <w:sz w:val="24"/>
          <w:szCs w:val="24"/>
          <w:lang w:val="en-US"/>
        </w:rPr>
        <w:pPrChange w:id="1432" w:author="최광열" w:date="2023-10-28T15:18:00Z">
          <w:pPr>
            <w:pStyle w:val="3"/>
          </w:pPr>
        </w:pPrChange>
      </w:pPr>
      <w:ins w:id="1433" w:author="최광열" w:date="2023-10-27T16:29:00Z">
        <w:r w:rsidRPr="00F51EBD">
          <w:rPr>
            <w:sz w:val="26"/>
            <w:szCs w:val="26"/>
            <w:lang w:val="en-US"/>
          </w:rPr>
          <w:t xml:space="preserve"> </w:t>
        </w:r>
        <w:bookmarkStart w:id="1434" w:name="_Toc155888981"/>
        <w:r>
          <w:rPr>
            <w:rFonts w:hint="eastAsia"/>
            <w:sz w:val="26"/>
            <w:szCs w:val="26"/>
            <w:lang w:val="en-US"/>
          </w:rPr>
          <w:t>4</w:t>
        </w:r>
        <w:r w:rsidRPr="00F51EBD">
          <w:rPr>
            <w:sz w:val="26"/>
            <w:szCs w:val="26"/>
            <w:lang w:val="en-US"/>
          </w:rPr>
          <w:t>.</w:t>
        </w:r>
      </w:ins>
      <w:proofErr w:type="gramStart"/>
      <w:ins w:id="1435" w:author="최광열" w:date="2023-10-28T15:18:00Z">
        <w:r w:rsidR="00CE6F98">
          <w:rPr>
            <w:rFonts w:hint="eastAsia"/>
            <w:sz w:val="26"/>
            <w:szCs w:val="26"/>
            <w:lang w:val="en-US"/>
          </w:rPr>
          <w:t>2</w:t>
        </w:r>
      </w:ins>
      <w:ins w:id="1436" w:author="최광열" w:date="2023-10-27T16:29:00Z">
        <w:r>
          <w:rPr>
            <w:rFonts w:hint="eastAsia"/>
            <w:sz w:val="26"/>
            <w:szCs w:val="26"/>
            <w:lang w:val="en-US"/>
          </w:rPr>
          <w:t>.</w:t>
        </w:r>
      </w:ins>
      <w:ins w:id="1437" w:author="최광열" w:date="2023-10-28T15:18:00Z">
        <w:r w:rsidR="00CE6F98">
          <w:rPr>
            <w:rFonts w:hint="eastAsia"/>
            <w:sz w:val="26"/>
            <w:szCs w:val="26"/>
            <w:lang w:val="en-US"/>
          </w:rPr>
          <w:t>Devices</w:t>
        </w:r>
        <w:bookmarkEnd w:id="1434"/>
        <w:proofErr w:type="gramEnd"/>
      </w:ins>
    </w:p>
    <w:p w14:paraId="494A20E6" w14:textId="26E33116" w:rsidR="00CE6F98" w:rsidRPr="003D7A4A" w:rsidRDefault="00CE6F98" w:rsidP="00CE6F98">
      <w:pPr>
        <w:pStyle w:val="3"/>
        <w:rPr>
          <w:ins w:id="1438" w:author="최광열" w:date="2023-10-28T15:18:00Z"/>
          <w:color w:val="auto"/>
          <w:sz w:val="24"/>
          <w:szCs w:val="24"/>
          <w:lang w:val="en-US"/>
        </w:rPr>
      </w:pPr>
      <w:ins w:id="1439" w:author="최광열" w:date="2023-10-28T15:18:00Z">
        <w:r w:rsidRPr="003D7A4A">
          <w:rPr>
            <w:color w:val="auto"/>
            <w:sz w:val="24"/>
            <w:szCs w:val="24"/>
            <w:lang w:val="en-US"/>
          </w:rPr>
          <w:t xml:space="preserve"> </w:t>
        </w:r>
        <w:bookmarkStart w:id="1440" w:name="_Toc155888982"/>
        <w:r w:rsidRPr="003D7A4A">
          <w:rPr>
            <w:rFonts w:hint="eastAsia"/>
            <w:color w:val="auto"/>
            <w:sz w:val="24"/>
            <w:szCs w:val="24"/>
            <w:lang w:val="en-US"/>
          </w:rPr>
          <w:t>4</w:t>
        </w:r>
        <w:r w:rsidRPr="003D7A4A">
          <w:rPr>
            <w:color w:val="auto"/>
            <w:sz w:val="24"/>
            <w:szCs w:val="24"/>
            <w:lang w:val="en-US"/>
          </w:rPr>
          <w:t>.</w:t>
        </w:r>
        <w:r w:rsidRPr="003D7A4A">
          <w:rPr>
            <w:rFonts w:hint="eastAsia"/>
            <w:color w:val="auto"/>
            <w:sz w:val="24"/>
            <w:szCs w:val="24"/>
            <w:lang w:val="en-US"/>
          </w:rPr>
          <w:t>2.</w:t>
        </w:r>
        <w:r>
          <w:rPr>
            <w:rFonts w:hint="eastAsia"/>
            <w:color w:val="auto"/>
            <w:sz w:val="24"/>
            <w:szCs w:val="24"/>
            <w:lang w:val="en-US"/>
          </w:rPr>
          <w:t>1.DAC</w:t>
        </w:r>
        <w:bookmarkEnd w:id="1440"/>
      </w:ins>
    </w:p>
    <w:p w14:paraId="3BDCE5C8" w14:textId="77777777" w:rsidR="00CE6F98" w:rsidRPr="003D7A4A" w:rsidRDefault="00CE6F98" w:rsidP="00CE6F98">
      <w:pPr>
        <w:pStyle w:val="3"/>
        <w:rPr>
          <w:ins w:id="1441" w:author="최광열" w:date="2023-10-28T15:18:00Z"/>
          <w:color w:val="auto"/>
          <w:sz w:val="24"/>
          <w:szCs w:val="24"/>
          <w:lang w:val="en-US"/>
        </w:rPr>
      </w:pPr>
      <w:ins w:id="1442" w:author="최광열" w:date="2023-10-28T15:18:00Z">
        <w:r w:rsidRPr="003D7A4A">
          <w:rPr>
            <w:color w:val="auto"/>
            <w:sz w:val="24"/>
            <w:szCs w:val="24"/>
            <w:lang w:val="en-US"/>
          </w:rPr>
          <w:t xml:space="preserve"> </w:t>
        </w:r>
        <w:bookmarkStart w:id="1443" w:name="_Toc155888983"/>
        <w:r w:rsidRPr="003D7A4A">
          <w:rPr>
            <w:rFonts w:hint="eastAsia"/>
            <w:color w:val="auto"/>
            <w:sz w:val="24"/>
            <w:szCs w:val="24"/>
            <w:lang w:val="en-US"/>
          </w:rPr>
          <w:t>4</w:t>
        </w:r>
        <w:r w:rsidRPr="003D7A4A">
          <w:rPr>
            <w:color w:val="auto"/>
            <w:sz w:val="24"/>
            <w:szCs w:val="24"/>
            <w:lang w:val="en-US"/>
          </w:rPr>
          <w:t>.</w:t>
        </w:r>
        <w:r w:rsidRPr="003D7A4A">
          <w:rPr>
            <w:rFonts w:hint="eastAsia"/>
            <w:color w:val="auto"/>
            <w:sz w:val="24"/>
            <w:szCs w:val="24"/>
            <w:lang w:val="en-US"/>
          </w:rPr>
          <w:t>2.</w:t>
        </w:r>
        <w:r>
          <w:rPr>
            <w:rFonts w:hint="eastAsia"/>
            <w:color w:val="auto"/>
            <w:sz w:val="24"/>
            <w:szCs w:val="24"/>
            <w:lang w:val="en-US"/>
          </w:rPr>
          <w:t>2.</w:t>
        </w:r>
        <w:r w:rsidRPr="003D7A4A">
          <w:rPr>
            <w:rFonts w:hint="eastAsia"/>
            <w:color w:val="auto"/>
            <w:sz w:val="24"/>
            <w:szCs w:val="24"/>
            <w:lang w:val="en-US"/>
          </w:rPr>
          <w:t>TTL</w:t>
        </w:r>
        <w:bookmarkEnd w:id="1443"/>
      </w:ins>
    </w:p>
    <w:p w14:paraId="1C5A2E27" w14:textId="11B00B0C" w:rsidR="005F7FFC" w:rsidRPr="000D0616" w:rsidRDefault="005F7FFC">
      <w:pPr>
        <w:pStyle w:val="3"/>
        <w:rPr>
          <w:ins w:id="1444" w:author="최광열" w:date="2023-10-28T15:17:00Z"/>
          <w:sz w:val="24"/>
          <w:szCs w:val="24"/>
          <w:lang w:val="en-US"/>
          <w:rPrChange w:id="1445" w:author="최광열" w:date="2023-10-28T15:17:00Z">
            <w:rPr>
              <w:ins w:id="1446" w:author="최광열" w:date="2023-10-28T15:17:00Z"/>
              <w:sz w:val="28"/>
              <w:szCs w:val="28"/>
              <w:lang w:val="en-US"/>
            </w:rPr>
          </w:rPrChange>
        </w:rPr>
        <w:pPrChange w:id="1447" w:author="최광열" w:date="2023-10-28T15:17:00Z">
          <w:pPr>
            <w:pStyle w:val="2"/>
            <w:widowControl w:val="0"/>
            <w:spacing w:line="240" w:lineRule="auto"/>
            <w:jc w:val="both"/>
          </w:pPr>
        </w:pPrChange>
      </w:pPr>
      <w:ins w:id="1448" w:author="최광열" w:date="2023-10-28T15:17:00Z">
        <w:r w:rsidRPr="000D0616">
          <w:rPr>
            <w:color w:val="auto"/>
            <w:sz w:val="24"/>
            <w:szCs w:val="24"/>
            <w:lang w:val="en-US"/>
            <w:rPrChange w:id="1449" w:author="최광열" w:date="2023-10-28T15:17:00Z">
              <w:rPr>
                <w:lang w:val="en-US"/>
              </w:rPr>
            </w:rPrChange>
          </w:rPr>
          <w:t xml:space="preserve"> </w:t>
        </w:r>
        <w:bookmarkStart w:id="1450" w:name="_Toc155888984"/>
        <w:r w:rsidRPr="000D0616">
          <w:rPr>
            <w:color w:val="auto"/>
            <w:sz w:val="24"/>
            <w:szCs w:val="24"/>
            <w:lang w:val="en-US"/>
            <w:rPrChange w:id="1451" w:author="최광열" w:date="2023-10-28T15:17:00Z">
              <w:rPr>
                <w:lang w:val="en-US"/>
              </w:rPr>
            </w:rPrChange>
          </w:rPr>
          <w:t>4.</w:t>
        </w:r>
      </w:ins>
      <w:ins w:id="1452" w:author="최광열" w:date="2023-10-28T15:18:00Z">
        <w:r w:rsidR="00CE6F98">
          <w:rPr>
            <w:rFonts w:hint="eastAsia"/>
            <w:color w:val="auto"/>
            <w:sz w:val="24"/>
            <w:szCs w:val="24"/>
            <w:lang w:val="en-US"/>
          </w:rPr>
          <w:t>2.</w:t>
        </w:r>
      </w:ins>
      <w:proofErr w:type="gramStart"/>
      <w:ins w:id="1453" w:author="최광열" w:date="2023-10-28T15:17:00Z">
        <w:r w:rsidRPr="000D0616">
          <w:rPr>
            <w:color w:val="auto"/>
            <w:sz w:val="24"/>
            <w:szCs w:val="24"/>
            <w:lang w:val="en-US"/>
            <w:rPrChange w:id="1454" w:author="최광열" w:date="2023-10-28T15:17:00Z">
              <w:rPr>
                <w:lang w:val="en-US"/>
              </w:rPr>
            </w:rPrChange>
          </w:rPr>
          <w:t>3.TTLx</w:t>
        </w:r>
        <w:proofErr w:type="gramEnd"/>
        <w:r w:rsidRPr="000D0616">
          <w:rPr>
            <w:color w:val="auto"/>
            <w:sz w:val="24"/>
            <w:szCs w:val="24"/>
            <w:lang w:val="en-US"/>
            <w:rPrChange w:id="1455" w:author="최광열" w:date="2023-10-28T15:17:00Z">
              <w:rPr>
                <w:lang w:val="en-US"/>
              </w:rPr>
            </w:rPrChange>
          </w:rPr>
          <w:t>8</w:t>
        </w:r>
        <w:bookmarkEnd w:id="1450"/>
      </w:ins>
    </w:p>
    <w:p w14:paraId="29C06505" w14:textId="05428485" w:rsidR="005F7FFC" w:rsidRPr="000D0616" w:rsidRDefault="005F7FFC">
      <w:pPr>
        <w:pStyle w:val="3"/>
        <w:rPr>
          <w:ins w:id="1456" w:author="최광열" w:date="2023-10-27T16:29:00Z"/>
          <w:sz w:val="24"/>
          <w:szCs w:val="24"/>
          <w:lang w:val="en-US"/>
          <w:rPrChange w:id="1457" w:author="최광열" w:date="2023-10-28T15:17:00Z">
            <w:rPr>
              <w:ins w:id="1458" w:author="최광열" w:date="2023-10-27T16:29:00Z"/>
              <w:sz w:val="26"/>
              <w:szCs w:val="26"/>
              <w:lang w:val="en-US"/>
            </w:rPr>
          </w:rPrChange>
        </w:rPr>
        <w:pPrChange w:id="1459" w:author="최광열" w:date="2023-10-28T15:17:00Z">
          <w:pPr>
            <w:pStyle w:val="2"/>
            <w:widowControl w:val="0"/>
            <w:spacing w:line="240" w:lineRule="auto"/>
            <w:jc w:val="both"/>
          </w:pPr>
        </w:pPrChange>
      </w:pPr>
      <w:ins w:id="1460" w:author="최광열" w:date="2023-10-28T15:17:00Z">
        <w:r w:rsidRPr="000D0616">
          <w:rPr>
            <w:color w:val="auto"/>
            <w:sz w:val="24"/>
            <w:szCs w:val="24"/>
            <w:lang w:val="en-US"/>
            <w:rPrChange w:id="1461" w:author="최광열" w:date="2023-10-28T15:17:00Z">
              <w:rPr>
                <w:lang w:val="en-US"/>
              </w:rPr>
            </w:rPrChange>
          </w:rPr>
          <w:t xml:space="preserve"> </w:t>
        </w:r>
        <w:bookmarkStart w:id="1462" w:name="_Toc155888985"/>
        <w:r w:rsidRPr="000D0616">
          <w:rPr>
            <w:color w:val="auto"/>
            <w:sz w:val="24"/>
            <w:szCs w:val="24"/>
            <w:lang w:val="en-US"/>
            <w:rPrChange w:id="1463" w:author="최광열" w:date="2023-10-28T15:17:00Z">
              <w:rPr>
                <w:lang w:val="en-US"/>
              </w:rPr>
            </w:rPrChange>
          </w:rPr>
          <w:t>4.</w:t>
        </w:r>
      </w:ins>
      <w:ins w:id="1464" w:author="최광열" w:date="2023-10-28T15:18:00Z">
        <w:r w:rsidR="00CE6F98">
          <w:rPr>
            <w:rFonts w:hint="eastAsia"/>
            <w:color w:val="auto"/>
            <w:sz w:val="24"/>
            <w:szCs w:val="24"/>
            <w:lang w:val="en-US"/>
          </w:rPr>
          <w:t>2.</w:t>
        </w:r>
      </w:ins>
      <w:proofErr w:type="gramStart"/>
      <w:ins w:id="1465" w:author="최광열" w:date="2023-10-28T15:17:00Z">
        <w:r w:rsidRPr="000D0616">
          <w:rPr>
            <w:color w:val="auto"/>
            <w:sz w:val="24"/>
            <w:szCs w:val="24"/>
            <w:lang w:val="en-US"/>
            <w:rPrChange w:id="1466" w:author="최광열" w:date="2023-10-28T15:17:00Z">
              <w:rPr>
                <w:lang w:val="en-US"/>
              </w:rPr>
            </w:rPrChange>
          </w:rPr>
          <w:t>4.TimeController</w:t>
        </w:r>
      </w:ins>
      <w:bookmarkEnd w:id="1462"/>
      <w:proofErr w:type="gramEnd"/>
    </w:p>
    <w:p w14:paraId="4DEA3182" w14:textId="40748597" w:rsidR="00123B47" w:rsidRDefault="00123B47">
      <w:pPr>
        <w:rPr>
          <w:ins w:id="1467" w:author="최광열" w:date="2023-10-27T16:35:00Z"/>
          <w:lang w:val="en-US"/>
        </w:rPr>
      </w:pPr>
    </w:p>
    <w:p w14:paraId="0B399842" w14:textId="23D922AF" w:rsidR="00CC4DFB" w:rsidRPr="00F51EBD" w:rsidRDefault="00C12276">
      <w:pPr>
        <w:pStyle w:val="1"/>
        <w:rPr>
          <w:ins w:id="1468" w:author="최광열" w:date="2023-10-27T16:36:00Z"/>
          <w:sz w:val="28"/>
          <w:szCs w:val="28"/>
          <w:lang w:val="en-US"/>
        </w:rPr>
      </w:pPr>
      <w:bookmarkStart w:id="1469" w:name="_Toc155888986"/>
      <w:ins w:id="1470" w:author="최광열" w:date="2023-10-27T16:35:00Z">
        <w:r>
          <w:rPr>
            <w:rFonts w:hint="eastAsia"/>
            <w:sz w:val="28"/>
            <w:szCs w:val="28"/>
            <w:lang w:val="en-US"/>
          </w:rPr>
          <w:t>5.</w:t>
        </w:r>
        <w:r>
          <w:rPr>
            <w:sz w:val="28"/>
            <w:szCs w:val="28"/>
            <w:lang w:val="en-US"/>
          </w:rPr>
          <w:t xml:space="preserve"> </w:t>
        </w:r>
      </w:ins>
      <w:ins w:id="1471" w:author="최광열" w:date="2023-10-27T16:36:00Z">
        <w:r>
          <w:rPr>
            <w:rFonts w:hint="eastAsia"/>
            <w:sz w:val="28"/>
            <w:szCs w:val="28"/>
            <w:lang w:val="en-US"/>
          </w:rPr>
          <w:t>Project</w:t>
        </w:r>
        <w:r>
          <w:rPr>
            <w:sz w:val="28"/>
            <w:szCs w:val="28"/>
            <w:lang w:val="en-US"/>
          </w:rPr>
          <w:t xml:space="preserve"> </w:t>
        </w:r>
        <w:r>
          <w:rPr>
            <w:rFonts w:hint="eastAsia"/>
            <w:sz w:val="28"/>
            <w:szCs w:val="28"/>
            <w:lang w:val="en-US"/>
          </w:rPr>
          <w:t>Creation</w:t>
        </w:r>
        <w:bookmarkEnd w:id="1469"/>
      </w:ins>
    </w:p>
    <w:p w14:paraId="09D16AF4" w14:textId="799B0F5E" w:rsidR="00CC4DFB" w:rsidRPr="00F51EBD" w:rsidRDefault="00CC4DFB">
      <w:pPr>
        <w:pStyle w:val="2"/>
        <w:widowControl w:val="0"/>
        <w:spacing w:line="240" w:lineRule="auto"/>
        <w:jc w:val="both"/>
        <w:rPr>
          <w:ins w:id="1472" w:author="최광열" w:date="2023-10-27T16:36:00Z"/>
          <w:sz w:val="28"/>
          <w:szCs w:val="28"/>
          <w:lang w:val="en-US"/>
        </w:rPr>
        <w:pPrChange w:id="1473" w:author="최광열" w:date="2023-10-27T16:36:00Z">
          <w:pPr>
            <w:pStyle w:val="1"/>
          </w:pPr>
        </w:pPrChange>
      </w:pPr>
      <w:ins w:id="1474" w:author="최광열" w:date="2023-10-27T16:36:00Z">
        <w:r w:rsidRPr="00F51EBD">
          <w:rPr>
            <w:sz w:val="26"/>
            <w:szCs w:val="26"/>
            <w:lang w:val="en-US"/>
          </w:rPr>
          <w:t xml:space="preserve"> </w:t>
        </w:r>
        <w:bookmarkStart w:id="1475" w:name="_Toc155888987"/>
        <w:r>
          <w:rPr>
            <w:rFonts w:hint="eastAsia"/>
            <w:sz w:val="26"/>
            <w:szCs w:val="26"/>
            <w:lang w:val="en-US"/>
          </w:rPr>
          <w:t>5</w:t>
        </w:r>
        <w:r w:rsidRPr="00F51EBD">
          <w:rPr>
            <w:sz w:val="26"/>
            <w:szCs w:val="26"/>
            <w:lang w:val="en-US"/>
          </w:rPr>
          <w:t>.</w:t>
        </w:r>
        <w:proofErr w:type="gramStart"/>
        <w:r>
          <w:rPr>
            <w:rFonts w:hint="eastAsia"/>
            <w:sz w:val="26"/>
            <w:szCs w:val="26"/>
            <w:lang w:val="en-US"/>
          </w:rPr>
          <w:t>1.</w:t>
        </w:r>
        <w:r w:rsidR="00D20376">
          <w:rPr>
            <w:rFonts w:hint="eastAsia"/>
            <w:sz w:val="26"/>
            <w:szCs w:val="26"/>
            <w:lang w:val="en-US"/>
          </w:rPr>
          <w:t>Vivado</w:t>
        </w:r>
        <w:proofErr w:type="gramEnd"/>
        <w:r w:rsidR="00D20376">
          <w:rPr>
            <w:sz w:val="26"/>
            <w:szCs w:val="26"/>
            <w:lang w:val="en-US"/>
          </w:rPr>
          <w:t xml:space="preserve"> </w:t>
        </w:r>
        <w:r w:rsidR="00D20376">
          <w:rPr>
            <w:rFonts w:hint="eastAsia"/>
            <w:sz w:val="26"/>
            <w:szCs w:val="26"/>
            <w:lang w:val="en-US"/>
          </w:rPr>
          <w:t>Creation</w:t>
        </w:r>
        <w:bookmarkEnd w:id="1475"/>
      </w:ins>
    </w:p>
    <w:p w14:paraId="5135D941" w14:textId="0D0DF386" w:rsidR="00BB35BB" w:rsidRPr="00CC4DFB" w:rsidRDefault="00CC4DFB">
      <w:pPr>
        <w:pStyle w:val="2"/>
        <w:widowControl w:val="0"/>
        <w:spacing w:line="240" w:lineRule="auto"/>
        <w:jc w:val="both"/>
        <w:rPr>
          <w:ins w:id="1476" w:author="최광열" w:date="2023-10-27T16:35:00Z"/>
          <w:sz w:val="28"/>
          <w:szCs w:val="28"/>
          <w:lang w:val="en-US"/>
          <w:rPrChange w:id="1477" w:author="최광열" w:date="2023-10-27T16:36:00Z">
            <w:rPr>
              <w:ins w:id="1478" w:author="최광열" w:date="2023-10-27T16:35:00Z"/>
              <w:lang w:val="en-US"/>
            </w:rPr>
          </w:rPrChange>
        </w:rPr>
        <w:pPrChange w:id="1479" w:author="최광열" w:date="2023-10-27T16:36:00Z">
          <w:pPr>
            <w:pStyle w:val="1"/>
          </w:pPr>
        </w:pPrChange>
      </w:pPr>
      <w:ins w:id="1480" w:author="최광열" w:date="2023-10-27T16:36:00Z">
        <w:r w:rsidRPr="00F51EBD">
          <w:rPr>
            <w:sz w:val="26"/>
            <w:szCs w:val="26"/>
            <w:lang w:val="en-US"/>
          </w:rPr>
          <w:t xml:space="preserve"> </w:t>
        </w:r>
        <w:bookmarkStart w:id="1481" w:name="_Toc155888988"/>
        <w:r>
          <w:rPr>
            <w:rFonts w:hint="eastAsia"/>
            <w:sz w:val="26"/>
            <w:szCs w:val="26"/>
            <w:lang w:val="en-US"/>
          </w:rPr>
          <w:t>5</w:t>
        </w:r>
        <w:r w:rsidRPr="00F51EBD">
          <w:rPr>
            <w:sz w:val="26"/>
            <w:szCs w:val="26"/>
            <w:lang w:val="en-US"/>
          </w:rPr>
          <w:t>.</w:t>
        </w:r>
      </w:ins>
      <w:proofErr w:type="gramStart"/>
      <w:ins w:id="1482" w:author="최광열" w:date="2023-10-27T16:37:00Z">
        <w:r w:rsidR="00052482">
          <w:rPr>
            <w:rFonts w:hint="eastAsia"/>
            <w:sz w:val="26"/>
            <w:szCs w:val="26"/>
            <w:lang w:val="en-US"/>
          </w:rPr>
          <w:t>2</w:t>
        </w:r>
      </w:ins>
      <w:ins w:id="1483" w:author="최광열" w:date="2023-10-27T16:36:00Z">
        <w:r>
          <w:rPr>
            <w:rFonts w:hint="eastAsia"/>
            <w:sz w:val="26"/>
            <w:szCs w:val="26"/>
            <w:lang w:val="en-US"/>
          </w:rPr>
          <w:t>.</w:t>
        </w:r>
        <w:r w:rsidR="00682B68">
          <w:rPr>
            <w:rFonts w:hint="eastAsia"/>
            <w:sz w:val="26"/>
            <w:szCs w:val="26"/>
            <w:lang w:val="en-US"/>
          </w:rPr>
          <w:t>V</w:t>
        </w:r>
      </w:ins>
      <w:ins w:id="1484" w:author="최광열" w:date="2023-10-27T16:37:00Z">
        <w:r w:rsidR="00682B68">
          <w:rPr>
            <w:rFonts w:hint="eastAsia"/>
            <w:sz w:val="26"/>
            <w:szCs w:val="26"/>
            <w:lang w:val="en-US"/>
          </w:rPr>
          <w:t>itis</w:t>
        </w:r>
        <w:proofErr w:type="gramEnd"/>
        <w:r w:rsidR="00682B68">
          <w:rPr>
            <w:sz w:val="26"/>
            <w:szCs w:val="26"/>
            <w:lang w:val="en-US"/>
          </w:rPr>
          <w:t xml:space="preserve"> </w:t>
        </w:r>
        <w:r w:rsidR="00682B68">
          <w:rPr>
            <w:rFonts w:hint="eastAsia"/>
            <w:sz w:val="26"/>
            <w:szCs w:val="26"/>
            <w:lang w:val="en-US"/>
          </w:rPr>
          <w:t>Creation</w:t>
        </w:r>
      </w:ins>
      <w:bookmarkEnd w:id="1481"/>
    </w:p>
    <w:p w14:paraId="3C0AC3D8" w14:textId="77777777" w:rsidR="00BB35BB" w:rsidRPr="00123B47" w:rsidRDefault="00BB35BB">
      <w:pPr>
        <w:rPr>
          <w:ins w:id="1485" w:author="최광열" w:date="2023-10-27T16:29:00Z"/>
          <w:lang w:val="en-US"/>
          <w:rPrChange w:id="1486" w:author="최광열" w:date="2023-10-27T16:29:00Z">
            <w:rPr>
              <w:ins w:id="1487" w:author="최광열" w:date="2023-10-27T16:29:00Z"/>
              <w:sz w:val="26"/>
              <w:szCs w:val="26"/>
              <w:lang w:val="en-US"/>
            </w:rPr>
          </w:rPrChange>
        </w:rPr>
        <w:pPrChange w:id="1488" w:author="최광열" w:date="2023-10-27T16:29:00Z">
          <w:pPr>
            <w:pStyle w:val="2"/>
            <w:widowControl w:val="0"/>
            <w:spacing w:line="240" w:lineRule="auto"/>
            <w:jc w:val="both"/>
          </w:pPr>
        </w:pPrChange>
      </w:pPr>
    </w:p>
    <w:p w14:paraId="405F24DC" w14:textId="77777777" w:rsidR="0091185E" w:rsidRPr="00362632" w:rsidRDefault="0091185E">
      <w:pPr>
        <w:widowControl w:val="0"/>
        <w:spacing w:line="240" w:lineRule="auto"/>
        <w:ind w:firstLine="195"/>
        <w:jc w:val="both"/>
        <w:rPr>
          <w:rFonts w:ascii="Calibri" w:hAnsi="Calibri" w:cs="Calibri"/>
          <w:sz w:val="20"/>
          <w:szCs w:val="20"/>
          <w:lang w:val="en-US"/>
        </w:rPr>
      </w:pPr>
    </w:p>
    <w:sectPr w:rsidR="0091185E" w:rsidRPr="00362632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60B50A" w14:textId="77777777" w:rsidR="008F7ED7" w:rsidRDefault="008F7ED7" w:rsidP="00717CCA">
      <w:pPr>
        <w:spacing w:line="240" w:lineRule="auto"/>
      </w:pPr>
      <w:r>
        <w:separator/>
      </w:r>
    </w:p>
  </w:endnote>
  <w:endnote w:type="continuationSeparator" w:id="0">
    <w:p w14:paraId="7AE03A2C" w14:textId="77777777" w:rsidR="008F7ED7" w:rsidRDefault="008F7ED7" w:rsidP="00717CC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4DFDC5" w14:textId="77777777" w:rsidR="008F7ED7" w:rsidRDefault="008F7ED7" w:rsidP="00717CCA">
      <w:pPr>
        <w:spacing w:line="240" w:lineRule="auto"/>
      </w:pPr>
      <w:r>
        <w:separator/>
      </w:r>
    </w:p>
  </w:footnote>
  <w:footnote w:type="continuationSeparator" w:id="0">
    <w:p w14:paraId="5C7A059F" w14:textId="77777777" w:rsidR="008F7ED7" w:rsidRDefault="008F7ED7" w:rsidP="00717CCA">
      <w:pPr>
        <w:spacing w:line="240" w:lineRule="auto"/>
      </w:pPr>
      <w:r>
        <w:continuationSeparator/>
      </w:r>
    </w:p>
  </w:footnote>
  <w:footnote w:id="1">
    <w:p w14:paraId="6ABAACF9" w14:textId="54234A0A" w:rsidR="00BE0FCB" w:rsidRDefault="00BE0FCB">
      <w:pPr>
        <w:pStyle w:val="aa"/>
        <w:rPr>
          <w:rFonts w:hint="eastAsia"/>
        </w:rPr>
      </w:pPr>
      <w:ins w:id="136" w:author="최광열" w:date="2023-10-27T15:15:00Z">
        <w:r>
          <w:rPr>
            <w:rStyle w:val="ab"/>
          </w:rPr>
          <w:footnoteRef/>
        </w:r>
        <w:r>
          <w:t xml:space="preserve"> </w:t>
        </w:r>
        <w:r w:rsidRPr="006D2D7B">
          <w:rPr>
            <w:sz w:val="18"/>
            <w:szCs w:val="18"/>
            <w:rPrChange w:id="137" w:author="최광열" w:date="2023-10-27T15:16:00Z">
              <w:rPr/>
            </w:rPrChange>
          </w:rPr>
          <w:t>ARTIQ</w:t>
        </w:r>
        <w:r w:rsidRPr="006D2D7B">
          <w:rPr>
            <w:rFonts w:hint="eastAsia"/>
            <w:sz w:val="18"/>
            <w:szCs w:val="18"/>
            <w:rPrChange w:id="138" w:author="최광열" w:date="2023-10-27T15:16:00Z">
              <w:rPr>
                <w:rFonts w:hint="eastAsia"/>
              </w:rPr>
            </w:rPrChange>
          </w:rPr>
          <w:t>을</w:t>
        </w:r>
        <w:r w:rsidRPr="006D2D7B">
          <w:rPr>
            <w:sz w:val="18"/>
            <w:szCs w:val="18"/>
            <w:rPrChange w:id="139" w:author="최광열" w:date="2023-10-27T15:16:00Z">
              <w:rPr/>
            </w:rPrChange>
          </w:rPr>
          <w:t xml:space="preserve"> </w:t>
        </w:r>
        <w:r w:rsidRPr="006D2D7B">
          <w:rPr>
            <w:rFonts w:hint="eastAsia"/>
            <w:sz w:val="18"/>
            <w:szCs w:val="18"/>
            <w:rPrChange w:id="140" w:author="최광열" w:date="2023-10-27T15:16:00Z">
              <w:rPr>
                <w:rFonts w:hint="eastAsia"/>
              </w:rPr>
            </w:rPrChange>
          </w:rPr>
          <w:t>개발한</w:t>
        </w:r>
        <w:r w:rsidRPr="006D2D7B">
          <w:rPr>
            <w:sz w:val="18"/>
            <w:szCs w:val="18"/>
            <w:rPrChange w:id="141" w:author="최광열" w:date="2023-10-27T15:16:00Z">
              <w:rPr/>
            </w:rPrChange>
          </w:rPr>
          <w:t xml:space="preserve"> </w:t>
        </w:r>
      </w:ins>
      <w:ins w:id="142" w:author="최광열" w:date="2023-10-27T15:16:00Z">
        <w:r w:rsidRPr="006D2D7B">
          <w:rPr>
            <w:sz w:val="18"/>
            <w:szCs w:val="18"/>
            <w:rPrChange w:id="143" w:author="최광열" w:date="2023-10-27T15:16:00Z">
              <w:rPr/>
            </w:rPrChange>
          </w:rPr>
          <w:t>M-labs</w:t>
        </w:r>
        <w:r w:rsidRPr="006D2D7B">
          <w:rPr>
            <w:rFonts w:hint="eastAsia"/>
            <w:sz w:val="18"/>
            <w:szCs w:val="18"/>
            <w:rPrChange w:id="144" w:author="최광열" w:date="2023-10-27T15:16:00Z">
              <w:rPr>
                <w:rFonts w:hint="eastAsia"/>
              </w:rPr>
            </w:rPrChange>
          </w:rPr>
          <w:t>의</w:t>
        </w:r>
        <w:r w:rsidRPr="006D2D7B">
          <w:rPr>
            <w:sz w:val="18"/>
            <w:szCs w:val="18"/>
            <w:rPrChange w:id="145" w:author="최광열" w:date="2023-10-27T15:16:00Z">
              <w:rPr/>
            </w:rPrChange>
          </w:rPr>
          <w:t xml:space="preserve"> </w:t>
        </w:r>
        <w:r w:rsidRPr="006D2D7B">
          <w:rPr>
            <w:rFonts w:hint="eastAsia"/>
            <w:sz w:val="18"/>
            <w:szCs w:val="18"/>
            <w:rPrChange w:id="146" w:author="최광열" w:date="2023-10-27T15:16:00Z">
              <w:rPr>
                <w:rFonts w:hint="eastAsia"/>
              </w:rPr>
            </w:rPrChange>
          </w:rPr>
          <w:t>경우에도</w:t>
        </w:r>
        <w:r w:rsidRPr="006D2D7B">
          <w:rPr>
            <w:sz w:val="18"/>
            <w:szCs w:val="18"/>
            <w:rPrChange w:id="147" w:author="최광열" w:date="2023-10-27T15:16:00Z">
              <w:rPr/>
            </w:rPrChange>
          </w:rPr>
          <w:t xml:space="preserve"> Zynq7000 series</w:t>
        </w:r>
        <w:r w:rsidRPr="006D2D7B">
          <w:rPr>
            <w:rFonts w:hint="eastAsia"/>
            <w:sz w:val="18"/>
            <w:szCs w:val="18"/>
            <w:rPrChange w:id="148" w:author="최광열" w:date="2023-10-27T15:16:00Z">
              <w:rPr>
                <w:rFonts w:hint="eastAsia"/>
              </w:rPr>
            </w:rPrChange>
          </w:rPr>
          <w:t>의</w:t>
        </w:r>
        <w:r w:rsidRPr="006D2D7B">
          <w:rPr>
            <w:sz w:val="18"/>
            <w:szCs w:val="18"/>
            <w:rPrChange w:id="149" w:author="최광열" w:date="2023-10-27T15:16:00Z">
              <w:rPr/>
            </w:rPrChange>
          </w:rPr>
          <w:t xml:space="preserve"> hardcore </w:t>
        </w:r>
        <w:r w:rsidRPr="006D2D7B">
          <w:rPr>
            <w:rFonts w:hint="eastAsia"/>
            <w:sz w:val="18"/>
            <w:szCs w:val="18"/>
            <w:rPrChange w:id="150" w:author="최광열" w:date="2023-10-27T15:16:00Z">
              <w:rPr>
                <w:rFonts w:hint="eastAsia"/>
              </w:rPr>
            </w:rPrChange>
          </w:rPr>
          <w:t>방식의</w:t>
        </w:r>
        <w:r w:rsidRPr="006D2D7B">
          <w:rPr>
            <w:sz w:val="18"/>
            <w:szCs w:val="18"/>
            <w:rPrChange w:id="151" w:author="최광열" w:date="2023-10-27T15:16:00Z">
              <w:rPr/>
            </w:rPrChange>
          </w:rPr>
          <w:t xml:space="preserve"> board</w:t>
        </w:r>
        <w:r w:rsidRPr="006D2D7B">
          <w:rPr>
            <w:rFonts w:hint="eastAsia"/>
            <w:sz w:val="18"/>
            <w:szCs w:val="18"/>
            <w:rPrChange w:id="152" w:author="최광열" w:date="2023-10-27T15:16:00Z">
              <w:rPr>
                <w:rFonts w:hint="eastAsia"/>
              </w:rPr>
            </w:rPrChange>
          </w:rPr>
          <w:t>가</w:t>
        </w:r>
        <w:r w:rsidRPr="006D2D7B">
          <w:rPr>
            <w:sz w:val="18"/>
            <w:szCs w:val="18"/>
            <w:rPrChange w:id="153" w:author="최광열" w:date="2023-10-27T15:16:00Z">
              <w:rPr/>
            </w:rPrChange>
          </w:rPr>
          <w:t xml:space="preserve"> </w:t>
        </w:r>
        <w:r w:rsidRPr="006D2D7B">
          <w:rPr>
            <w:rFonts w:hint="eastAsia"/>
            <w:sz w:val="18"/>
            <w:szCs w:val="18"/>
            <w:rPrChange w:id="154" w:author="최광열" w:date="2023-10-27T15:16:00Z">
              <w:rPr>
                <w:rFonts w:hint="eastAsia"/>
              </w:rPr>
            </w:rPrChange>
          </w:rPr>
          <w:t>존재하며</w:t>
        </w:r>
        <w:r w:rsidRPr="006D2D7B">
          <w:rPr>
            <w:sz w:val="18"/>
            <w:szCs w:val="18"/>
            <w:rPrChange w:id="155" w:author="최광열" w:date="2023-10-27T15:16:00Z">
              <w:rPr/>
            </w:rPrChange>
          </w:rPr>
          <w:t xml:space="preserve"> 2023</w:t>
        </w:r>
        <w:r w:rsidRPr="006D2D7B">
          <w:rPr>
            <w:rFonts w:hint="eastAsia"/>
            <w:sz w:val="18"/>
            <w:szCs w:val="18"/>
            <w:rPrChange w:id="156" w:author="최광열" w:date="2023-10-27T15:16:00Z">
              <w:rPr>
                <w:rFonts w:hint="eastAsia"/>
              </w:rPr>
            </w:rPrChange>
          </w:rPr>
          <w:t>년을</w:t>
        </w:r>
        <w:r w:rsidRPr="006D2D7B">
          <w:rPr>
            <w:sz w:val="18"/>
            <w:szCs w:val="18"/>
            <w:rPrChange w:id="157" w:author="최광열" w:date="2023-10-27T15:16:00Z">
              <w:rPr/>
            </w:rPrChange>
          </w:rPr>
          <w:t xml:space="preserve"> </w:t>
        </w:r>
        <w:r w:rsidRPr="006D2D7B">
          <w:rPr>
            <w:rFonts w:hint="eastAsia"/>
            <w:sz w:val="18"/>
            <w:szCs w:val="18"/>
            <w:rPrChange w:id="158" w:author="최광열" w:date="2023-10-27T15:16:00Z">
              <w:rPr>
                <w:rFonts w:hint="eastAsia"/>
              </w:rPr>
            </w:rPrChange>
          </w:rPr>
          <w:t>기점으로</w:t>
        </w:r>
        <w:r w:rsidRPr="006D2D7B">
          <w:rPr>
            <w:sz w:val="18"/>
            <w:szCs w:val="18"/>
            <w:rPrChange w:id="159" w:author="최광열" w:date="2023-10-27T15:16:00Z">
              <w:rPr/>
            </w:rPrChange>
          </w:rPr>
          <w:t xml:space="preserve"> RFSoC</w:t>
        </w:r>
        <w:r w:rsidRPr="006D2D7B">
          <w:rPr>
            <w:rFonts w:hint="eastAsia"/>
            <w:sz w:val="18"/>
            <w:szCs w:val="18"/>
            <w:rPrChange w:id="160" w:author="최광열" w:date="2023-10-27T15:16:00Z">
              <w:rPr>
                <w:rFonts w:hint="eastAsia"/>
              </w:rPr>
            </w:rPrChange>
          </w:rPr>
          <w:t>기반의</w:t>
        </w:r>
        <w:r w:rsidRPr="006D2D7B">
          <w:rPr>
            <w:sz w:val="18"/>
            <w:szCs w:val="18"/>
            <w:rPrChange w:id="161" w:author="최광열" w:date="2023-10-27T15:16:00Z">
              <w:rPr/>
            </w:rPrChange>
          </w:rPr>
          <w:t xml:space="preserve"> </w:t>
        </w:r>
      </w:ins>
      <w:ins w:id="162" w:author="최광열" w:date="2024-01-11T17:35:00Z">
        <w:r w:rsidR="003F28BA">
          <w:rPr>
            <w:rFonts w:hint="eastAsia"/>
            <w:sz w:val="18"/>
            <w:szCs w:val="18"/>
          </w:rPr>
          <w:t>보드가</w:t>
        </w:r>
        <w:r w:rsidR="003F28BA">
          <w:rPr>
            <w:rFonts w:hint="eastAsia"/>
            <w:sz w:val="18"/>
            <w:szCs w:val="18"/>
          </w:rPr>
          <w:t xml:space="preserve"> </w:t>
        </w:r>
        <w:r w:rsidR="003F28BA">
          <w:rPr>
            <w:rFonts w:hint="eastAsia"/>
            <w:sz w:val="18"/>
            <w:szCs w:val="18"/>
          </w:rPr>
          <w:t>개발중에</w:t>
        </w:r>
        <w:r w:rsidR="003F28BA">
          <w:rPr>
            <w:rFonts w:hint="eastAsia"/>
            <w:sz w:val="18"/>
            <w:szCs w:val="18"/>
          </w:rPr>
          <w:t xml:space="preserve"> </w:t>
        </w:r>
        <w:r w:rsidR="003F28BA">
          <w:rPr>
            <w:rFonts w:hint="eastAsia"/>
            <w:sz w:val="18"/>
            <w:szCs w:val="18"/>
          </w:rPr>
          <w:t>있다</w:t>
        </w:r>
        <w:r w:rsidR="003F28BA">
          <w:rPr>
            <w:rFonts w:hint="eastAsia"/>
            <w:sz w:val="18"/>
            <w:szCs w:val="18"/>
          </w:rPr>
          <w:t>.</w:t>
        </w:r>
      </w:ins>
    </w:p>
  </w:footnote>
  <w:footnote w:id="2">
    <w:p w14:paraId="7FB229BE" w14:textId="5DEB73EF" w:rsidR="00BE0FCB" w:rsidRPr="00FB1ABD" w:rsidRDefault="00BE0FCB">
      <w:pPr>
        <w:pStyle w:val="aa"/>
        <w:rPr>
          <w:sz w:val="18"/>
          <w:szCs w:val="18"/>
          <w:lang w:val="en-US"/>
          <w:rPrChange w:id="190" w:author="최광열" w:date="2023-10-27T16:00:00Z">
            <w:rPr/>
          </w:rPrChange>
        </w:rPr>
      </w:pPr>
      <w:ins w:id="191" w:author="최광열" w:date="2023-10-27T15:59:00Z">
        <w:r>
          <w:rPr>
            <w:rStyle w:val="ab"/>
          </w:rPr>
          <w:footnoteRef/>
        </w:r>
        <w:r w:rsidRPr="00587A0F">
          <w:rPr>
            <w:lang w:val="en-US"/>
            <w:rPrChange w:id="192" w:author="최광열" w:date="2023-10-27T15:59:00Z">
              <w:rPr/>
            </w:rPrChange>
          </w:rPr>
          <w:t xml:space="preserve"> </w:t>
        </w:r>
        <w:r w:rsidRPr="00FB1ABD">
          <w:rPr>
            <w:sz w:val="18"/>
            <w:szCs w:val="18"/>
            <w:lang w:val="en-US"/>
            <w:rPrChange w:id="193" w:author="최광열" w:date="2023-10-27T16:00:00Z">
              <w:rPr>
                <w:lang w:val="en-US"/>
              </w:rPr>
            </w:rPrChange>
          </w:rPr>
          <w:t>Crockett, L. H., Northcote, D., &amp;amp; Stewart, R. W. (2023). Software defined radio with Zync UltraScale+ rfsoc. Strathclyde Academic Media.</w:t>
        </w:r>
      </w:ins>
    </w:p>
  </w:footnote>
  <w:footnote w:id="3">
    <w:p w14:paraId="123C82CE" w14:textId="46A439CF" w:rsidR="00BE0FCB" w:rsidRPr="00FB1ABD" w:rsidRDefault="00BE0FCB">
      <w:pPr>
        <w:pStyle w:val="aa"/>
        <w:rPr>
          <w:lang w:val="en-US"/>
          <w:rPrChange w:id="194" w:author="최광열" w:date="2023-10-27T15:59:00Z">
            <w:rPr/>
          </w:rPrChange>
        </w:rPr>
      </w:pPr>
      <w:ins w:id="195" w:author="최광열" w:date="2023-10-27T15:59:00Z">
        <w:r>
          <w:rPr>
            <w:rStyle w:val="ab"/>
          </w:rPr>
          <w:footnoteRef/>
        </w:r>
        <w:r w:rsidRPr="00FB1ABD">
          <w:rPr>
            <w:lang w:val="en-US"/>
            <w:rPrChange w:id="196" w:author="최광열" w:date="2023-10-27T15:59:00Z">
              <w:rPr/>
            </w:rPrChange>
          </w:rPr>
          <w:t xml:space="preserve"> </w:t>
        </w:r>
        <w:r w:rsidRPr="00FB1ABD">
          <w:rPr>
            <w:sz w:val="18"/>
            <w:szCs w:val="18"/>
            <w:lang w:val="en-US"/>
            <w:rPrChange w:id="197" w:author="최광열" w:date="2023-10-27T16:00:00Z">
              <w:rPr/>
            </w:rPrChange>
          </w:rPr>
          <w:t xml:space="preserve">An Adaptable Direct RF-Sampling Solution. AMD Adaptive Computing Documentation Portal. (n.d.). </w:t>
        </w:r>
        <w:r w:rsidRPr="00FB1ABD">
          <w:rPr>
            <w:sz w:val="18"/>
            <w:szCs w:val="18"/>
            <w:lang w:val="en-US"/>
            <w:rPrChange w:id="198" w:author="최광열" w:date="2023-10-27T16:00:00Z">
              <w:rPr>
                <w:lang w:val="en-US"/>
              </w:rPr>
            </w:rPrChange>
          </w:rPr>
          <w:fldChar w:fldCharType="begin"/>
        </w:r>
        <w:r w:rsidRPr="00FB1ABD">
          <w:rPr>
            <w:sz w:val="18"/>
            <w:szCs w:val="18"/>
            <w:lang w:val="en-US"/>
            <w:rPrChange w:id="199" w:author="최광열" w:date="2023-10-27T16:00:00Z">
              <w:rPr>
                <w:lang w:val="en-US"/>
              </w:rPr>
            </w:rPrChange>
          </w:rPr>
          <w:instrText xml:space="preserve"> HYPERLINK "</w:instrText>
        </w:r>
        <w:r w:rsidRPr="00FB1ABD">
          <w:rPr>
            <w:sz w:val="18"/>
            <w:szCs w:val="18"/>
            <w:lang w:val="en-US"/>
            <w:rPrChange w:id="200" w:author="최광열" w:date="2023-10-27T16:00:00Z">
              <w:rPr/>
            </w:rPrChange>
          </w:rPr>
          <w:instrText>https://docs.xilinx.com/v/u/en-US/wp489-rfsampling-solutions</w:instrText>
        </w:r>
        <w:r w:rsidRPr="00FB1ABD">
          <w:rPr>
            <w:sz w:val="18"/>
            <w:szCs w:val="18"/>
            <w:lang w:val="en-US"/>
            <w:rPrChange w:id="201" w:author="최광열" w:date="2023-10-27T16:00:00Z">
              <w:rPr>
                <w:lang w:val="en-US"/>
              </w:rPr>
            </w:rPrChange>
          </w:rPr>
          <w:instrText xml:space="preserve">" </w:instrText>
        </w:r>
        <w:r w:rsidRPr="00FB1ABD">
          <w:rPr>
            <w:sz w:val="18"/>
            <w:szCs w:val="18"/>
            <w:lang w:val="en-US"/>
            <w:rPrChange w:id="202" w:author="최광열" w:date="2023-10-27T16:00:00Z">
              <w:rPr>
                <w:lang w:val="en-US"/>
              </w:rPr>
            </w:rPrChange>
          </w:rPr>
          <w:fldChar w:fldCharType="separate"/>
        </w:r>
        <w:r w:rsidRPr="00FB1ABD">
          <w:rPr>
            <w:rStyle w:val="a6"/>
            <w:sz w:val="18"/>
            <w:szCs w:val="18"/>
            <w:lang w:val="en-US"/>
            <w:rPrChange w:id="203" w:author="최광열" w:date="2023-10-27T16:00:00Z">
              <w:rPr/>
            </w:rPrChange>
          </w:rPr>
          <w:t>https://docs.xilinx.com/v/u/en-US/wp489-rfsampling-solutions</w:t>
        </w:r>
        <w:r w:rsidRPr="00FB1ABD">
          <w:rPr>
            <w:sz w:val="18"/>
            <w:szCs w:val="18"/>
            <w:lang w:val="en-US"/>
            <w:rPrChange w:id="204" w:author="최광열" w:date="2023-10-27T16:00:00Z">
              <w:rPr>
                <w:lang w:val="en-US"/>
              </w:rPr>
            </w:rPrChange>
          </w:rPr>
          <w:fldChar w:fldCharType="end"/>
        </w:r>
      </w:ins>
    </w:p>
  </w:footnote>
  <w:footnote w:id="4">
    <w:p w14:paraId="4D39D0EB" w14:textId="5962AA76" w:rsidR="00BE0FCB" w:rsidRPr="00127023" w:rsidRDefault="00BE0FCB">
      <w:pPr>
        <w:pStyle w:val="aa"/>
        <w:rPr>
          <w:lang w:val="en-US"/>
          <w:rPrChange w:id="308" w:author="최광열" w:date="2023-10-27T16:22:00Z">
            <w:rPr/>
          </w:rPrChange>
        </w:rPr>
      </w:pPr>
      <w:ins w:id="309" w:author="최광열" w:date="2023-10-27T16:22:00Z">
        <w:r>
          <w:rPr>
            <w:rStyle w:val="ab"/>
          </w:rPr>
          <w:footnoteRef/>
        </w:r>
        <w:r w:rsidRPr="00127023">
          <w:rPr>
            <w:lang w:val="en-US"/>
            <w:rPrChange w:id="310" w:author="최광열" w:date="2023-10-27T16:22:00Z">
              <w:rPr/>
            </w:rPrChange>
          </w:rPr>
          <w:t xml:space="preserve"> </w:t>
        </w:r>
        <w:r w:rsidRPr="00127023">
          <w:rPr>
            <w:sz w:val="18"/>
            <w:szCs w:val="18"/>
            <w:lang w:val="en-US"/>
            <w:rPrChange w:id="311" w:author="최광열" w:date="2023-10-27T16:22:00Z">
              <w:rPr>
                <w:lang w:val="en-US"/>
              </w:rPr>
            </w:rPrChange>
          </w:rPr>
          <w:t xml:space="preserve">TICSPRO-SW. TICSPRO-SW Application software &amp;amp; framework | TI.com. (n.d.). </w:t>
        </w:r>
        <w:r>
          <w:rPr>
            <w:sz w:val="18"/>
            <w:szCs w:val="18"/>
            <w:lang w:val="en-US"/>
          </w:rPr>
          <w:fldChar w:fldCharType="begin"/>
        </w:r>
        <w:r>
          <w:rPr>
            <w:sz w:val="18"/>
            <w:szCs w:val="18"/>
            <w:lang w:val="en-US"/>
          </w:rPr>
          <w:instrText xml:space="preserve"> HYPERLINK "</w:instrText>
        </w:r>
        <w:r w:rsidRPr="00127023">
          <w:rPr>
            <w:sz w:val="18"/>
            <w:szCs w:val="18"/>
            <w:lang w:val="en-US"/>
            <w:rPrChange w:id="312" w:author="최광열" w:date="2023-10-27T16:22:00Z">
              <w:rPr>
                <w:lang w:val="en-US"/>
              </w:rPr>
            </w:rPrChange>
          </w:rPr>
          <w:instrText>https://www.ti.com/tool/TICSPRO-SW#downloads</w:instrText>
        </w:r>
        <w:r>
          <w:rPr>
            <w:sz w:val="18"/>
            <w:szCs w:val="18"/>
            <w:lang w:val="en-US"/>
          </w:rPr>
          <w:instrText xml:space="preserve">" </w:instrText>
        </w:r>
        <w:r>
          <w:rPr>
            <w:sz w:val="18"/>
            <w:szCs w:val="18"/>
            <w:lang w:val="en-US"/>
          </w:rPr>
          <w:fldChar w:fldCharType="separate"/>
        </w:r>
        <w:r w:rsidRPr="00697886">
          <w:rPr>
            <w:rStyle w:val="a6"/>
            <w:sz w:val="18"/>
            <w:szCs w:val="18"/>
            <w:rPrChange w:id="313" w:author="최광열" w:date="2023-10-27T16:22:00Z">
              <w:rPr>
                <w:lang w:val="en-US"/>
              </w:rPr>
            </w:rPrChange>
          </w:rPr>
          <w:t>https://www.ti.com/tool/TICSPRO-SW#downloads</w:t>
        </w:r>
        <w:r>
          <w:rPr>
            <w:sz w:val="18"/>
            <w:szCs w:val="18"/>
            <w:lang w:val="en-US"/>
          </w:rPr>
          <w:fldChar w:fldCharType="end"/>
        </w:r>
      </w:ins>
    </w:p>
  </w:footnote>
  <w:footnote w:id="5">
    <w:p w14:paraId="3404B02F" w14:textId="680ED134" w:rsidR="00BE0FCB" w:rsidRPr="0074387D" w:rsidRDefault="00BE0FCB">
      <w:pPr>
        <w:pStyle w:val="aa"/>
        <w:rPr>
          <w:lang w:val="en-US"/>
          <w:rPrChange w:id="318" w:author="최광열" w:date="2023-10-27T16:20:00Z">
            <w:rPr/>
          </w:rPrChange>
        </w:rPr>
      </w:pPr>
      <w:ins w:id="319" w:author="최광열" w:date="2023-10-27T16:20:00Z">
        <w:r>
          <w:rPr>
            <w:rStyle w:val="ab"/>
          </w:rPr>
          <w:footnoteRef/>
        </w:r>
        <w:r w:rsidRPr="0074387D">
          <w:rPr>
            <w:lang w:val="en-US"/>
            <w:rPrChange w:id="320" w:author="최광열" w:date="2023-10-27T16:20:00Z">
              <w:rPr/>
            </w:rPrChange>
          </w:rPr>
          <w:t xml:space="preserve"> </w:t>
        </w:r>
      </w:ins>
      <w:ins w:id="321" w:author="최광열" w:date="2023-10-27T16:22:00Z">
        <w:r w:rsidRPr="00E12D25">
          <w:rPr>
            <w:sz w:val="18"/>
            <w:szCs w:val="18"/>
            <w:lang w:val="en-US"/>
            <w:rPrChange w:id="322" w:author="최광열" w:date="2023-10-27T16:22:00Z">
              <w:rPr>
                <w:lang w:val="en-US"/>
              </w:rPr>
            </w:rPrChange>
          </w:rPr>
          <w:t xml:space="preserve">Xilinx </w:t>
        </w:r>
        <w:r w:rsidRPr="00E12D25">
          <w:rPr>
            <w:rFonts w:hint="eastAsia"/>
            <w:sz w:val="18"/>
            <w:szCs w:val="18"/>
            <w:lang w:val="en-US"/>
            <w:rPrChange w:id="323" w:author="최광열" w:date="2023-10-27T16:22:00Z">
              <w:rPr>
                <w:rFonts w:hint="eastAsia"/>
                <w:lang w:val="en-US"/>
              </w:rPr>
            </w:rPrChange>
          </w:rPr>
          <w:t>설치</w:t>
        </w:r>
        <w:r w:rsidRPr="00E12D25">
          <w:rPr>
            <w:sz w:val="18"/>
            <w:szCs w:val="18"/>
            <w:lang w:val="en-US"/>
            <w:rPrChange w:id="324" w:author="최광열" w:date="2023-10-27T16:22:00Z">
              <w:rPr>
                <w:lang w:val="en-US"/>
              </w:rPr>
            </w:rPrChange>
          </w:rPr>
          <w:t xml:space="preserve"> </w:t>
        </w:r>
        <w:r w:rsidRPr="00E12D25">
          <w:rPr>
            <w:rFonts w:hint="eastAsia"/>
            <w:sz w:val="18"/>
            <w:szCs w:val="18"/>
            <w:lang w:val="en-US"/>
            <w:rPrChange w:id="325" w:author="최광열" w:date="2023-10-27T16:22:00Z">
              <w:rPr>
                <w:rFonts w:hint="eastAsia"/>
                <w:lang w:val="en-US"/>
              </w:rPr>
            </w:rPrChange>
          </w:rPr>
          <w:t>위치</w:t>
        </w:r>
        <w:r w:rsidRPr="00E12D25">
          <w:rPr>
            <w:sz w:val="18"/>
            <w:szCs w:val="18"/>
            <w:lang w:val="en-US"/>
            <w:rPrChange w:id="326" w:author="최광열" w:date="2023-10-27T16:22:00Z">
              <w:rPr>
                <w:lang w:val="en-US"/>
              </w:rPr>
            </w:rPrChange>
          </w:rPr>
          <w:t xml:space="preserve"> </w:t>
        </w:r>
        <w:r w:rsidRPr="00E12D25">
          <w:rPr>
            <w:rFonts w:hint="eastAsia"/>
            <w:sz w:val="18"/>
            <w:szCs w:val="18"/>
            <w:lang w:val="en-US"/>
            <w:rPrChange w:id="327" w:author="최광열" w:date="2023-10-27T16:22:00Z">
              <w:rPr>
                <w:rFonts w:hint="eastAsia"/>
                <w:lang w:val="en-US"/>
              </w:rPr>
            </w:rPrChange>
          </w:rPr>
          <w:t>기</w:t>
        </w:r>
      </w:ins>
      <w:ins w:id="328" w:author="최광열" w:date="2024-01-11T14:19:00Z">
        <w:r>
          <w:rPr>
            <w:rFonts w:hint="eastAsia"/>
            <w:sz w:val="18"/>
            <w:szCs w:val="18"/>
            <w:lang w:val="en-US"/>
          </w:rPr>
          <w:t>준</w:t>
        </w:r>
      </w:ins>
      <w:ins w:id="329" w:author="최광열" w:date="2023-10-27T16:22:00Z">
        <w:r w:rsidRPr="00E12D25">
          <w:rPr>
            <w:rFonts w:hint="eastAsia"/>
            <w:sz w:val="18"/>
            <w:szCs w:val="18"/>
            <w:lang w:val="en-US"/>
            <w:rPrChange w:id="330" w:author="최광열" w:date="2023-10-27T16:22:00Z">
              <w:rPr>
                <w:rFonts w:hint="eastAsia"/>
                <w:lang w:val="en-US"/>
              </w:rPr>
            </w:rPrChange>
          </w:rPr>
          <w:t>으로</w:t>
        </w:r>
        <w:r>
          <w:rPr>
            <w:rFonts w:hint="eastAsia"/>
            <w:lang w:val="en-US"/>
          </w:rPr>
          <w:t xml:space="preserve"> </w:t>
        </w:r>
      </w:ins>
      <w:ins w:id="331" w:author="최광열" w:date="2023-10-27T16:20:00Z">
        <w:r w:rsidRPr="0074387D">
          <w:rPr>
            <w:sz w:val="18"/>
            <w:szCs w:val="18"/>
            <w:lang w:val="en-US"/>
            <w:rPrChange w:id="332" w:author="최광열" w:date="2023-10-27T16:20:00Z">
              <w:rPr>
                <w:lang w:val="en-US"/>
              </w:rPr>
            </w:rPrChange>
          </w:rPr>
          <w:t>Xilinx\Vitis\2020.2\data\embeddedsw\XilinxProcessorIPLib\drivers\rfdc_v8_0\examples</w:t>
        </w:r>
        <w:r>
          <w:rPr>
            <w:rFonts w:hint="eastAsia"/>
            <w:sz w:val="18"/>
            <w:szCs w:val="18"/>
            <w:lang w:val="en-US"/>
          </w:rPr>
          <w:t>\</w:t>
        </w:r>
        <w:r w:rsidRPr="008D153E">
          <w:rPr>
            <w:sz w:val="18"/>
            <w:szCs w:val="18"/>
            <w:lang w:val="en-US"/>
          </w:rPr>
          <w:t>xrfdc_clk.c</w:t>
        </w:r>
      </w:ins>
      <w:ins w:id="333" w:author="최광열" w:date="2023-10-27T16:22:00Z">
        <w:r>
          <w:rPr>
            <w:sz w:val="18"/>
            <w:szCs w:val="18"/>
            <w:lang w:val="en-US"/>
          </w:rPr>
          <w:t xml:space="preserve"> </w:t>
        </w:r>
      </w:ins>
      <w:ins w:id="334" w:author="최광열" w:date="2023-10-27T16:23:00Z">
        <w:r>
          <w:rPr>
            <w:rFonts w:hint="eastAsia"/>
            <w:sz w:val="18"/>
            <w:szCs w:val="18"/>
            <w:lang w:val="en-US"/>
          </w:rPr>
          <w:t>을</w:t>
        </w:r>
        <w:r>
          <w:rPr>
            <w:rFonts w:hint="eastAsia"/>
            <w:sz w:val="18"/>
            <w:szCs w:val="18"/>
            <w:lang w:val="en-US"/>
          </w:rPr>
          <w:t xml:space="preserve"> </w:t>
        </w:r>
        <w:proofErr w:type="gramStart"/>
        <w:r>
          <w:rPr>
            <w:rFonts w:hint="eastAsia"/>
            <w:sz w:val="18"/>
            <w:szCs w:val="18"/>
            <w:lang w:val="en-US"/>
          </w:rPr>
          <w:t>이용한다</w:t>
        </w:r>
        <w:r>
          <w:rPr>
            <w:rFonts w:hint="eastAsia"/>
            <w:sz w:val="18"/>
            <w:szCs w:val="18"/>
            <w:lang w:val="en-US"/>
          </w:rPr>
          <w:t>.</w:t>
        </w:r>
      </w:ins>
      <w:ins w:id="335" w:author="최광열" w:date="2023-10-27T16:22:00Z">
        <w:r>
          <w:rPr>
            <w:rFonts w:hint="eastAsia"/>
            <w:sz w:val="18"/>
            <w:szCs w:val="18"/>
            <w:lang w:val="en-US"/>
          </w:rPr>
          <w:t>.</w:t>
        </w:r>
      </w:ins>
      <w:proofErr w:type="gramEnd"/>
    </w:p>
  </w:footnote>
  <w:footnote w:id="6">
    <w:p w14:paraId="78C74487" w14:textId="71163CCB" w:rsidR="00BE0FCB" w:rsidRPr="00953D39" w:rsidRDefault="00BE0FCB">
      <w:pPr>
        <w:pStyle w:val="aa"/>
        <w:rPr>
          <w:lang w:val="en-US"/>
          <w:rPrChange w:id="397" w:author="최광열" w:date="2023-10-27T15:51:00Z">
            <w:rPr/>
          </w:rPrChange>
        </w:rPr>
      </w:pPr>
      <w:ins w:id="398" w:author="최광열" w:date="2023-10-27T15:51:00Z">
        <w:r>
          <w:rPr>
            <w:rStyle w:val="ab"/>
          </w:rPr>
          <w:footnoteRef/>
        </w:r>
        <w:r w:rsidRPr="00953D39">
          <w:rPr>
            <w:lang w:val="en-US"/>
            <w:rPrChange w:id="399" w:author="최광열" w:date="2023-10-27T15:51:00Z">
              <w:rPr/>
            </w:rPrChange>
          </w:rPr>
          <w:t xml:space="preserve"> </w:t>
        </w:r>
        <w:r w:rsidRPr="00953D39">
          <w:rPr>
            <w:sz w:val="18"/>
            <w:szCs w:val="18"/>
            <w:lang w:val="en-US"/>
            <w:rPrChange w:id="400" w:author="최광열" w:date="2023-10-27T15:51:00Z">
              <w:rPr/>
            </w:rPrChange>
          </w:rPr>
          <w:t xml:space="preserve">Introduction to Amba Axi4 - arm developer. (n.d.). </w:t>
        </w:r>
        <w:r>
          <w:rPr>
            <w:sz w:val="18"/>
            <w:szCs w:val="18"/>
            <w:lang w:val="en-US"/>
          </w:rPr>
          <w:fldChar w:fldCharType="begin"/>
        </w:r>
        <w:r>
          <w:rPr>
            <w:sz w:val="18"/>
            <w:szCs w:val="18"/>
            <w:lang w:val="en-US"/>
          </w:rPr>
          <w:instrText xml:space="preserve"> HYPERLINK "</w:instrText>
        </w:r>
        <w:r w:rsidRPr="00953D39">
          <w:rPr>
            <w:sz w:val="18"/>
            <w:szCs w:val="18"/>
            <w:lang w:val="en-US"/>
            <w:rPrChange w:id="401" w:author="최광열" w:date="2023-10-27T15:51:00Z">
              <w:rPr/>
            </w:rPrChange>
          </w:rPr>
          <w:instrText>https://developer.arm.com/-/media/Arm%20Developer%20Community/PDF/Learn%20the%20Architecture/102202_0100_01_Introduction_to_AMBA_AXI.pdf?revision=369ad681-f926-47b0-81be-42813d39e132</w:instrText>
        </w:r>
        <w:r>
          <w:rPr>
            <w:sz w:val="18"/>
            <w:szCs w:val="18"/>
            <w:lang w:val="en-US"/>
          </w:rPr>
          <w:instrText xml:space="preserve">" </w:instrText>
        </w:r>
        <w:r>
          <w:rPr>
            <w:sz w:val="18"/>
            <w:szCs w:val="18"/>
            <w:lang w:val="en-US"/>
          </w:rPr>
          <w:fldChar w:fldCharType="separate"/>
        </w:r>
        <w:r w:rsidRPr="00697886">
          <w:rPr>
            <w:rStyle w:val="a6"/>
            <w:sz w:val="18"/>
            <w:szCs w:val="18"/>
            <w:lang w:val="en-US"/>
            <w:rPrChange w:id="402" w:author="최광열" w:date="2023-10-27T15:51:00Z">
              <w:rPr/>
            </w:rPrChange>
          </w:rPr>
          <w:t>https://developer.arm.com/-/media/Arm%20Developer%20Community/PDF/Learn%20the%20Architecture/102202_0100_01_Introduction_to_AMBA_AXI.pdf?revision=369ad681-f926-47b0-81be-42813d39e132</w:t>
        </w:r>
        <w:r>
          <w:rPr>
            <w:sz w:val="18"/>
            <w:szCs w:val="18"/>
            <w:lang w:val="en-US"/>
          </w:rPr>
          <w:fldChar w:fldCharType="end"/>
        </w:r>
      </w:ins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2AF2BCB"/>
    <w:multiLevelType w:val="hybridMultilevel"/>
    <w:tmpl w:val="2B2CB14A"/>
    <w:lvl w:ilvl="0" w:tplc="238E4D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최광열">
    <w15:presenceInfo w15:providerId="AD" w15:userId="S-1-5-21-2399191270-994586390-1980195767-100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bordersDoNotSurroundHeader/>
  <w:bordersDoNotSurroundFooter/>
  <w:proofState w:grammar="clean"/>
  <w:trackRevision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3DC3"/>
    <w:rsid w:val="00000E91"/>
    <w:rsid w:val="00003A09"/>
    <w:rsid w:val="00011444"/>
    <w:rsid w:val="00012BF0"/>
    <w:rsid w:val="0001507C"/>
    <w:rsid w:val="000179A1"/>
    <w:rsid w:val="0002697C"/>
    <w:rsid w:val="000311B7"/>
    <w:rsid w:val="00035174"/>
    <w:rsid w:val="00035FEE"/>
    <w:rsid w:val="0003728B"/>
    <w:rsid w:val="00040FF1"/>
    <w:rsid w:val="00041062"/>
    <w:rsid w:val="0004288F"/>
    <w:rsid w:val="000434E4"/>
    <w:rsid w:val="00044E31"/>
    <w:rsid w:val="00052482"/>
    <w:rsid w:val="00052A81"/>
    <w:rsid w:val="000545F8"/>
    <w:rsid w:val="00054E1F"/>
    <w:rsid w:val="000576EE"/>
    <w:rsid w:val="000602DB"/>
    <w:rsid w:val="000607D0"/>
    <w:rsid w:val="0006314E"/>
    <w:rsid w:val="00063486"/>
    <w:rsid w:val="00063F75"/>
    <w:rsid w:val="00067951"/>
    <w:rsid w:val="000711AC"/>
    <w:rsid w:val="000727DA"/>
    <w:rsid w:val="00075220"/>
    <w:rsid w:val="00084551"/>
    <w:rsid w:val="00084A84"/>
    <w:rsid w:val="00087572"/>
    <w:rsid w:val="00095CCA"/>
    <w:rsid w:val="000A2E4C"/>
    <w:rsid w:val="000A3918"/>
    <w:rsid w:val="000A3953"/>
    <w:rsid w:val="000A440F"/>
    <w:rsid w:val="000A7FBC"/>
    <w:rsid w:val="000B3AFC"/>
    <w:rsid w:val="000B45C5"/>
    <w:rsid w:val="000B797A"/>
    <w:rsid w:val="000B7E78"/>
    <w:rsid w:val="000C1935"/>
    <w:rsid w:val="000C4712"/>
    <w:rsid w:val="000C6D9D"/>
    <w:rsid w:val="000C736E"/>
    <w:rsid w:val="000D0616"/>
    <w:rsid w:val="000D183B"/>
    <w:rsid w:val="000D4629"/>
    <w:rsid w:val="000D769F"/>
    <w:rsid w:val="000E04B6"/>
    <w:rsid w:val="000E34F9"/>
    <w:rsid w:val="000E4F2D"/>
    <w:rsid w:val="000E5885"/>
    <w:rsid w:val="000F479F"/>
    <w:rsid w:val="000F4838"/>
    <w:rsid w:val="000F7BB6"/>
    <w:rsid w:val="0010267C"/>
    <w:rsid w:val="00102EAF"/>
    <w:rsid w:val="00102FEC"/>
    <w:rsid w:val="00105034"/>
    <w:rsid w:val="00106C59"/>
    <w:rsid w:val="001114A0"/>
    <w:rsid w:val="001138BD"/>
    <w:rsid w:val="00114367"/>
    <w:rsid w:val="001211BD"/>
    <w:rsid w:val="00123B47"/>
    <w:rsid w:val="00127015"/>
    <w:rsid w:val="00127023"/>
    <w:rsid w:val="001274A8"/>
    <w:rsid w:val="001335BC"/>
    <w:rsid w:val="00133C24"/>
    <w:rsid w:val="00135180"/>
    <w:rsid w:val="001413C5"/>
    <w:rsid w:val="0014423E"/>
    <w:rsid w:val="001468BA"/>
    <w:rsid w:val="00147097"/>
    <w:rsid w:val="00152D49"/>
    <w:rsid w:val="00155D11"/>
    <w:rsid w:val="00165B7F"/>
    <w:rsid w:val="001712AD"/>
    <w:rsid w:val="00175E21"/>
    <w:rsid w:val="001764CF"/>
    <w:rsid w:val="001768A7"/>
    <w:rsid w:val="0018243D"/>
    <w:rsid w:val="001841DB"/>
    <w:rsid w:val="00186058"/>
    <w:rsid w:val="001871F8"/>
    <w:rsid w:val="00190734"/>
    <w:rsid w:val="00191E0F"/>
    <w:rsid w:val="00193277"/>
    <w:rsid w:val="00193AF6"/>
    <w:rsid w:val="001965B1"/>
    <w:rsid w:val="001A2DFC"/>
    <w:rsid w:val="001A44EC"/>
    <w:rsid w:val="001A7045"/>
    <w:rsid w:val="001B0314"/>
    <w:rsid w:val="001B21A8"/>
    <w:rsid w:val="001B4968"/>
    <w:rsid w:val="001C219D"/>
    <w:rsid w:val="001E0067"/>
    <w:rsid w:val="001E2205"/>
    <w:rsid w:val="001E68D1"/>
    <w:rsid w:val="001E7927"/>
    <w:rsid w:val="001E7E0C"/>
    <w:rsid w:val="001F0582"/>
    <w:rsid w:val="001F0DF7"/>
    <w:rsid w:val="001F4054"/>
    <w:rsid w:val="001F4521"/>
    <w:rsid w:val="001F463D"/>
    <w:rsid w:val="001F5F0C"/>
    <w:rsid w:val="00203813"/>
    <w:rsid w:val="00212670"/>
    <w:rsid w:val="00213931"/>
    <w:rsid w:val="00214CAD"/>
    <w:rsid w:val="002160FE"/>
    <w:rsid w:val="00217C43"/>
    <w:rsid w:val="00220C88"/>
    <w:rsid w:val="0022338E"/>
    <w:rsid w:val="00230712"/>
    <w:rsid w:val="00232879"/>
    <w:rsid w:val="00235D8F"/>
    <w:rsid w:val="00245DE2"/>
    <w:rsid w:val="00250797"/>
    <w:rsid w:val="002515F7"/>
    <w:rsid w:val="00251F53"/>
    <w:rsid w:val="00253E37"/>
    <w:rsid w:val="00261771"/>
    <w:rsid w:val="00262AB5"/>
    <w:rsid w:val="00263851"/>
    <w:rsid w:val="0027073B"/>
    <w:rsid w:val="00270B43"/>
    <w:rsid w:val="00272011"/>
    <w:rsid w:val="002722C6"/>
    <w:rsid w:val="00272700"/>
    <w:rsid w:val="00272E5C"/>
    <w:rsid w:val="002746C4"/>
    <w:rsid w:val="00274B40"/>
    <w:rsid w:val="00276EFD"/>
    <w:rsid w:val="002777F7"/>
    <w:rsid w:val="0028280A"/>
    <w:rsid w:val="00284862"/>
    <w:rsid w:val="00285A7B"/>
    <w:rsid w:val="00286E48"/>
    <w:rsid w:val="00290E36"/>
    <w:rsid w:val="002A2BEE"/>
    <w:rsid w:val="002A396D"/>
    <w:rsid w:val="002C3023"/>
    <w:rsid w:val="002D1685"/>
    <w:rsid w:val="002D1E08"/>
    <w:rsid w:val="002D4646"/>
    <w:rsid w:val="002D5776"/>
    <w:rsid w:val="002D78DB"/>
    <w:rsid w:val="002E1A5A"/>
    <w:rsid w:val="002E4B26"/>
    <w:rsid w:val="002F2CAC"/>
    <w:rsid w:val="002F2F79"/>
    <w:rsid w:val="002F40DD"/>
    <w:rsid w:val="002F6689"/>
    <w:rsid w:val="002F7765"/>
    <w:rsid w:val="003007A9"/>
    <w:rsid w:val="003010AC"/>
    <w:rsid w:val="003064C3"/>
    <w:rsid w:val="00306BAA"/>
    <w:rsid w:val="0030783C"/>
    <w:rsid w:val="00311BE0"/>
    <w:rsid w:val="00311ECF"/>
    <w:rsid w:val="00312F43"/>
    <w:rsid w:val="00315A79"/>
    <w:rsid w:val="00317172"/>
    <w:rsid w:val="00317C84"/>
    <w:rsid w:val="00322348"/>
    <w:rsid w:val="0032593D"/>
    <w:rsid w:val="003263EB"/>
    <w:rsid w:val="003268CE"/>
    <w:rsid w:val="0032799D"/>
    <w:rsid w:val="0033092F"/>
    <w:rsid w:val="003322A2"/>
    <w:rsid w:val="0033529F"/>
    <w:rsid w:val="003466DE"/>
    <w:rsid w:val="00346B43"/>
    <w:rsid w:val="003542FA"/>
    <w:rsid w:val="00357C88"/>
    <w:rsid w:val="00362415"/>
    <w:rsid w:val="00362632"/>
    <w:rsid w:val="00362BBA"/>
    <w:rsid w:val="0036662A"/>
    <w:rsid w:val="003671C1"/>
    <w:rsid w:val="00372BA6"/>
    <w:rsid w:val="00373DC3"/>
    <w:rsid w:val="003754FA"/>
    <w:rsid w:val="00380589"/>
    <w:rsid w:val="0038160F"/>
    <w:rsid w:val="00384F7D"/>
    <w:rsid w:val="00386BDC"/>
    <w:rsid w:val="003927E3"/>
    <w:rsid w:val="00396622"/>
    <w:rsid w:val="00397C3A"/>
    <w:rsid w:val="003A0E09"/>
    <w:rsid w:val="003A0EE3"/>
    <w:rsid w:val="003A314B"/>
    <w:rsid w:val="003A4019"/>
    <w:rsid w:val="003A4362"/>
    <w:rsid w:val="003B616A"/>
    <w:rsid w:val="003C1A30"/>
    <w:rsid w:val="003D7F50"/>
    <w:rsid w:val="003E2AE0"/>
    <w:rsid w:val="003E3F2E"/>
    <w:rsid w:val="003E469E"/>
    <w:rsid w:val="003F0E20"/>
    <w:rsid w:val="003F28BA"/>
    <w:rsid w:val="00401E04"/>
    <w:rsid w:val="00401F55"/>
    <w:rsid w:val="004061F6"/>
    <w:rsid w:val="00413598"/>
    <w:rsid w:val="00414DA6"/>
    <w:rsid w:val="004154FE"/>
    <w:rsid w:val="0041718B"/>
    <w:rsid w:val="00422A0B"/>
    <w:rsid w:val="00426C79"/>
    <w:rsid w:val="004273FA"/>
    <w:rsid w:val="0043138B"/>
    <w:rsid w:val="00431EE3"/>
    <w:rsid w:val="004326D1"/>
    <w:rsid w:val="00435085"/>
    <w:rsid w:val="00443DF8"/>
    <w:rsid w:val="0044642E"/>
    <w:rsid w:val="00451AF4"/>
    <w:rsid w:val="00455AF0"/>
    <w:rsid w:val="00456275"/>
    <w:rsid w:val="00456DEE"/>
    <w:rsid w:val="00460B48"/>
    <w:rsid w:val="00463CC9"/>
    <w:rsid w:val="0046442D"/>
    <w:rsid w:val="004676AB"/>
    <w:rsid w:val="00470D62"/>
    <w:rsid w:val="00473F47"/>
    <w:rsid w:val="00474C1B"/>
    <w:rsid w:val="00474C6C"/>
    <w:rsid w:val="00477BE8"/>
    <w:rsid w:val="00481FD0"/>
    <w:rsid w:val="00486AC9"/>
    <w:rsid w:val="0049182E"/>
    <w:rsid w:val="004A1769"/>
    <w:rsid w:val="004A1CBD"/>
    <w:rsid w:val="004A2B32"/>
    <w:rsid w:val="004B2394"/>
    <w:rsid w:val="004B3051"/>
    <w:rsid w:val="004B35A8"/>
    <w:rsid w:val="004C0418"/>
    <w:rsid w:val="004C3A78"/>
    <w:rsid w:val="004C451E"/>
    <w:rsid w:val="004D10B4"/>
    <w:rsid w:val="004F04C7"/>
    <w:rsid w:val="005019B4"/>
    <w:rsid w:val="00504834"/>
    <w:rsid w:val="00512C2C"/>
    <w:rsid w:val="00515864"/>
    <w:rsid w:val="00520440"/>
    <w:rsid w:val="00527570"/>
    <w:rsid w:val="005309B3"/>
    <w:rsid w:val="00535D5C"/>
    <w:rsid w:val="00540293"/>
    <w:rsid w:val="00543B36"/>
    <w:rsid w:val="005475E7"/>
    <w:rsid w:val="005530C7"/>
    <w:rsid w:val="005550BD"/>
    <w:rsid w:val="005557D4"/>
    <w:rsid w:val="00556A3E"/>
    <w:rsid w:val="00556A4B"/>
    <w:rsid w:val="0055719E"/>
    <w:rsid w:val="00561ABC"/>
    <w:rsid w:val="00562BD3"/>
    <w:rsid w:val="00562FA5"/>
    <w:rsid w:val="00570496"/>
    <w:rsid w:val="005739C3"/>
    <w:rsid w:val="0058073F"/>
    <w:rsid w:val="0058360E"/>
    <w:rsid w:val="005837CE"/>
    <w:rsid w:val="0058553D"/>
    <w:rsid w:val="00587507"/>
    <w:rsid w:val="00587A0F"/>
    <w:rsid w:val="005A311C"/>
    <w:rsid w:val="005A409F"/>
    <w:rsid w:val="005A619C"/>
    <w:rsid w:val="005B1B1B"/>
    <w:rsid w:val="005B4FF7"/>
    <w:rsid w:val="005C4787"/>
    <w:rsid w:val="005D2F58"/>
    <w:rsid w:val="005D68F1"/>
    <w:rsid w:val="005E6DCD"/>
    <w:rsid w:val="005F45AB"/>
    <w:rsid w:val="005F7170"/>
    <w:rsid w:val="005F7FFC"/>
    <w:rsid w:val="00600424"/>
    <w:rsid w:val="00601B78"/>
    <w:rsid w:val="0060456F"/>
    <w:rsid w:val="00604995"/>
    <w:rsid w:val="00611387"/>
    <w:rsid w:val="0061291D"/>
    <w:rsid w:val="00612920"/>
    <w:rsid w:val="006218BA"/>
    <w:rsid w:val="00621E54"/>
    <w:rsid w:val="00622DBE"/>
    <w:rsid w:val="0062796F"/>
    <w:rsid w:val="00630197"/>
    <w:rsid w:val="006329DA"/>
    <w:rsid w:val="0064474A"/>
    <w:rsid w:val="00647118"/>
    <w:rsid w:val="0065047F"/>
    <w:rsid w:val="00656381"/>
    <w:rsid w:val="00662050"/>
    <w:rsid w:val="0067167F"/>
    <w:rsid w:val="00674598"/>
    <w:rsid w:val="00682B68"/>
    <w:rsid w:val="00682C72"/>
    <w:rsid w:val="00685BFA"/>
    <w:rsid w:val="00687177"/>
    <w:rsid w:val="00693CAC"/>
    <w:rsid w:val="0069505C"/>
    <w:rsid w:val="006A0DA8"/>
    <w:rsid w:val="006A1546"/>
    <w:rsid w:val="006A7896"/>
    <w:rsid w:val="006B60AA"/>
    <w:rsid w:val="006B7E2D"/>
    <w:rsid w:val="006C071D"/>
    <w:rsid w:val="006C25D8"/>
    <w:rsid w:val="006D2D7B"/>
    <w:rsid w:val="006D5181"/>
    <w:rsid w:val="006E503E"/>
    <w:rsid w:val="006F3744"/>
    <w:rsid w:val="006F57C1"/>
    <w:rsid w:val="006F7E98"/>
    <w:rsid w:val="007000DF"/>
    <w:rsid w:val="00700E84"/>
    <w:rsid w:val="00703BE0"/>
    <w:rsid w:val="00703CB1"/>
    <w:rsid w:val="0070629D"/>
    <w:rsid w:val="00707651"/>
    <w:rsid w:val="0070773C"/>
    <w:rsid w:val="0071058A"/>
    <w:rsid w:val="0071354F"/>
    <w:rsid w:val="00717CCA"/>
    <w:rsid w:val="00717EA0"/>
    <w:rsid w:val="00720171"/>
    <w:rsid w:val="00721409"/>
    <w:rsid w:val="0072287D"/>
    <w:rsid w:val="007235C1"/>
    <w:rsid w:val="00726FDD"/>
    <w:rsid w:val="0073076E"/>
    <w:rsid w:val="0073091E"/>
    <w:rsid w:val="00731387"/>
    <w:rsid w:val="00731849"/>
    <w:rsid w:val="007406D9"/>
    <w:rsid w:val="00741FD1"/>
    <w:rsid w:val="0074243E"/>
    <w:rsid w:val="0074387D"/>
    <w:rsid w:val="00744E9F"/>
    <w:rsid w:val="00746FC5"/>
    <w:rsid w:val="007517EA"/>
    <w:rsid w:val="007559FE"/>
    <w:rsid w:val="00761C10"/>
    <w:rsid w:val="00763238"/>
    <w:rsid w:val="00767B6A"/>
    <w:rsid w:val="00771399"/>
    <w:rsid w:val="00775E65"/>
    <w:rsid w:val="0077666C"/>
    <w:rsid w:val="00776E14"/>
    <w:rsid w:val="00777CCA"/>
    <w:rsid w:val="00780487"/>
    <w:rsid w:val="007804AF"/>
    <w:rsid w:val="00790CF9"/>
    <w:rsid w:val="00794DDF"/>
    <w:rsid w:val="00794E27"/>
    <w:rsid w:val="00797A5B"/>
    <w:rsid w:val="007A1254"/>
    <w:rsid w:val="007A1A60"/>
    <w:rsid w:val="007C18AE"/>
    <w:rsid w:val="007C4212"/>
    <w:rsid w:val="007C4E87"/>
    <w:rsid w:val="007C7AA3"/>
    <w:rsid w:val="007D11AC"/>
    <w:rsid w:val="007D416E"/>
    <w:rsid w:val="007D58B3"/>
    <w:rsid w:val="007D6C60"/>
    <w:rsid w:val="007E208E"/>
    <w:rsid w:val="007E483D"/>
    <w:rsid w:val="007E518E"/>
    <w:rsid w:val="007E53A8"/>
    <w:rsid w:val="007F1C6C"/>
    <w:rsid w:val="007F41C5"/>
    <w:rsid w:val="007F48E3"/>
    <w:rsid w:val="008028FE"/>
    <w:rsid w:val="00803268"/>
    <w:rsid w:val="00806C28"/>
    <w:rsid w:val="0080738C"/>
    <w:rsid w:val="00812B82"/>
    <w:rsid w:val="008305EF"/>
    <w:rsid w:val="008306DC"/>
    <w:rsid w:val="0083282A"/>
    <w:rsid w:val="00835705"/>
    <w:rsid w:val="00840D96"/>
    <w:rsid w:val="00845208"/>
    <w:rsid w:val="008528A7"/>
    <w:rsid w:val="0085384D"/>
    <w:rsid w:val="008608C9"/>
    <w:rsid w:val="0086122A"/>
    <w:rsid w:val="008632EE"/>
    <w:rsid w:val="00864707"/>
    <w:rsid w:val="0086693C"/>
    <w:rsid w:val="008755ED"/>
    <w:rsid w:val="00875DBA"/>
    <w:rsid w:val="00880AF0"/>
    <w:rsid w:val="00882710"/>
    <w:rsid w:val="00884AD6"/>
    <w:rsid w:val="00887930"/>
    <w:rsid w:val="008923E1"/>
    <w:rsid w:val="008946AF"/>
    <w:rsid w:val="008A18D3"/>
    <w:rsid w:val="008A2117"/>
    <w:rsid w:val="008A5BE1"/>
    <w:rsid w:val="008A6F68"/>
    <w:rsid w:val="008B2A78"/>
    <w:rsid w:val="008B4A0E"/>
    <w:rsid w:val="008B752E"/>
    <w:rsid w:val="008B7742"/>
    <w:rsid w:val="008C0D7D"/>
    <w:rsid w:val="008C131B"/>
    <w:rsid w:val="008C141D"/>
    <w:rsid w:val="008C7F3D"/>
    <w:rsid w:val="008D153E"/>
    <w:rsid w:val="008D24CE"/>
    <w:rsid w:val="008D513E"/>
    <w:rsid w:val="008E20A9"/>
    <w:rsid w:val="008E3C64"/>
    <w:rsid w:val="008E43C6"/>
    <w:rsid w:val="008E4BB0"/>
    <w:rsid w:val="008E5290"/>
    <w:rsid w:val="008F0159"/>
    <w:rsid w:val="008F0DBE"/>
    <w:rsid w:val="008F4071"/>
    <w:rsid w:val="008F7ED7"/>
    <w:rsid w:val="00900209"/>
    <w:rsid w:val="00900E0D"/>
    <w:rsid w:val="00902668"/>
    <w:rsid w:val="00904DE4"/>
    <w:rsid w:val="00906A29"/>
    <w:rsid w:val="00906E7D"/>
    <w:rsid w:val="009113A3"/>
    <w:rsid w:val="0091185E"/>
    <w:rsid w:val="00911DE2"/>
    <w:rsid w:val="0092023D"/>
    <w:rsid w:val="00921D7C"/>
    <w:rsid w:val="00926114"/>
    <w:rsid w:val="0092616F"/>
    <w:rsid w:val="00932479"/>
    <w:rsid w:val="00935DB8"/>
    <w:rsid w:val="00936C35"/>
    <w:rsid w:val="00937406"/>
    <w:rsid w:val="00940813"/>
    <w:rsid w:val="00941A9B"/>
    <w:rsid w:val="009426B1"/>
    <w:rsid w:val="00943D25"/>
    <w:rsid w:val="00944DDE"/>
    <w:rsid w:val="00945B93"/>
    <w:rsid w:val="00947FC7"/>
    <w:rsid w:val="00952980"/>
    <w:rsid w:val="00953D39"/>
    <w:rsid w:val="00953D79"/>
    <w:rsid w:val="00955076"/>
    <w:rsid w:val="00960E0A"/>
    <w:rsid w:val="009620F8"/>
    <w:rsid w:val="00963FB7"/>
    <w:rsid w:val="00966FA8"/>
    <w:rsid w:val="00970A57"/>
    <w:rsid w:val="009754E9"/>
    <w:rsid w:val="009761A1"/>
    <w:rsid w:val="0097693F"/>
    <w:rsid w:val="00981787"/>
    <w:rsid w:val="00984C3D"/>
    <w:rsid w:val="00985D4C"/>
    <w:rsid w:val="0099121F"/>
    <w:rsid w:val="009A08F6"/>
    <w:rsid w:val="009A395E"/>
    <w:rsid w:val="009A559A"/>
    <w:rsid w:val="009A5793"/>
    <w:rsid w:val="009A7E3D"/>
    <w:rsid w:val="009B28E2"/>
    <w:rsid w:val="009B399E"/>
    <w:rsid w:val="009C1458"/>
    <w:rsid w:val="009C15DA"/>
    <w:rsid w:val="009C3717"/>
    <w:rsid w:val="009D43DB"/>
    <w:rsid w:val="009E6CFC"/>
    <w:rsid w:val="009F78D2"/>
    <w:rsid w:val="00A0039B"/>
    <w:rsid w:val="00A0264D"/>
    <w:rsid w:val="00A03A71"/>
    <w:rsid w:val="00A04CD0"/>
    <w:rsid w:val="00A07751"/>
    <w:rsid w:val="00A12E8C"/>
    <w:rsid w:val="00A212A4"/>
    <w:rsid w:val="00A23733"/>
    <w:rsid w:val="00A23E77"/>
    <w:rsid w:val="00A249D2"/>
    <w:rsid w:val="00A31AA3"/>
    <w:rsid w:val="00A33BA9"/>
    <w:rsid w:val="00A3510B"/>
    <w:rsid w:val="00A35992"/>
    <w:rsid w:val="00A5285D"/>
    <w:rsid w:val="00A53C5C"/>
    <w:rsid w:val="00A54CD2"/>
    <w:rsid w:val="00A744BA"/>
    <w:rsid w:val="00A74ECC"/>
    <w:rsid w:val="00A80B3A"/>
    <w:rsid w:val="00A8376B"/>
    <w:rsid w:val="00A8562E"/>
    <w:rsid w:val="00A85BB1"/>
    <w:rsid w:val="00A85BBC"/>
    <w:rsid w:val="00A85CAD"/>
    <w:rsid w:val="00A90A27"/>
    <w:rsid w:val="00A95B41"/>
    <w:rsid w:val="00A97802"/>
    <w:rsid w:val="00AA002D"/>
    <w:rsid w:val="00AA03D3"/>
    <w:rsid w:val="00AA412E"/>
    <w:rsid w:val="00AB0EEA"/>
    <w:rsid w:val="00AB3E96"/>
    <w:rsid w:val="00AB5423"/>
    <w:rsid w:val="00AC0E5F"/>
    <w:rsid w:val="00AC1F4D"/>
    <w:rsid w:val="00AD632E"/>
    <w:rsid w:val="00AE0B52"/>
    <w:rsid w:val="00AE124D"/>
    <w:rsid w:val="00AE1D69"/>
    <w:rsid w:val="00AE69C8"/>
    <w:rsid w:val="00AE783C"/>
    <w:rsid w:val="00AF1CA1"/>
    <w:rsid w:val="00AF5126"/>
    <w:rsid w:val="00AF6ABF"/>
    <w:rsid w:val="00B0733E"/>
    <w:rsid w:val="00B07945"/>
    <w:rsid w:val="00B1006F"/>
    <w:rsid w:val="00B21E21"/>
    <w:rsid w:val="00B26A86"/>
    <w:rsid w:val="00B3027B"/>
    <w:rsid w:val="00B302AA"/>
    <w:rsid w:val="00B435FA"/>
    <w:rsid w:val="00B46777"/>
    <w:rsid w:val="00B46926"/>
    <w:rsid w:val="00B56D72"/>
    <w:rsid w:val="00B66A57"/>
    <w:rsid w:val="00B66C48"/>
    <w:rsid w:val="00B74AA5"/>
    <w:rsid w:val="00B74CFD"/>
    <w:rsid w:val="00B76D50"/>
    <w:rsid w:val="00B8204F"/>
    <w:rsid w:val="00B82261"/>
    <w:rsid w:val="00B87950"/>
    <w:rsid w:val="00B92017"/>
    <w:rsid w:val="00B92AB6"/>
    <w:rsid w:val="00B92D17"/>
    <w:rsid w:val="00B95D93"/>
    <w:rsid w:val="00BA76A5"/>
    <w:rsid w:val="00BB35BB"/>
    <w:rsid w:val="00BB4AD1"/>
    <w:rsid w:val="00BB4C2E"/>
    <w:rsid w:val="00BB6A71"/>
    <w:rsid w:val="00BC3EC3"/>
    <w:rsid w:val="00BC6A00"/>
    <w:rsid w:val="00BD01B3"/>
    <w:rsid w:val="00BD31AC"/>
    <w:rsid w:val="00BD6333"/>
    <w:rsid w:val="00BD6E83"/>
    <w:rsid w:val="00BE0FCB"/>
    <w:rsid w:val="00BE1157"/>
    <w:rsid w:val="00BE1431"/>
    <w:rsid w:val="00BE313B"/>
    <w:rsid w:val="00BE7A2B"/>
    <w:rsid w:val="00BF04FA"/>
    <w:rsid w:val="00C0427C"/>
    <w:rsid w:val="00C0441A"/>
    <w:rsid w:val="00C047B3"/>
    <w:rsid w:val="00C10243"/>
    <w:rsid w:val="00C12276"/>
    <w:rsid w:val="00C155AF"/>
    <w:rsid w:val="00C226CD"/>
    <w:rsid w:val="00C226D4"/>
    <w:rsid w:val="00C236F9"/>
    <w:rsid w:val="00C24226"/>
    <w:rsid w:val="00C246EB"/>
    <w:rsid w:val="00C3097C"/>
    <w:rsid w:val="00C36613"/>
    <w:rsid w:val="00C4096E"/>
    <w:rsid w:val="00C42865"/>
    <w:rsid w:val="00C45274"/>
    <w:rsid w:val="00C47CCF"/>
    <w:rsid w:val="00C529A1"/>
    <w:rsid w:val="00C52AA7"/>
    <w:rsid w:val="00C54A1B"/>
    <w:rsid w:val="00C56FC5"/>
    <w:rsid w:val="00C62107"/>
    <w:rsid w:val="00C65468"/>
    <w:rsid w:val="00C666B3"/>
    <w:rsid w:val="00C7144C"/>
    <w:rsid w:val="00C75BF9"/>
    <w:rsid w:val="00C836CC"/>
    <w:rsid w:val="00C857E0"/>
    <w:rsid w:val="00C87697"/>
    <w:rsid w:val="00C90F69"/>
    <w:rsid w:val="00C91D9F"/>
    <w:rsid w:val="00C975AE"/>
    <w:rsid w:val="00CA06EA"/>
    <w:rsid w:val="00CA1C0E"/>
    <w:rsid w:val="00CA1D33"/>
    <w:rsid w:val="00CA32F5"/>
    <w:rsid w:val="00CA6D03"/>
    <w:rsid w:val="00CB2E97"/>
    <w:rsid w:val="00CB476D"/>
    <w:rsid w:val="00CB5F42"/>
    <w:rsid w:val="00CC06AA"/>
    <w:rsid w:val="00CC4DFB"/>
    <w:rsid w:val="00CC5738"/>
    <w:rsid w:val="00CC7B35"/>
    <w:rsid w:val="00CD0EFC"/>
    <w:rsid w:val="00CD1646"/>
    <w:rsid w:val="00CE038F"/>
    <w:rsid w:val="00CE6F98"/>
    <w:rsid w:val="00CE7CC4"/>
    <w:rsid w:val="00CE7F89"/>
    <w:rsid w:val="00CF1575"/>
    <w:rsid w:val="00CF5CE6"/>
    <w:rsid w:val="00D13322"/>
    <w:rsid w:val="00D20376"/>
    <w:rsid w:val="00D221F0"/>
    <w:rsid w:val="00D22209"/>
    <w:rsid w:val="00D23E08"/>
    <w:rsid w:val="00D272CC"/>
    <w:rsid w:val="00D30506"/>
    <w:rsid w:val="00D36AD6"/>
    <w:rsid w:val="00D42A3B"/>
    <w:rsid w:val="00D474BF"/>
    <w:rsid w:val="00D50189"/>
    <w:rsid w:val="00D51FA2"/>
    <w:rsid w:val="00D60EDC"/>
    <w:rsid w:val="00D659BB"/>
    <w:rsid w:val="00D83F7E"/>
    <w:rsid w:val="00D85C2C"/>
    <w:rsid w:val="00D956F5"/>
    <w:rsid w:val="00DA2D87"/>
    <w:rsid w:val="00DB4015"/>
    <w:rsid w:val="00DC1B33"/>
    <w:rsid w:val="00DD2971"/>
    <w:rsid w:val="00DD423A"/>
    <w:rsid w:val="00DD554F"/>
    <w:rsid w:val="00DD5926"/>
    <w:rsid w:val="00DD703A"/>
    <w:rsid w:val="00DD7D5D"/>
    <w:rsid w:val="00DE1F1F"/>
    <w:rsid w:val="00DF3034"/>
    <w:rsid w:val="00DF3D85"/>
    <w:rsid w:val="00E01F90"/>
    <w:rsid w:val="00E04EC2"/>
    <w:rsid w:val="00E07C4B"/>
    <w:rsid w:val="00E07D49"/>
    <w:rsid w:val="00E125AE"/>
    <w:rsid w:val="00E125B0"/>
    <w:rsid w:val="00E12D25"/>
    <w:rsid w:val="00E13E86"/>
    <w:rsid w:val="00E1496F"/>
    <w:rsid w:val="00E14AB4"/>
    <w:rsid w:val="00E176FD"/>
    <w:rsid w:val="00E17E86"/>
    <w:rsid w:val="00E20641"/>
    <w:rsid w:val="00E23F04"/>
    <w:rsid w:val="00E35AE6"/>
    <w:rsid w:val="00E36B6D"/>
    <w:rsid w:val="00E40EF7"/>
    <w:rsid w:val="00E41C0A"/>
    <w:rsid w:val="00E43AA4"/>
    <w:rsid w:val="00E44FCE"/>
    <w:rsid w:val="00E5118B"/>
    <w:rsid w:val="00E60086"/>
    <w:rsid w:val="00E63464"/>
    <w:rsid w:val="00E64637"/>
    <w:rsid w:val="00E65059"/>
    <w:rsid w:val="00E77453"/>
    <w:rsid w:val="00EA0D11"/>
    <w:rsid w:val="00EA12C9"/>
    <w:rsid w:val="00EA7A45"/>
    <w:rsid w:val="00EB75B5"/>
    <w:rsid w:val="00EC092B"/>
    <w:rsid w:val="00EC1485"/>
    <w:rsid w:val="00EC21F1"/>
    <w:rsid w:val="00EC3CCC"/>
    <w:rsid w:val="00EC4535"/>
    <w:rsid w:val="00ED0693"/>
    <w:rsid w:val="00ED3967"/>
    <w:rsid w:val="00ED6F43"/>
    <w:rsid w:val="00ED7170"/>
    <w:rsid w:val="00EE4684"/>
    <w:rsid w:val="00EE7AF9"/>
    <w:rsid w:val="00EF5B79"/>
    <w:rsid w:val="00EF6B55"/>
    <w:rsid w:val="00F011FF"/>
    <w:rsid w:val="00F0164C"/>
    <w:rsid w:val="00F02486"/>
    <w:rsid w:val="00F031BA"/>
    <w:rsid w:val="00F03B3A"/>
    <w:rsid w:val="00F0518C"/>
    <w:rsid w:val="00F077F7"/>
    <w:rsid w:val="00F1174B"/>
    <w:rsid w:val="00F117A2"/>
    <w:rsid w:val="00F123A4"/>
    <w:rsid w:val="00F12D24"/>
    <w:rsid w:val="00F176AC"/>
    <w:rsid w:val="00F2033C"/>
    <w:rsid w:val="00F25DD2"/>
    <w:rsid w:val="00F26161"/>
    <w:rsid w:val="00F266C4"/>
    <w:rsid w:val="00F41257"/>
    <w:rsid w:val="00F4491B"/>
    <w:rsid w:val="00F51EBD"/>
    <w:rsid w:val="00F5299D"/>
    <w:rsid w:val="00F57908"/>
    <w:rsid w:val="00F61F35"/>
    <w:rsid w:val="00F66500"/>
    <w:rsid w:val="00F67870"/>
    <w:rsid w:val="00F77EFA"/>
    <w:rsid w:val="00F83A7A"/>
    <w:rsid w:val="00F868AF"/>
    <w:rsid w:val="00F952F8"/>
    <w:rsid w:val="00FA0A64"/>
    <w:rsid w:val="00FA3078"/>
    <w:rsid w:val="00FA6917"/>
    <w:rsid w:val="00FA6E32"/>
    <w:rsid w:val="00FB1ABD"/>
    <w:rsid w:val="00FB38A8"/>
    <w:rsid w:val="00FB5428"/>
    <w:rsid w:val="00FC3DA1"/>
    <w:rsid w:val="00FC6A11"/>
    <w:rsid w:val="00FC7E73"/>
    <w:rsid w:val="00FD265C"/>
    <w:rsid w:val="00FE72FA"/>
    <w:rsid w:val="00FF115C"/>
    <w:rsid w:val="00FF16A3"/>
    <w:rsid w:val="00FF2FD7"/>
    <w:rsid w:val="00FF75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4DC8DB"/>
  <w15:docId w15:val="{DE2E30A5-5686-4D37-9A61-D0D71BA6A6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31EE3"/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 w:line="240" w:lineRule="auto"/>
      <w:jc w:val="both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styleId="a5">
    <w:name w:val="Table Grid"/>
    <w:basedOn w:val="a1"/>
    <w:uiPriority w:val="39"/>
    <w:rsid w:val="00C4096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0">
    <w:name w:val="toc 1"/>
    <w:basedOn w:val="a"/>
    <w:next w:val="a"/>
    <w:autoRedefine/>
    <w:uiPriority w:val="39"/>
    <w:unhideWhenUsed/>
    <w:rsid w:val="00556A4B"/>
  </w:style>
  <w:style w:type="paragraph" w:styleId="20">
    <w:name w:val="toc 2"/>
    <w:basedOn w:val="a"/>
    <w:next w:val="a"/>
    <w:autoRedefine/>
    <w:uiPriority w:val="39"/>
    <w:unhideWhenUsed/>
    <w:rsid w:val="00556A4B"/>
    <w:pPr>
      <w:ind w:leftChars="200" w:left="425"/>
    </w:pPr>
  </w:style>
  <w:style w:type="character" w:styleId="a6">
    <w:name w:val="Hyperlink"/>
    <w:basedOn w:val="a0"/>
    <w:uiPriority w:val="99"/>
    <w:unhideWhenUsed/>
    <w:rsid w:val="00556A4B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731849"/>
    <w:rPr>
      <w:color w:val="605E5C"/>
      <w:shd w:val="clear" w:color="auto" w:fill="E1DFDD"/>
    </w:rPr>
  </w:style>
  <w:style w:type="character" w:customStyle="1" w:styleId="2Char">
    <w:name w:val="제목 2 Char"/>
    <w:basedOn w:val="a0"/>
    <w:link w:val="2"/>
    <w:uiPriority w:val="9"/>
    <w:rsid w:val="008305EF"/>
    <w:rPr>
      <w:sz w:val="32"/>
      <w:szCs w:val="32"/>
    </w:rPr>
  </w:style>
  <w:style w:type="paragraph" w:styleId="a8">
    <w:name w:val="endnote text"/>
    <w:basedOn w:val="a"/>
    <w:link w:val="Char"/>
    <w:uiPriority w:val="99"/>
    <w:semiHidden/>
    <w:unhideWhenUsed/>
    <w:rsid w:val="00717CCA"/>
    <w:pPr>
      <w:snapToGrid w:val="0"/>
    </w:pPr>
  </w:style>
  <w:style w:type="character" w:customStyle="1" w:styleId="Char">
    <w:name w:val="미주 텍스트 Char"/>
    <w:basedOn w:val="a0"/>
    <w:link w:val="a8"/>
    <w:uiPriority w:val="99"/>
    <w:semiHidden/>
    <w:rsid w:val="00717CCA"/>
  </w:style>
  <w:style w:type="character" w:styleId="a9">
    <w:name w:val="endnote reference"/>
    <w:basedOn w:val="a0"/>
    <w:uiPriority w:val="99"/>
    <w:semiHidden/>
    <w:unhideWhenUsed/>
    <w:rsid w:val="00717CCA"/>
    <w:rPr>
      <w:vertAlign w:val="superscript"/>
    </w:rPr>
  </w:style>
  <w:style w:type="paragraph" w:styleId="aa">
    <w:name w:val="footnote text"/>
    <w:basedOn w:val="a"/>
    <w:link w:val="Char0"/>
    <w:uiPriority w:val="99"/>
    <w:unhideWhenUsed/>
    <w:rsid w:val="006D2D7B"/>
    <w:pPr>
      <w:snapToGrid w:val="0"/>
    </w:pPr>
  </w:style>
  <w:style w:type="character" w:customStyle="1" w:styleId="Char0">
    <w:name w:val="각주 텍스트 Char"/>
    <w:basedOn w:val="a0"/>
    <w:link w:val="aa"/>
    <w:uiPriority w:val="99"/>
    <w:rsid w:val="006D2D7B"/>
  </w:style>
  <w:style w:type="character" w:styleId="ab">
    <w:name w:val="footnote reference"/>
    <w:basedOn w:val="a0"/>
    <w:uiPriority w:val="99"/>
    <w:semiHidden/>
    <w:unhideWhenUsed/>
    <w:rsid w:val="006D2D7B"/>
    <w:rPr>
      <w:vertAlign w:val="superscript"/>
    </w:rPr>
  </w:style>
  <w:style w:type="character" w:customStyle="1" w:styleId="1Char">
    <w:name w:val="제목 1 Char"/>
    <w:basedOn w:val="a0"/>
    <w:link w:val="1"/>
    <w:uiPriority w:val="9"/>
    <w:rsid w:val="008028FE"/>
    <w:rPr>
      <w:sz w:val="40"/>
      <w:szCs w:val="40"/>
    </w:rPr>
  </w:style>
  <w:style w:type="paragraph" w:styleId="ac">
    <w:name w:val="Balloon Text"/>
    <w:basedOn w:val="a"/>
    <w:link w:val="Char1"/>
    <w:uiPriority w:val="99"/>
    <w:semiHidden/>
    <w:unhideWhenUsed/>
    <w:rsid w:val="00953D39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c"/>
    <w:uiPriority w:val="99"/>
    <w:semiHidden/>
    <w:rsid w:val="00953D39"/>
    <w:rPr>
      <w:rFonts w:asciiTheme="majorHAnsi" w:eastAsiaTheme="majorEastAsia" w:hAnsiTheme="majorHAnsi" w:cstheme="majorBidi"/>
      <w:sz w:val="18"/>
      <w:szCs w:val="18"/>
    </w:rPr>
  </w:style>
  <w:style w:type="character" w:customStyle="1" w:styleId="3Char">
    <w:name w:val="제목 3 Char"/>
    <w:basedOn w:val="a0"/>
    <w:link w:val="3"/>
    <w:uiPriority w:val="9"/>
    <w:rsid w:val="00CE6F98"/>
    <w:rPr>
      <w:color w:val="434343"/>
      <w:sz w:val="28"/>
      <w:szCs w:val="28"/>
    </w:rPr>
  </w:style>
  <w:style w:type="paragraph" w:styleId="30">
    <w:name w:val="toc 3"/>
    <w:basedOn w:val="a"/>
    <w:next w:val="a"/>
    <w:autoRedefine/>
    <w:uiPriority w:val="39"/>
    <w:unhideWhenUsed/>
    <w:rsid w:val="00B74AA5"/>
    <w:pPr>
      <w:ind w:leftChars="400" w:left="850"/>
    </w:pPr>
  </w:style>
  <w:style w:type="paragraph" w:styleId="ad">
    <w:name w:val="List Paragraph"/>
    <w:basedOn w:val="a"/>
    <w:uiPriority w:val="34"/>
    <w:qFormat/>
    <w:rsid w:val="00276EFD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127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40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5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microsoft.com/office/2011/relationships/people" Target="peop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25FF50-8229-4639-8401-F51C27FAD7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767</TotalTime>
  <Pages>1</Pages>
  <Words>1882</Words>
  <Characters>10733</Characters>
  <Application>Microsoft Office Word</Application>
  <DocSecurity>0</DocSecurity>
  <Lines>89</Lines>
  <Paragraphs>25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최광열</cp:lastModifiedBy>
  <cp:revision>756</cp:revision>
  <dcterms:created xsi:type="dcterms:W3CDTF">2023-02-03T08:51:00Z</dcterms:created>
  <dcterms:modified xsi:type="dcterms:W3CDTF">2024-01-11T09:09:00Z</dcterms:modified>
</cp:coreProperties>
</file>